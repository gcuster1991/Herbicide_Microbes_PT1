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13389" w14:textId="4CBCC9C5" w:rsidR="00F23B0C" w:rsidRPr="00E800A0" w:rsidRDefault="00E800A0" w:rsidP="00E800A0">
      <w:pPr>
        <w:jc w:val="both"/>
        <w:rPr>
          <w:rFonts w:ascii="Times New Roman" w:hAnsi="Times New Roman" w:cs="Times New Roman"/>
        </w:rPr>
      </w:pPr>
      <w:commentRangeStart w:id="0"/>
      <w:r w:rsidRPr="00E800A0">
        <w:rPr>
          <w:rFonts w:ascii="Times New Roman" w:hAnsi="Times New Roman" w:cs="Times New Roman"/>
        </w:rPr>
        <w:t>Title</w:t>
      </w:r>
      <w:commentRangeEnd w:id="0"/>
      <w:r w:rsidR="002A5F08">
        <w:rPr>
          <w:rStyle w:val="CommentReference"/>
        </w:rPr>
        <w:commentReference w:id="0"/>
      </w:r>
      <w:r w:rsidRPr="00E800A0">
        <w:rPr>
          <w:rFonts w:ascii="Times New Roman" w:hAnsi="Times New Roman" w:cs="Times New Roman"/>
        </w:rPr>
        <w:t>:</w:t>
      </w:r>
      <w:r w:rsidR="002A5F08">
        <w:rPr>
          <w:rFonts w:ascii="Times New Roman" w:hAnsi="Times New Roman" w:cs="Times New Roman"/>
        </w:rPr>
        <w:t xml:space="preserve"> </w:t>
      </w:r>
    </w:p>
    <w:p w14:paraId="4136E9A8" w14:textId="72AEA220" w:rsidR="00E800A0" w:rsidRPr="00E800A0" w:rsidRDefault="00E800A0" w:rsidP="00E800A0">
      <w:pPr>
        <w:jc w:val="both"/>
        <w:rPr>
          <w:rFonts w:ascii="Times New Roman" w:hAnsi="Times New Roman" w:cs="Times New Roman"/>
        </w:rPr>
      </w:pPr>
    </w:p>
    <w:p w14:paraId="13A4C750" w14:textId="743FBEFC" w:rsidR="00E800A0" w:rsidRPr="00E800A0" w:rsidRDefault="00E800A0" w:rsidP="00E800A0">
      <w:pPr>
        <w:jc w:val="both"/>
        <w:rPr>
          <w:rFonts w:ascii="Times New Roman" w:hAnsi="Times New Roman" w:cs="Times New Roman"/>
          <w:vertAlign w:val="superscript"/>
        </w:rPr>
      </w:pPr>
      <w:r w:rsidRPr="00E800A0">
        <w:rPr>
          <w:rFonts w:ascii="Times New Roman" w:hAnsi="Times New Roman" w:cs="Times New Roman"/>
        </w:rPr>
        <w:t>Authors: Gordon F. Custer</w:t>
      </w:r>
      <w:r w:rsidRPr="00E800A0">
        <w:rPr>
          <w:rFonts w:ascii="Times New Roman" w:hAnsi="Times New Roman" w:cs="Times New Roman"/>
          <w:vertAlign w:val="superscript"/>
        </w:rPr>
        <w:t>1,2*</w:t>
      </w:r>
      <w:r w:rsidRPr="00E800A0">
        <w:rPr>
          <w:rFonts w:ascii="Times New Roman" w:hAnsi="Times New Roman" w:cs="Times New Roman"/>
        </w:rPr>
        <w:t>, Joshua G. Harrison</w:t>
      </w:r>
      <w:r w:rsidRPr="00E800A0">
        <w:rPr>
          <w:rFonts w:ascii="Times New Roman" w:hAnsi="Times New Roman" w:cs="Times New Roman"/>
          <w:vertAlign w:val="superscript"/>
        </w:rPr>
        <w:t>3</w:t>
      </w:r>
      <w:r w:rsidRPr="00E800A0">
        <w:rPr>
          <w:rFonts w:ascii="Times New Roman" w:hAnsi="Times New Roman" w:cs="Times New Roman"/>
        </w:rPr>
        <w:t>, Andrew Kniss</w:t>
      </w:r>
      <w:r w:rsidRPr="00E800A0">
        <w:rPr>
          <w:rFonts w:ascii="Times New Roman" w:hAnsi="Times New Roman" w:cs="Times New Roman"/>
          <w:vertAlign w:val="superscript"/>
        </w:rPr>
        <w:t>4</w:t>
      </w:r>
      <w:r w:rsidRPr="00E800A0">
        <w:rPr>
          <w:rFonts w:ascii="Times New Roman" w:hAnsi="Times New Roman" w:cs="Times New Roman"/>
        </w:rPr>
        <w:t>, and Linda TA van Diepen</w:t>
      </w:r>
      <w:r w:rsidRPr="00E800A0">
        <w:rPr>
          <w:rFonts w:ascii="Times New Roman" w:hAnsi="Times New Roman" w:cs="Times New Roman"/>
          <w:vertAlign w:val="superscript"/>
        </w:rPr>
        <w:t>1,2</w:t>
      </w:r>
    </w:p>
    <w:p w14:paraId="4C04C3EB" w14:textId="6DDCD972" w:rsidR="00E800A0" w:rsidRPr="00E800A0" w:rsidRDefault="00E800A0" w:rsidP="00E800A0">
      <w:pPr>
        <w:jc w:val="both"/>
        <w:rPr>
          <w:rFonts w:ascii="Times New Roman" w:hAnsi="Times New Roman" w:cs="Times New Roman"/>
        </w:rPr>
      </w:pPr>
    </w:p>
    <w:p w14:paraId="4C8EEAC4" w14:textId="7334A755"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Affiliations: </w:t>
      </w:r>
      <w:r w:rsidRPr="00E800A0">
        <w:rPr>
          <w:rFonts w:ascii="Times New Roman" w:hAnsi="Times New Roman" w:cs="Times New Roman"/>
          <w:vertAlign w:val="superscript"/>
        </w:rPr>
        <w:t>1</w:t>
      </w:r>
      <w:r w:rsidRPr="00E800A0">
        <w:rPr>
          <w:rFonts w:ascii="Times New Roman" w:hAnsi="Times New Roman" w:cs="Times New Roman"/>
        </w:rPr>
        <w:t xml:space="preserve">Department of Ecosystem Science and Management, University of Wyoming; </w:t>
      </w:r>
      <w:r w:rsidRPr="00E800A0">
        <w:rPr>
          <w:rFonts w:ascii="Times New Roman" w:hAnsi="Times New Roman" w:cs="Times New Roman"/>
          <w:vertAlign w:val="superscript"/>
        </w:rPr>
        <w:t>2</w:t>
      </w:r>
      <w:r w:rsidRPr="00E800A0">
        <w:rPr>
          <w:rFonts w:ascii="Times New Roman" w:hAnsi="Times New Roman" w:cs="Times New Roman"/>
        </w:rPr>
        <w:t xml:space="preserve">Program in Ecology, University of Wyoming; </w:t>
      </w:r>
      <w:r w:rsidRPr="00E800A0">
        <w:rPr>
          <w:rFonts w:ascii="Times New Roman" w:hAnsi="Times New Roman" w:cs="Times New Roman"/>
          <w:vertAlign w:val="superscript"/>
        </w:rPr>
        <w:t>3</w:t>
      </w:r>
      <w:r w:rsidRPr="00E800A0">
        <w:rPr>
          <w:rFonts w:ascii="Times New Roman" w:hAnsi="Times New Roman" w:cs="Times New Roman"/>
        </w:rPr>
        <w:t xml:space="preserve">Department of Botany, University of Wyoming; </w:t>
      </w:r>
      <w:r w:rsidRPr="00E800A0">
        <w:rPr>
          <w:rFonts w:ascii="Times New Roman" w:hAnsi="Times New Roman" w:cs="Times New Roman"/>
          <w:vertAlign w:val="superscript"/>
        </w:rPr>
        <w:t>4</w:t>
      </w:r>
      <w:r w:rsidRPr="00E800A0">
        <w:rPr>
          <w:rFonts w:ascii="Times New Roman" w:hAnsi="Times New Roman" w:cs="Times New Roman"/>
        </w:rPr>
        <w:t>Department of Plant Sciences, University of Wyoming</w:t>
      </w:r>
    </w:p>
    <w:p w14:paraId="460459EB" w14:textId="2FFA77E5" w:rsidR="00E800A0" w:rsidRPr="00E800A0" w:rsidRDefault="00E800A0" w:rsidP="00E800A0">
      <w:pPr>
        <w:jc w:val="both"/>
        <w:rPr>
          <w:rFonts w:ascii="Times New Roman" w:hAnsi="Times New Roman" w:cs="Times New Roman"/>
        </w:rPr>
      </w:pPr>
    </w:p>
    <w:p w14:paraId="36D658C5" w14:textId="23B3280A" w:rsidR="00E800A0" w:rsidRPr="00E800A0" w:rsidRDefault="00E800A0" w:rsidP="00E800A0">
      <w:pPr>
        <w:jc w:val="both"/>
        <w:rPr>
          <w:rFonts w:ascii="Times New Roman" w:hAnsi="Times New Roman" w:cs="Times New Roman"/>
        </w:rPr>
      </w:pPr>
      <w:r w:rsidRPr="00E800A0">
        <w:rPr>
          <w:rFonts w:ascii="Times New Roman" w:hAnsi="Times New Roman" w:cs="Times New Roman"/>
        </w:rPr>
        <w:t>*</w:t>
      </w:r>
      <w:proofErr w:type="gramStart"/>
      <w:r w:rsidRPr="00E800A0">
        <w:rPr>
          <w:rFonts w:ascii="Times New Roman" w:hAnsi="Times New Roman" w:cs="Times New Roman"/>
        </w:rPr>
        <w:t>denotes</w:t>
      </w:r>
      <w:proofErr w:type="gramEnd"/>
      <w:r w:rsidRPr="00E800A0">
        <w:rPr>
          <w:rFonts w:ascii="Times New Roman" w:hAnsi="Times New Roman" w:cs="Times New Roman"/>
        </w:rPr>
        <w:t xml:space="preserve"> corresponding author</w:t>
      </w:r>
    </w:p>
    <w:p w14:paraId="4F3E7A3F" w14:textId="2AE4AC16" w:rsidR="00E800A0" w:rsidRPr="00E800A0" w:rsidRDefault="00E800A0" w:rsidP="00E800A0">
      <w:pPr>
        <w:jc w:val="both"/>
        <w:rPr>
          <w:rFonts w:ascii="Times New Roman" w:hAnsi="Times New Roman" w:cs="Times New Roman"/>
        </w:rPr>
      </w:pPr>
    </w:p>
    <w:p w14:paraId="1B8685F2" w14:textId="7FBFA49D"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Author Contact: </w:t>
      </w:r>
      <w:r w:rsidR="00BD695F">
        <w:rPr>
          <w:rFonts w:ascii="Times New Roman" w:hAnsi="Times New Roman" w:cs="Times New Roman"/>
        </w:rPr>
        <w:t>GC</w:t>
      </w:r>
      <w:r w:rsidRPr="00E800A0">
        <w:rPr>
          <w:rFonts w:ascii="Times New Roman" w:hAnsi="Times New Roman" w:cs="Times New Roman"/>
        </w:rPr>
        <w:t xml:space="preserve"> – Gordon.custer91@gmail.com</w:t>
      </w:r>
    </w:p>
    <w:p w14:paraId="6ACBDA10" w14:textId="77777777" w:rsidR="00E800A0" w:rsidRPr="00E800A0" w:rsidRDefault="00E800A0" w:rsidP="00E800A0">
      <w:pPr>
        <w:jc w:val="both"/>
        <w:rPr>
          <w:rFonts w:ascii="Times New Roman" w:hAnsi="Times New Roman" w:cs="Times New Roman"/>
        </w:rPr>
      </w:pPr>
    </w:p>
    <w:p w14:paraId="21AAA2BC" w14:textId="1B746CCB" w:rsidR="00E800A0" w:rsidRPr="00E800A0" w:rsidRDefault="00E800A0" w:rsidP="00E800A0">
      <w:pPr>
        <w:jc w:val="both"/>
        <w:rPr>
          <w:rFonts w:ascii="Times New Roman" w:hAnsi="Times New Roman" w:cs="Times New Roman"/>
        </w:rPr>
      </w:pPr>
      <w:r w:rsidRPr="00E800A0">
        <w:rPr>
          <w:rFonts w:ascii="Times New Roman" w:hAnsi="Times New Roman" w:cs="Times New Roman"/>
        </w:rPr>
        <w:t xml:space="preserve">Keywords: </w:t>
      </w:r>
    </w:p>
    <w:p w14:paraId="5C7E7645" w14:textId="7A8C1CB0" w:rsidR="00E800A0" w:rsidRPr="00E800A0" w:rsidRDefault="00E800A0" w:rsidP="00E800A0">
      <w:pPr>
        <w:jc w:val="both"/>
        <w:rPr>
          <w:rFonts w:ascii="Times New Roman" w:hAnsi="Times New Roman" w:cs="Times New Roman"/>
        </w:rPr>
      </w:pPr>
    </w:p>
    <w:p w14:paraId="3286B960" w14:textId="77777777" w:rsidR="00E800A0" w:rsidRDefault="00E800A0" w:rsidP="00E800A0">
      <w:pPr>
        <w:jc w:val="both"/>
        <w:rPr>
          <w:rFonts w:ascii="Times New Roman" w:hAnsi="Times New Roman" w:cs="Times New Roman"/>
        </w:rPr>
      </w:pPr>
    </w:p>
    <w:p w14:paraId="6C359428" w14:textId="60AF41D6" w:rsidR="00E800A0" w:rsidRPr="00E800A0" w:rsidRDefault="00E800A0" w:rsidP="00E800A0">
      <w:pPr>
        <w:jc w:val="both"/>
        <w:rPr>
          <w:rFonts w:ascii="Times New Roman" w:hAnsi="Times New Roman" w:cs="Times New Roman"/>
        </w:rPr>
      </w:pPr>
      <w:r>
        <w:rPr>
          <w:rFonts w:ascii="Times New Roman" w:hAnsi="Times New Roman" w:cs="Times New Roman"/>
        </w:rPr>
        <w:t>Target: Scientific Reports or Applied and Environmental Microbiology</w:t>
      </w:r>
      <w:r w:rsidRPr="00E800A0">
        <w:rPr>
          <w:rFonts w:ascii="Times New Roman" w:hAnsi="Times New Roman" w:cs="Times New Roman"/>
        </w:rPr>
        <w:br w:type="page"/>
      </w:r>
    </w:p>
    <w:p w14:paraId="2EA62B42" w14:textId="56423AC7" w:rsidR="00E800A0" w:rsidRPr="00E800A0" w:rsidRDefault="00E800A0" w:rsidP="00E800A0">
      <w:pPr>
        <w:jc w:val="both"/>
        <w:rPr>
          <w:rFonts w:ascii="Times New Roman" w:hAnsi="Times New Roman" w:cs="Times New Roman"/>
        </w:rPr>
      </w:pPr>
      <w:r w:rsidRPr="00E800A0">
        <w:rPr>
          <w:rFonts w:ascii="Times New Roman" w:hAnsi="Times New Roman" w:cs="Times New Roman"/>
          <w:b/>
          <w:bCs/>
        </w:rPr>
        <w:lastRenderedPageBreak/>
        <w:t>Abstract</w:t>
      </w:r>
      <w:r>
        <w:rPr>
          <w:rFonts w:ascii="Times New Roman" w:hAnsi="Times New Roman" w:cs="Times New Roman"/>
          <w:b/>
          <w:bCs/>
        </w:rPr>
        <w:t xml:space="preserve"> – 200-word guideline</w:t>
      </w:r>
    </w:p>
    <w:p w14:paraId="69AAB069" w14:textId="63016A59" w:rsidR="00E800A0" w:rsidRPr="00E800A0" w:rsidRDefault="00F03607" w:rsidP="00E800A0">
      <w:pPr>
        <w:jc w:val="both"/>
        <w:rPr>
          <w:rFonts w:ascii="Times New Roman" w:hAnsi="Times New Roman" w:cs="Times New Roman"/>
          <w:color w:val="000000" w:themeColor="text1"/>
        </w:rPr>
      </w:pPr>
      <w:r>
        <w:rPr>
          <w:rFonts w:ascii="Times New Roman" w:hAnsi="Times New Roman" w:cs="Times New Roman"/>
          <w:color w:val="000000" w:themeColor="text1"/>
        </w:rPr>
        <w:t>S</w:t>
      </w:r>
      <w:r w:rsidRPr="00E800A0">
        <w:rPr>
          <w:rFonts w:ascii="Times New Roman" w:hAnsi="Times New Roman" w:cs="Times New Roman"/>
          <w:color w:val="000000" w:themeColor="text1"/>
        </w:rPr>
        <w:t>ince the adoption of glyphosate resistant crops</w:t>
      </w:r>
      <w:r>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p</w:t>
      </w:r>
      <w:r w:rsidR="00E800A0" w:rsidRPr="00E800A0">
        <w:rPr>
          <w:rFonts w:ascii="Times New Roman" w:hAnsi="Times New Roman" w:cs="Times New Roman"/>
          <w:color w:val="000000" w:themeColor="text1"/>
        </w:rPr>
        <w:t>atterns of pesticide use have changed dramatically</w:t>
      </w:r>
      <w:ins w:id="1" w:author="Josh Harrison" w:date="2022-05-20T18:25:00Z">
        <w:r w:rsidR="00534C01">
          <w:rPr>
            <w:rFonts w:ascii="Times New Roman" w:hAnsi="Times New Roman" w:cs="Times New Roman"/>
            <w:color w:val="000000" w:themeColor="text1"/>
          </w:rPr>
          <w:t xml:space="preserve"> worldwide</w:t>
        </w:r>
      </w:ins>
      <w:r w:rsidR="00E800A0" w:rsidRPr="00E800A0">
        <w:rPr>
          <w:rFonts w:ascii="Times New Roman" w:hAnsi="Times New Roman" w:cs="Times New Roman"/>
          <w:color w:val="000000" w:themeColor="text1"/>
        </w:rPr>
        <w:t xml:space="preserve">. </w:t>
      </w:r>
      <w:del w:id="2" w:author="Josh Harrison" w:date="2022-05-20T18:21:00Z">
        <w:r w:rsidR="00E800A0" w:rsidRPr="00E800A0" w:rsidDel="00534C01">
          <w:rPr>
            <w:rFonts w:ascii="Times New Roman" w:hAnsi="Times New Roman" w:cs="Times New Roman"/>
            <w:color w:val="000000" w:themeColor="text1"/>
          </w:rPr>
          <w:delText xml:space="preserve">While </w:delText>
        </w:r>
        <w:r w:rsidDel="00534C01">
          <w:rPr>
            <w:rFonts w:ascii="Times New Roman" w:hAnsi="Times New Roman" w:cs="Times New Roman"/>
            <w:color w:val="000000" w:themeColor="text1"/>
          </w:rPr>
          <w:delText>the</w:delText>
        </w:r>
        <w:r w:rsidR="00E800A0" w:rsidRPr="00E800A0" w:rsidDel="00534C01">
          <w:rPr>
            <w:rFonts w:ascii="Times New Roman" w:hAnsi="Times New Roman" w:cs="Times New Roman"/>
            <w:color w:val="000000" w:themeColor="text1"/>
          </w:rPr>
          <w:delText xml:space="preserve"> aboveground </w:delText>
        </w:r>
        <w:r w:rsidDel="00534C01">
          <w:rPr>
            <w:rFonts w:ascii="Times New Roman" w:hAnsi="Times New Roman" w:cs="Times New Roman"/>
            <w:color w:val="000000" w:themeColor="text1"/>
          </w:rPr>
          <w:delText>effects of herbicide application are often a primary focus</w:delText>
        </w:r>
        <w:r w:rsidR="00E800A0" w:rsidRPr="00E800A0" w:rsidDel="00534C01">
          <w:rPr>
            <w:rFonts w:ascii="Times New Roman" w:hAnsi="Times New Roman" w:cs="Times New Roman"/>
            <w:color w:val="000000" w:themeColor="text1"/>
          </w:rPr>
          <w:delText>, our understanding of its influence belowground lags.</w:delText>
        </w:r>
      </w:del>
      <w:ins w:id="3" w:author="Josh Harrison" w:date="2022-05-20T18:24:00Z">
        <w:r w:rsidR="00534C01">
          <w:rPr>
            <w:rFonts w:ascii="Times New Roman" w:hAnsi="Times New Roman" w:cs="Times New Roman"/>
            <w:color w:val="000000" w:themeColor="text1"/>
          </w:rPr>
          <w:t>The ecological effects of glyphosate and other herbicides have primarily been documented aboveground, by comparison t</w:t>
        </w:r>
      </w:ins>
      <w:ins w:id="4" w:author="Josh Harrison" w:date="2022-05-20T18:21:00Z">
        <w:r w:rsidR="00534C01">
          <w:rPr>
            <w:rFonts w:ascii="Times New Roman" w:hAnsi="Times New Roman" w:cs="Times New Roman"/>
            <w:color w:val="000000" w:themeColor="text1"/>
          </w:rPr>
          <w:t xml:space="preserve">he influence of herbicide treatment regime on below-ground microbial assemblages is </w:t>
        </w:r>
      </w:ins>
      <w:ins w:id="5" w:author="Josh Harrison" w:date="2022-05-20T18:22:00Z">
        <w:r w:rsidR="00534C01">
          <w:rPr>
            <w:rFonts w:ascii="Times New Roman" w:hAnsi="Times New Roman" w:cs="Times New Roman"/>
            <w:color w:val="000000" w:themeColor="text1"/>
          </w:rPr>
          <w:t xml:space="preserve">poorly understood. </w:t>
        </w:r>
      </w:ins>
      <w:del w:id="6" w:author="Josh Harrison" w:date="2022-05-20T18:22:00Z">
        <w:r w:rsidR="00E800A0" w:rsidRPr="00E800A0" w:rsidDel="00534C01">
          <w:rPr>
            <w:rFonts w:ascii="Times New Roman" w:hAnsi="Times New Roman" w:cs="Times New Roman"/>
            <w:color w:val="000000" w:themeColor="text1"/>
          </w:rPr>
          <w:delText xml:space="preserve"> </w:delText>
        </w:r>
      </w:del>
      <w:del w:id="7" w:author="Josh Harrison" w:date="2022-05-20T18:23:00Z">
        <w:r w:rsidR="00E800A0" w:rsidRPr="00E800A0" w:rsidDel="00534C01">
          <w:rPr>
            <w:rFonts w:ascii="Times New Roman" w:hAnsi="Times New Roman" w:cs="Times New Roman"/>
            <w:color w:val="000000" w:themeColor="text1"/>
          </w:rPr>
          <w:delText xml:space="preserve">With microbes largely responsible for nutrient cycling and </w:delText>
        </w:r>
      </w:del>
      <w:del w:id="8" w:author="Josh Harrison" w:date="2022-05-20T18:22:00Z">
        <w:r w:rsidR="00E800A0" w:rsidRPr="00E800A0" w:rsidDel="00534C01">
          <w:rPr>
            <w:rFonts w:ascii="Times New Roman" w:hAnsi="Times New Roman" w:cs="Times New Roman"/>
            <w:color w:val="000000" w:themeColor="text1"/>
          </w:rPr>
          <w:delText xml:space="preserve">other </w:delText>
        </w:r>
      </w:del>
      <w:del w:id="9" w:author="Josh Harrison" w:date="2022-05-20T18:23:00Z">
        <w:r w:rsidR="00E800A0" w:rsidRPr="00E800A0" w:rsidDel="00534C01">
          <w:rPr>
            <w:rFonts w:ascii="Times New Roman" w:hAnsi="Times New Roman" w:cs="Times New Roman"/>
            <w:color w:val="000000" w:themeColor="text1"/>
          </w:rPr>
          <w:delText>pivotal ecosystem processe</w:delText>
        </w:r>
      </w:del>
      <w:ins w:id="10" w:author="Josh Harrison" w:date="2022-05-20T18:23:00Z">
        <w:r w:rsidR="00534C01">
          <w:rPr>
            <w:rFonts w:ascii="Times New Roman" w:hAnsi="Times New Roman" w:cs="Times New Roman"/>
            <w:color w:val="000000" w:themeColor="text1"/>
          </w:rPr>
          <w:t>Given the importance of microbes for ecosystem processes</w:t>
        </w:r>
      </w:ins>
      <w:del w:id="11" w:author="Josh Harrison" w:date="2022-05-20T18:23:00Z">
        <w:r w:rsidR="00E800A0" w:rsidRPr="00E800A0" w:rsidDel="00534C01">
          <w:rPr>
            <w:rFonts w:ascii="Times New Roman" w:hAnsi="Times New Roman" w:cs="Times New Roman"/>
            <w:color w:val="000000" w:themeColor="text1"/>
          </w:rPr>
          <w:delText>s</w:delText>
        </w:r>
      </w:del>
      <w:r w:rsidR="00E800A0" w:rsidRPr="00E800A0">
        <w:rPr>
          <w:rFonts w:ascii="Times New Roman" w:hAnsi="Times New Roman" w:cs="Times New Roman"/>
          <w:color w:val="000000" w:themeColor="text1"/>
        </w:rPr>
        <w:t xml:space="preserve">, understanding the direction and magnitude of </w:t>
      </w:r>
      <w:del w:id="12" w:author="Josh Harrison" w:date="2022-05-20T18:23:00Z">
        <w:r w:rsidR="00E800A0" w:rsidRPr="00E800A0" w:rsidDel="00534C01">
          <w:rPr>
            <w:rFonts w:ascii="Times New Roman" w:hAnsi="Times New Roman" w:cs="Times New Roman"/>
            <w:color w:val="000000" w:themeColor="text1"/>
          </w:rPr>
          <w:delText xml:space="preserve">their </w:delText>
        </w:r>
      </w:del>
      <w:ins w:id="13" w:author="Josh Harrison" w:date="2022-05-20T18:23:00Z">
        <w:r w:rsidR="00534C01">
          <w:rPr>
            <w:rFonts w:ascii="Times New Roman" w:hAnsi="Times New Roman" w:cs="Times New Roman"/>
            <w:color w:val="000000" w:themeColor="text1"/>
          </w:rPr>
          <w:t>microbial</w:t>
        </w:r>
        <w:r w:rsidR="00534C01" w:rsidRPr="00E800A0">
          <w:rPr>
            <w:rFonts w:ascii="Times New Roman" w:hAnsi="Times New Roman" w:cs="Times New Roman"/>
            <w:color w:val="000000" w:themeColor="text1"/>
          </w:rPr>
          <w:t xml:space="preserve"> </w:t>
        </w:r>
      </w:ins>
      <w:r w:rsidR="00E800A0" w:rsidRPr="00E800A0">
        <w:rPr>
          <w:rFonts w:ascii="Times New Roman" w:hAnsi="Times New Roman" w:cs="Times New Roman"/>
          <w:color w:val="000000" w:themeColor="text1"/>
        </w:rPr>
        <w:t xml:space="preserve">responses </w:t>
      </w:r>
      <w:del w:id="14" w:author="Josh Harrison" w:date="2022-05-20T18:23:00Z">
        <w:r w:rsidR="00E800A0" w:rsidRPr="00E800A0" w:rsidDel="00534C01">
          <w:rPr>
            <w:rFonts w:ascii="Times New Roman" w:hAnsi="Times New Roman" w:cs="Times New Roman"/>
            <w:color w:val="000000" w:themeColor="text1"/>
          </w:rPr>
          <w:delText>to vegetation removal</w:delText>
        </w:r>
      </w:del>
      <w:ins w:id="15" w:author="Josh Harrison" w:date="2022-05-20T18:23:00Z">
        <w:r w:rsidR="00534C01">
          <w:rPr>
            <w:rFonts w:ascii="Times New Roman" w:hAnsi="Times New Roman" w:cs="Times New Roman"/>
            <w:color w:val="000000" w:themeColor="text1"/>
          </w:rPr>
          <w:t>to herbicide treatment</w:t>
        </w:r>
      </w:ins>
      <w:r w:rsidR="00E800A0" w:rsidRPr="00E800A0">
        <w:rPr>
          <w:rFonts w:ascii="Times New Roman" w:hAnsi="Times New Roman" w:cs="Times New Roman"/>
          <w:color w:val="000000" w:themeColor="text1"/>
        </w:rPr>
        <w:t xml:space="preserve"> is of </w:t>
      </w:r>
      <w:del w:id="16" w:author="Josh Harrison" w:date="2022-05-20T18:23:00Z">
        <w:r w:rsidR="00E800A0" w:rsidRPr="00E800A0" w:rsidDel="00534C01">
          <w:rPr>
            <w:rFonts w:ascii="Times New Roman" w:hAnsi="Times New Roman" w:cs="Times New Roman"/>
            <w:color w:val="000000" w:themeColor="text1"/>
          </w:rPr>
          <w:delText>the utmost concern</w:delText>
        </w:r>
      </w:del>
      <w:ins w:id="17" w:author="Josh Harrison" w:date="2022-05-20T18:23:00Z">
        <w:r w:rsidR="00534C01">
          <w:rPr>
            <w:rFonts w:ascii="Times New Roman" w:hAnsi="Times New Roman" w:cs="Times New Roman"/>
            <w:color w:val="000000" w:themeColor="text1"/>
          </w:rPr>
          <w:t>pressing interest</w:t>
        </w:r>
      </w:ins>
      <w:r w:rsidR="00E800A0" w:rsidRPr="00E800A0">
        <w:rPr>
          <w:rFonts w:ascii="Times New Roman" w:hAnsi="Times New Roman" w:cs="Times New Roman"/>
          <w:color w:val="000000" w:themeColor="text1"/>
        </w:rPr>
        <w:t xml:space="preserve">. Previous research has revealed mixed responses </w:t>
      </w:r>
      <w:r>
        <w:rPr>
          <w:rFonts w:ascii="Times New Roman" w:hAnsi="Times New Roman" w:cs="Times New Roman"/>
          <w:color w:val="000000" w:themeColor="text1"/>
        </w:rPr>
        <w:t>of</w:t>
      </w:r>
      <w:r w:rsidR="00E800A0" w:rsidRPr="00E800A0">
        <w:rPr>
          <w:rFonts w:ascii="Times New Roman" w:hAnsi="Times New Roman" w:cs="Times New Roman"/>
          <w:color w:val="000000" w:themeColor="text1"/>
        </w:rPr>
        <w:t xml:space="preserve"> microbial diversity and function following herbicide application</w:t>
      </w:r>
      <w:r>
        <w:rPr>
          <w:rFonts w:ascii="Times New Roman" w:hAnsi="Times New Roman" w:cs="Times New Roman"/>
          <w:color w:val="000000" w:themeColor="text1"/>
        </w:rPr>
        <w:t xml:space="preserve"> in </w:t>
      </w:r>
      <w:proofErr w:type="spellStart"/>
      <w:r>
        <w:rPr>
          <w:rFonts w:ascii="Times New Roman" w:hAnsi="Times New Roman" w:cs="Times New Roman"/>
          <w:color w:val="000000" w:themeColor="text1"/>
        </w:rPr>
        <w:t>agro</w:t>
      </w:r>
      <w:proofErr w:type="spellEnd"/>
      <w:r>
        <w:rPr>
          <w:rFonts w:ascii="Times New Roman" w:hAnsi="Times New Roman" w:cs="Times New Roman"/>
          <w:color w:val="000000" w:themeColor="text1"/>
        </w:rPr>
        <w:t>-ecosystems</w:t>
      </w:r>
      <w:r w:rsidR="00E800A0" w:rsidRPr="00E800A0">
        <w:rPr>
          <w:rFonts w:ascii="Times New Roman" w:hAnsi="Times New Roman" w:cs="Times New Roman"/>
          <w:color w:val="000000" w:themeColor="text1"/>
        </w:rPr>
        <w:t xml:space="preserve">, spurring calls for </w:t>
      </w:r>
      <w:r>
        <w:rPr>
          <w:rFonts w:ascii="Times New Roman" w:hAnsi="Times New Roman" w:cs="Times New Roman"/>
          <w:color w:val="000000" w:themeColor="text1"/>
        </w:rPr>
        <w:t>additional</w:t>
      </w:r>
      <w:r w:rsidR="00E800A0" w:rsidRPr="00E800A0">
        <w:rPr>
          <w:rFonts w:ascii="Times New Roman" w:hAnsi="Times New Roman" w:cs="Times New Roman"/>
          <w:color w:val="000000" w:themeColor="text1"/>
        </w:rPr>
        <w:t xml:space="preserve"> research to clarify direct and indirect effects. In this study, we examine non-target effects of herbicide application by comparing three commonly used chemical herbicides -glyphosate, dicamba, and a tank mix of atrazine and </w:t>
      </w:r>
      <w:proofErr w:type="spellStart"/>
      <w:r w:rsidR="00E800A0" w:rsidRPr="00E800A0">
        <w:rPr>
          <w:rFonts w:ascii="Times New Roman" w:hAnsi="Times New Roman" w:cs="Times New Roman"/>
          <w:color w:val="000000" w:themeColor="text1"/>
        </w:rPr>
        <w:t>mesotrione</w:t>
      </w:r>
      <w:proofErr w:type="spellEnd"/>
      <w:r w:rsidR="00E800A0" w:rsidRPr="00E800A0">
        <w:rPr>
          <w:rFonts w:ascii="Times New Roman" w:hAnsi="Times New Roman" w:cs="Times New Roman"/>
          <w:color w:val="000000" w:themeColor="text1"/>
        </w:rPr>
        <w:t xml:space="preserve">- to </w:t>
      </w:r>
      <w:r>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and non</w:t>
      </w:r>
      <w:r>
        <w:rPr>
          <w:rFonts w:ascii="Times New Roman" w:hAnsi="Times New Roman" w:cs="Times New Roman"/>
          <w:color w:val="000000" w:themeColor="text1"/>
        </w:rPr>
        <w:t>-</w:t>
      </w:r>
      <w:r w:rsidR="00E800A0" w:rsidRPr="00E800A0">
        <w:rPr>
          <w:rFonts w:ascii="Times New Roman" w:hAnsi="Times New Roman" w:cs="Times New Roman"/>
          <w:color w:val="000000" w:themeColor="text1"/>
        </w:rPr>
        <w:t xml:space="preserve">treated controls. We examine shifts in soil microbial function, soil nutrient pools, and </w:t>
      </w:r>
      <w:r>
        <w:rPr>
          <w:rFonts w:ascii="Times New Roman" w:hAnsi="Times New Roman" w:cs="Times New Roman"/>
          <w:color w:val="000000" w:themeColor="text1"/>
        </w:rPr>
        <w:t>microbiome</w:t>
      </w:r>
      <w:r w:rsidR="00E800A0" w:rsidRPr="00E800A0">
        <w:rPr>
          <w:rFonts w:ascii="Times New Roman" w:hAnsi="Times New Roman" w:cs="Times New Roman"/>
          <w:color w:val="000000" w:themeColor="text1"/>
        </w:rPr>
        <w:t xml:space="preserve"> composition in </w:t>
      </w:r>
      <w:proofErr w:type="spellStart"/>
      <w:r w:rsidR="00E800A0" w:rsidRPr="00E800A0">
        <w:rPr>
          <w:rFonts w:ascii="Times New Roman" w:hAnsi="Times New Roman" w:cs="Times New Roman"/>
          <w:i/>
          <w:iCs/>
          <w:color w:val="000000" w:themeColor="text1"/>
        </w:rPr>
        <w:t>Zea</w:t>
      </w:r>
      <w:proofErr w:type="spellEnd"/>
      <w:r w:rsidR="00E800A0" w:rsidRPr="00E800A0">
        <w:rPr>
          <w:rFonts w:ascii="Times New Roman" w:hAnsi="Times New Roman" w:cs="Times New Roman"/>
          <w:i/>
          <w:iCs/>
          <w:color w:val="000000" w:themeColor="text1"/>
        </w:rPr>
        <w:t xml:space="preserve"> mays </w:t>
      </w:r>
      <w:r w:rsidR="00E800A0" w:rsidRPr="00E800A0">
        <w:rPr>
          <w:rFonts w:ascii="Times New Roman" w:hAnsi="Times New Roman" w:cs="Times New Roman"/>
          <w:color w:val="000000" w:themeColor="text1"/>
        </w:rPr>
        <w:t>fields over twenty-days post-treatment. We show the examined herbicides to have limited and short-lasting effects on soil edaphic properties and microbial function. Shifts in enzymatic activities, nutrient concentrations, and fungal community structure were</w:t>
      </w:r>
      <w:r>
        <w:rPr>
          <w:rFonts w:ascii="Times New Roman" w:hAnsi="Times New Roman" w:cs="Times New Roman"/>
          <w:color w:val="000000" w:themeColor="text1"/>
        </w:rPr>
        <w:t xml:space="preserve"> instead</w:t>
      </w:r>
      <w:r w:rsidR="00E800A0" w:rsidRPr="00E800A0">
        <w:rPr>
          <w:rFonts w:ascii="Times New Roman" w:hAnsi="Times New Roman" w:cs="Times New Roman"/>
          <w:color w:val="000000" w:themeColor="text1"/>
        </w:rPr>
        <w:t xml:space="preserve"> predicted by weedy vegetation cover, but not weed removal treatment, suggesting that these responses </w:t>
      </w:r>
      <w:r>
        <w:rPr>
          <w:rFonts w:ascii="Times New Roman" w:hAnsi="Times New Roman" w:cs="Times New Roman"/>
          <w:color w:val="000000" w:themeColor="text1"/>
        </w:rPr>
        <w:t>are</w:t>
      </w:r>
      <w:r w:rsidR="00E800A0" w:rsidRPr="00E800A0">
        <w:rPr>
          <w:rFonts w:ascii="Times New Roman" w:hAnsi="Times New Roman" w:cs="Times New Roman"/>
          <w:color w:val="000000" w:themeColor="text1"/>
        </w:rPr>
        <w:t xml:space="preserve"> indirectly mediated by herbicide application. </w:t>
      </w:r>
      <w:del w:id="18" w:author="Josh Harrison" w:date="2022-05-20T18:20:00Z">
        <w:r w:rsidDel="00534C01">
          <w:rPr>
            <w:rFonts w:ascii="Times New Roman" w:hAnsi="Times New Roman" w:cs="Times New Roman"/>
            <w:color w:val="000000" w:themeColor="text1"/>
          </w:rPr>
          <w:delText>Conversley</w:delText>
        </w:r>
      </w:del>
      <w:ins w:id="19" w:author="Josh Harrison" w:date="2022-05-20T18:20:00Z">
        <w:r w:rsidR="00534C01">
          <w:rPr>
            <w:rFonts w:ascii="Times New Roman" w:hAnsi="Times New Roman" w:cs="Times New Roman"/>
            <w:color w:val="000000" w:themeColor="text1"/>
          </w:rPr>
          <w:t>Conversely</w:t>
        </w:r>
      </w:ins>
      <w:r w:rsidR="00E800A0" w:rsidRPr="00E800A0">
        <w:rPr>
          <w:rFonts w:ascii="Times New Roman" w:hAnsi="Times New Roman" w:cs="Times New Roman"/>
          <w:color w:val="000000" w:themeColor="text1"/>
        </w:rPr>
        <w:t>, we show that weed removal treatment was a</w:t>
      </w:r>
      <w:del w:id="20" w:author="Josh Harrison" w:date="2022-05-20T18:20:00Z">
        <w:r w:rsidR="00E800A0" w:rsidRPr="00E800A0" w:rsidDel="00534C01">
          <w:rPr>
            <w:rFonts w:ascii="Times New Roman" w:hAnsi="Times New Roman" w:cs="Times New Roman"/>
            <w:color w:val="000000" w:themeColor="text1"/>
          </w:rPr>
          <w:delText>s</w:delText>
        </w:r>
      </w:del>
      <w:r w:rsidR="00E800A0" w:rsidRPr="00E800A0">
        <w:rPr>
          <w:rFonts w:ascii="Times New Roman" w:hAnsi="Times New Roman" w:cs="Times New Roman"/>
          <w:color w:val="000000" w:themeColor="text1"/>
        </w:rPr>
        <w:t xml:space="preserve"> significant predictor of bacterial community composition. Additionally, we report homogenization of bacterial community composition following chemical herbicide application, a trend not observed in the non-treated and </w:t>
      </w:r>
      <w:r>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controls. Our results suggest that chemical herbicide application may have limited effects on microbial diversity and functions</w:t>
      </w:r>
      <w:r>
        <w:rPr>
          <w:rFonts w:ascii="Times New Roman" w:hAnsi="Times New Roman" w:cs="Times New Roman"/>
          <w:color w:val="000000" w:themeColor="text1"/>
        </w:rPr>
        <w:t xml:space="preserve"> in </w:t>
      </w:r>
      <w:proofErr w:type="spellStart"/>
      <w:r>
        <w:rPr>
          <w:rFonts w:ascii="Times New Roman" w:hAnsi="Times New Roman" w:cs="Times New Roman"/>
          <w:color w:val="000000" w:themeColor="text1"/>
        </w:rPr>
        <w:t>agro-ecoystems</w:t>
      </w:r>
      <w:proofErr w:type="spellEnd"/>
      <w:r w:rsidR="00E800A0" w:rsidRPr="00E800A0">
        <w:rPr>
          <w:rFonts w:ascii="Times New Roman" w:hAnsi="Times New Roman" w:cs="Times New Roman"/>
          <w:color w:val="000000" w:themeColor="text1"/>
        </w:rPr>
        <w:t xml:space="preserve">. </w:t>
      </w:r>
    </w:p>
    <w:p w14:paraId="395CB4C3" w14:textId="16A828FA" w:rsidR="00E800A0" w:rsidRPr="00E800A0" w:rsidRDefault="00E800A0" w:rsidP="00E800A0">
      <w:pPr>
        <w:jc w:val="both"/>
        <w:rPr>
          <w:rFonts w:ascii="Times New Roman" w:hAnsi="Times New Roman" w:cs="Times New Roman"/>
        </w:rPr>
      </w:pPr>
      <w:r w:rsidRPr="00E800A0">
        <w:rPr>
          <w:rFonts w:ascii="Times New Roman" w:hAnsi="Times New Roman" w:cs="Times New Roman"/>
        </w:rPr>
        <w:br w:type="page"/>
      </w:r>
    </w:p>
    <w:p w14:paraId="5E14FF1D" w14:textId="657938D7"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Pr>
          <w:rFonts w:ascii="Times New Roman" w:eastAsia="Times New Roman" w:hAnsi="Times New Roman" w:cs="Times New Roman"/>
          <w:b/>
          <w:bCs/>
          <w:color w:val="222222"/>
        </w:rPr>
        <w:lastRenderedPageBreak/>
        <w:t>Main Text – 4500-word guideline not including methods</w:t>
      </w:r>
    </w:p>
    <w:p w14:paraId="512F3656" w14:textId="5E28CB88"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commentRangeStart w:id="21"/>
      <w:r w:rsidRPr="00E800A0">
        <w:rPr>
          <w:rFonts w:ascii="Times New Roman" w:eastAsia="Times New Roman" w:hAnsi="Times New Roman" w:cs="Times New Roman"/>
          <w:b/>
          <w:bCs/>
          <w:color w:val="222222"/>
        </w:rPr>
        <w:t>Introduction</w:t>
      </w:r>
      <w:commentRangeEnd w:id="21"/>
      <w:r w:rsidR="00100CAF">
        <w:rPr>
          <w:rStyle w:val="CommentReference"/>
        </w:rPr>
        <w:commentReference w:id="21"/>
      </w:r>
    </w:p>
    <w:p w14:paraId="17959A04" w14:textId="38CA70DF" w:rsidR="00E800A0" w:rsidRDefault="00E800A0" w:rsidP="00E800A0">
      <w:pPr>
        <w:shd w:val="clear" w:color="auto" w:fill="FFFFFF"/>
        <w:spacing w:before="100" w:beforeAutospacing="1" w:after="100" w:afterAutospacing="1"/>
        <w:jc w:val="both"/>
        <w:rPr>
          <w:rFonts w:ascii="Times New Roman" w:hAnsi="Times New Roman" w:cs="Times New Roman"/>
          <w:color w:val="000000" w:themeColor="text1"/>
          <w:shd w:val="clear" w:color="auto" w:fill="FFFFFF"/>
        </w:rPr>
      </w:pPr>
      <w:r>
        <w:rPr>
          <w:rFonts w:ascii="Times New Roman" w:eastAsia="Times New Roman" w:hAnsi="Times New Roman" w:cs="Times New Roman"/>
          <w:color w:val="222222"/>
        </w:rPr>
        <w:t>Genetically modified herbicide-resistant crops were introduced to the United States in 1996, prompting a shift in herbicide use patterns. Primarily driven by the application of glyphosate (N-(</w:t>
      </w:r>
      <w:proofErr w:type="spellStart"/>
      <w:r>
        <w:rPr>
          <w:rFonts w:ascii="Times New Roman" w:eastAsia="Times New Roman" w:hAnsi="Times New Roman" w:cs="Times New Roman"/>
          <w:color w:val="222222"/>
        </w:rPr>
        <w:t>phosphonomythel</w:t>
      </w:r>
      <w:proofErr w:type="spellEnd"/>
      <w:r>
        <w:rPr>
          <w:rFonts w:ascii="Times New Roman" w:eastAsia="Times New Roman" w:hAnsi="Times New Roman" w:cs="Times New Roman"/>
          <w:color w:val="222222"/>
        </w:rPr>
        <w:t xml:space="preserve">)glycine), herbicide application in the US increased by nearly 240 million kg from 1996 to 2011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Classically</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producers</w:t>
      </w:r>
      <w:r w:rsidRPr="00B3074D">
        <w:rPr>
          <w:rFonts w:ascii="Times New Roman" w:hAnsi="Times New Roman" w:cs="Times New Roman"/>
          <w:color w:val="000000" w:themeColor="text1"/>
        </w:rPr>
        <w:t xml:space="preserve"> were concerned</w:t>
      </w:r>
      <w:r>
        <w:rPr>
          <w:rFonts w:ascii="Times New Roman" w:hAnsi="Times New Roman" w:cs="Times New Roman"/>
          <w:color w:val="000000" w:themeColor="text1"/>
        </w:rPr>
        <w:t xml:space="preserve"> </w:t>
      </w:r>
      <w:ins w:id="22" w:author="Josh Harrison" w:date="2022-05-20T18:32:00Z">
        <w:r w:rsidR="0003066F">
          <w:rPr>
            <w:rFonts w:ascii="Times New Roman" w:hAnsi="Times New Roman" w:cs="Times New Roman"/>
            <w:color w:val="000000" w:themeColor="text1"/>
          </w:rPr>
          <w:t xml:space="preserve">with </w:t>
        </w:r>
      </w:ins>
      <w:r w:rsidRPr="00B3074D">
        <w:rPr>
          <w:rFonts w:ascii="Times New Roman" w:hAnsi="Times New Roman" w:cs="Times New Roman"/>
          <w:color w:val="000000" w:themeColor="text1"/>
        </w:rPr>
        <w:t>a single parameter: crop yield. However, the birth of the soil health movement has prompted a new way of thinking about production agriculture with a</w:t>
      </w:r>
      <w:ins w:id="23" w:author="Josh Harrison" w:date="2022-05-20T18:32:00Z">
        <w:r w:rsidR="0003066F">
          <w:rPr>
            <w:rFonts w:ascii="Times New Roman" w:hAnsi="Times New Roman" w:cs="Times New Roman"/>
            <w:color w:val="000000" w:themeColor="text1"/>
          </w:rPr>
          <w:t xml:space="preserve"> greater </w:t>
        </w:r>
      </w:ins>
      <w:del w:id="24" w:author="Josh Harrison" w:date="2022-05-20T18:32:00Z">
        <w:r w:rsidRPr="00B3074D" w:rsidDel="0003066F">
          <w:rPr>
            <w:rFonts w:ascii="Times New Roman" w:hAnsi="Times New Roman" w:cs="Times New Roman"/>
            <w:color w:val="000000" w:themeColor="text1"/>
          </w:rPr>
          <w:delText xml:space="preserve"> </w:delText>
        </w:r>
        <w:r w:rsidR="00F03607" w:rsidDel="0003066F">
          <w:rPr>
            <w:rFonts w:ascii="Times New Roman" w:hAnsi="Times New Roman" w:cs="Times New Roman"/>
            <w:color w:val="000000" w:themeColor="text1"/>
          </w:rPr>
          <w:delText xml:space="preserve">new </w:delText>
        </w:r>
      </w:del>
      <w:r w:rsidR="00F03607">
        <w:rPr>
          <w:rFonts w:ascii="Times New Roman" w:hAnsi="Times New Roman" w:cs="Times New Roman"/>
          <w:color w:val="000000" w:themeColor="text1"/>
        </w:rPr>
        <w:t>appreciation for</w:t>
      </w:r>
      <w:r w:rsidRPr="00B3074D">
        <w:rPr>
          <w:rFonts w:ascii="Times New Roman" w:hAnsi="Times New Roman" w:cs="Times New Roman"/>
          <w:color w:val="000000" w:themeColor="text1"/>
        </w:rPr>
        <w:t xml:space="preserve"> long-term yield and a holo-ecosystem approach</w:t>
      </w:r>
      <w:r>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w:t>
      </w:r>
      <w:r>
        <w:rPr>
          <w:rFonts w:ascii="Times New Roman" w:hAnsi="Times New Roman" w:cs="Times New Roman"/>
          <w:color w:val="000000" w:themeColor="text1"/>
          <w:shd w:val="clear" w:color="auto" w:fill="FFFFFF"/>
        </w:rPr>
        <w:t xml:space="preserve">non-target </w:t>
      </w:r>
      <w:r w:rsidRPr="00B3074D">
        <w:rPr>
          <w:rFonts w:ascii="Times New Roman" w:hAnsi="Times New Roman" w:cs="Times New Roman"/>
          <w:color w:val="000000" w:themeColor="text1"/>
          <w:shd w:val="clear" w:color="auto" w:fill="FFFFFF"/>
        </w:rPr>
        <w:t xml:space="preserve">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E800A0">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39D597FE" w14:textId="00E89064" w:rsidR="00E800A0" w:rsidRDefault="00E800A0" w:rsidP="00E800A0">
      <w:pPr>
        <w:shd w:val="clear" w:color="auto" w:fill="FFFFFF"/>
        <w:spacing w:before="100" w:beforeAutospacing="1" w:after="100" w:afterAutospacing="1"/>
        <w:jc w:val="both"/>
        <w:rPr>
          <w:rFonts w:ascii="Times New Roman" w:hAnsi="Times New Roman" w:cs="Times New Roman"/>
          <w:color w:val="000000" w:themeColor="text1"/>
        </w:rPr>
      </w:pPr>
      <w:r w:rsidRPr="00B3074D">
        <w:rPr>
          <w:rFonts w:ascii="Times New Roman" w:hAnsi="Times New Roman" w:cs="Times New Roman"/>
          <w:color w:val="000000" w:themeColor="text1"/>
        </w:rPr>
        <w:t xml:space="preserve">While commonly applied to control unwanted weedy plant populations, herbicides may also affect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structure and function </w:t>
      </w:r>
      <w:r>
        <w:rPr>
          <w:rFonts w:ascii="Times New Roman" w:hAnsi="Times New Roman" w:cs="Times New Roman"/>
          <w:color w:val="000000" w:themeColor="text1"/>
        </w:rPr>
        <w:t>of the soil microbiome</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del w:id="25" w:author="Josh Harrison" w:date="2022-05-20T18:37:00Z">
        <w:r w:rsidDel="0003066F">
          <w:rPr>
            <w:rFonts w:ascii="Times New Roman" w:hAnsi="Times New Roman" w:cs="Times New Roman"/>
            <w:color w:val="000000" w:themeColor="text1"/>
          </w:rPr>
          <w:delText xml:space="preserve">This </w:delText>
        </w:r>
      </w:del>
      <w:ins w:id="26" w:author="Josh Harrison" w:date="2022-05-20T18:37:00Z">
        <w:r w:rsidR="0003066F">
          <w:rPr>
            <w:rFonts w:ascii="Times New Roman" w:hAnsi="Times New Roman" w:cs="Times New Roman"/>
            <w:color w:val="000000" w:themeColor="text1"/>
          </w:rPr>
          <w:t xml:space="preserve">These </w:t>
        </w:r>
      </w:ins>
      <w:r>
        <w:rPr>
          <w:rFonts w:ascii="Times New Roman" w:hAnsi="Times New Roman" w:cs="Times New Roman"/>
          <w:color w:val="000000" w:themeColor="text1"/>
        </w:rPr>
        <w:t xml:space="preserve">unseen </w:t>
      </w:r>
      <w:ins w:id="27" w:author="Josh Harrison" w:date="2022-05-20T18:37:00Z">
        <w:r w:rsidR="0003066F">
          <w:rPr>
            <w:rFonts w:ascii="Times New Roman" w:hAnsi="Times New Roman" w:cs="Times New Roman"/>
            <w:color w:val="000000" w:themeColor="text1"/>
          </w:rPr>
          <w:t xml:space="preserve">microbial </w:t>
        </w:r>
      </w:ins>
      <w:r>
        <w:rPr>
          <w:rFonts w:ascii="Times New Roman" w:hAnsi="Times New Roman" w:cs="Times New Roman"/>
          <w:color w:val="000000" w:themeColor="text1"/>
        </w:rPr>
        <w:t>component</w:t>
      </w:r>
      <w:ins w:id="28" w:author="Josh Harrison" w:date="2022-05-20T18:37:00Z">
        <w:r w:rsidR="0003066F">
          <w:rPr>
            <w:rFonts w:ascii="Times New Roman" w:hAnsi="Times New Roman" w:cs="Times New Roman"/>
            <w:color w:val="000000" w:themeColor="text1"/>
          </w:rPr>
          <w:t>s</w:t>
        </w:r>
      </w:ins>
      <w:r>
        <w:rPr>
          <w:rFonts w:ascii="Times New Roman" w:hAnsi="Times New Roman" w:cs="Times New Roman"/>
          <w:color w:val="000000" w:themeColor="text1"/>
        </w:rPr>
        <w:t xml:space="preserve"> of agroecosystems </w:t>
      </w:r>
      <w:r w:rsidRPr="00B3074D">
        <w:rPr>
          <w:rFonts w:ascii="Times New Roman" w:hAnsi="Times New Roman" w:cs="Times New Roman"/>
          <w:color w:val="000000" w:themeColor="text1"/>
        </w:rPr>
        <w:t>provide</w:t>
      </w:r>
      <w:r>
        <w:rPr>
          <w:rFonts w:ascii="Times New Roman" w:hAnsi="Times New Roman" w:cs="Times New Roman"/>
          <w:color w:val="000000" w:themeColor="text1"/>
        </w:rPr>
        <w:t>s</w:t>
      </w:r>
      <w:r w:rsidRPr="00B3074D">
        <w:rPr>
          <w:rFonts w:ascii="Times New Roman" w:hAnsi="Times New Roman" w:cs="Times New Roman"/>
          <w:color w:val="000000" w:themeColor="text1"/>
        </w:rPr>
        <w:t xml:space="preserve"> countless benefits</w:t>
      </w:r>
      <w:r>
        <w:rPr>
          <w:rFonts w:ascii="Times New Roman" w:hAnsi="Times New Roman" w:cs="Times New Roman"/>
          <w:color w:val="000000" w:themeColor="text1"/>
        </w:rPr>
        <w:t xml:space="preserve"> including</w:t>
      </w:r>
      <w:r w:rsidRPr="00B3074D">
        <w:rPr>
          <w:rFonts w:ascii="Times New Roman" w:hAnsi="Times New Roman" w:cs="Times New Roman"/>
          <w:color w:val="000000" w:themeColor="text1"/>
        </w:rPr>
        <w:t xml:space="preserve"> plant growth promotion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enhanced n</w:t>
      </w:r>
      <w:r w:rsidRPr="00B3074D">
        <w:rPr>
          <w:rFonts w:ascii="Times New Roman" w:hAnsi="Times New Roman" w:cs="Times New Roman"/>
          <w:color w:val="000000" w:themeColor="text1"/>
        </w:rPr>
        <w:t xml:space="preserve">utrient cycling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w:t>
      </w:r>
      <w:r w:rsidR="00F03607">
        <w:rPr>
          <w:rFonts w:ascii="Times New Roman" w:hAnsi="Times New Roman" w:cs="Times New Roman"/>
          <w:color w:val="000000" w:themeColor="text1"/>
        </w:rPr>
        <w:t>. T</w:t>
      </w:r>
      <w:r>
        <w:rPr>
          <w:rFonts w:ascii="Times New Roman" w:hAnsi="Times New Roman" w:cs="Times New Roman"/>
          <w:color w:val="000000" w:themeColor="text1"/>
        </w:rPr>
        <w:t xml:space="preserve">hus, </w:t>
      </w:r>
      <w:r w:rsidRPr="00B3074D">
        <w:rPr>
          <w:rFonts w:ascii="Times New Roman" w:hAnsi="Times New Roman" w:cs="Times New Roman"/>
          <w:color w:val="000000" w:themeColor="text1"/>
        </w:rPr>
        <w:t>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Given their critical importance in agroecosystems, understanding how microbial communities respond to herbicide application</w:t>
      </w:r>
      <w:r w:rsidRPr="00E800A0">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is necessary to optimize agricultural systems for </w:t>
      </w:r>
      <w:del w:id="29" w:author="Josh Harrison" w:date="2022-05-20T18:37:00Z">
        <w:r w:rsidDel="0003066F">
          <w:rPr>
            <w:rFonts w:ascii="Times New Roman" w:hAnsi="Times New Roman" w:cs="Times New Roman"/>
            <w:color w:val="000000" w:themeColor="text1"/>
          </w:rPr>
          <w:delText xml:space="preserve">maximum </w:delText>
        </w:r>
      </w:del>
      <w:r w:rsidRPr="00B3074D">
        <w:rPr>
          <w:rFonts w:ascii="Times New Roman" w:hAnsi="Times New Roman" w:cs="Times New Roman"/>
          <w:color w:val="000000" w:themeColor="text1"/>
        </w:rPr>
        <w:t>yield and sustainability</w:t>
      </w:r>
      <w:r>
        <w:rPr>
          <w:rFonts w:ascii="Times New Roman" w:hAnsi="Times New Roman" w:cs="Times New Roman"/>
          <w:color w:val="000000" w:themeColor="text1"/>
        </w:rPr>
        <w:t xml:space="preserve">. </w:t>
      </w:r>
    </w:p>
    <w:p w14:paraId="340F23AD" w14:textId="31445680" w:rsidR="00E800A0" w:rsidRPr="00F03607" w:rsidRDefault="00E800A0" w:rsidP="00F03607">
      <w:pPr>
        <w:shd w:val="clear" w:color="auto" w:fill="FFFFFF"/>
        <w:spacing w:before="100" w:beforeAutospacing="1" w:after="100" w:afterAutospacing="1"/>
        <w:jc w:val="both"/>
        <w:rPr>
          <w:rFonts w:ascii="Times New Roman" w:hAnsi="Times New Roman" w:cs="Times New Roman"/>
          <w:color w:val="000000" w:themeColor="text1"/>
        </w:rPr>
      </w:pPr>
      <w:r>
        <w:rPr>
          <w:rFonts w:ascii="Times New Roman" w:eastAsia="Times New Roman" w:hAnsi="Times New Roman" w:cs="Times New Roman"/>
          <w:color w:val="222222"/>
        </w:rPr>
        <w:t>Reviews and syntheses of the effects that herbicide application has</w:t>
      </w:r>
      <w:r w:rsidR="00F03607">
        <w:rPr>
          <w:rFonts w:ascii="Times New Roman" w:eastAsia="Times New Roman" w:hAnsi="Times New Roman" w:cs="Times New Roman"/>
          <w:color w:val="222222"/>
        </w:rPr>
        <w:t xml:space="preserve"> on</w:t>
      </w:r>
      <w:r>
        <w:rPr>
          <w:rFonts w:ascii="Times New Roman" w:eastAsia="Times New Roman" w:hAnsi="Times New Roman" w:cs="Times New Roman"/>
          <w:color w:val="222222"/>
        </w:rPr>
        <w:t xml:space="preserve"> microbiome structure and function reveal a lack of generalizable trends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eastAsia="Times New Roman" w:hAnsi="Times New Roman" w:cs="Times New Roman"/>
          <w:color w:val="222222"/>
        </w:rPr>
        <w:t xml:space="preserve">and instead show that the effects are dependent upon the characteristics of the soil, plant, application rate, and </w:t>
      </w:r>
      <w:r w:rsidR="00F03607">
        <w:rPr>
          <w:rFonts w:ascii="Times New Roman" w:eastAsia="Times New Roman" w:hAnsi="Times New Roman" w:cs="Times New Roman"/>
          <w:color w:val="222222"/>
        </w:rPr>
        <w:t xml:space="preserve">herbicide </w:t>
      </w:r>
      <w:r>
        <w:rPr>
          <w:rFonts w:ascii="Times New Roman" w:eastAsia="Times New Roman" w:hAnsi="Times New Roman" w:cs="Times New Roman"/>
          <w:color w:val="222222"/>
        </w:rPr>
        <w:t xml:space="preserve">mode of action </w:t>
      </w:r>
      <w:r>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Function","type":"book","volume":"136"},"uris":["http://www.mendeley.com/documents/?uuid=ac62daf4-810b-4a1f-ac72-9f2d93b21b0b"]}],"mendeley":{"formattedCitation":"(2, 5, 19)","plainTextFormattedCitation":"(2, 5, 19)","previouslyFormattedCitation":"(2, 5, 19)"},"properties":{"noteIndex":0},"schema":"https://github.com/citation-style-language/schema/raw/master/csl-citation.json"}</w:instrText>
      </w:r>
      <w:r>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(2, 5, 19)</w:t>
      </w:r>
      <w:r>
        <w:rPr>
          <w:rFonts w:ascii="Times New Roman" w:hAnsi="Times New Roman" w:cs="Times New Roman"/>
          <w:color w:val="000000" w:themeColor="text1"/>
        </w:rPr>
        <w:fldChar w:fldCharType="end"/>
      </w:r>
      <w:r>
        <w:rPr>
          <w:rFonts w:ascii="Times New Roman" w:hAnsi="Times New Roman" w:cs="Times New Roman"/>
          <w:color w:val="000000" w:themeColor="text1"/>
        </w:rPr>
        <w:t>. Further complicating efforts to accurately model the influence of chemical intervention is the fact that herbicides have the potential to indirectly affect the soil microbiome through changes to vegetation and subsequent shifts in the patterns of root exudation</w:t>
      </w:r>
      <w:r>
        <w:rPr>
          <w:rFonts w:ascii="Times New Roman" w:eastAsia="Times New Roman" w:hAnsi="Times New Roman" w:cs="Times New Roman"/>
          <w:color w:val="222222"/>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To better understand the short-term effects chemical herbicide application has on the soil microbiome, we compared three herbicides, </w:t>
      </w:r>
      <w:r w:rsidR="00F03607">
        <w:rPr>
          <w:rFonts w:ascii="Times New Roman" w:hAnsi="Times New Roman" w:cs="Times New Roman"/>
          <w:color w:val="000000" w:themeColor="text1"/>
        </w:rPr>
        <w:t xml:space="preserve">each </w:t>
      </w:r>
      <w:r>
        <w:rPr>
          <w:rFonts w:ascii="Times New Roman" w:hAnsi="Times New Roman" w:cs="Times New Roman"/>
          <w:color w:val="000000" w:themeColor="text1"/>
        </w:rPr>
        <w:t xml:space="preserve">with </w:t>
      </w:r>
      <w:r w:rsidR="00F03607">
        <w:rPr>
          <w:rFonts w:ascii="Times New Roman" w:hAnsi="Times New Roman" w:cs="Times New Roman"/>
          <w:color w:val="000000" w:themeColor="text1"/>
        </w:rPr>
        <w:t xml:space="preserve">a </w:t>
      </w:r>
      <w:r>
        <w:rPr>
          <w:rFonts w:ascii="Times New Roman" w:hAnsi="Times New Roman" w:cs="Times New Roman"/>
          <w:color w:val="000000" w:themeColor="text1"/>
        </w:rPr>
        <w:t>unique mode of action</w:t>
      </w:r>
      <w:ins w:id="30" w:author="Josh Harrison" w:date="2022-05-20T18:40:00Z">
        <w:r w:rsidR="00100CAF">
          <w:rPr>
            <w:rFonts w:ascii="Times New Roman" w:hAnsi="Times New Roman" w:cs="Times New Roman"/>
            <w:color w:val="000000" w:themeColor="text1"/>
          </w:rPr>
          <w:t xml:space="preserve"> (Table 1)</w:t>
        </w:r>
      </w:ins>
      <w:r>
        <w:rPr>
          <w:rFonts w:ascii="Times New Roman" w:hAnsi="Times New Roman" w:cs="Times New Roman"/>
          <w:color w:val="000000" w:themeColor="text1"/>
        </w:rPr>
        <w:t xml:space="preserve">, alongside </w:t>
      </w:r>
      <w:r w:rsidR="00F03607">
        <w:rPr>
          <w:rFonts w:ascii="Times New Roman" w:hAnsi="Times New Roman" w:cs="Times New Roman"/>
          <w:color w:val="000000" w:themeColor="text1"/>
        </w:rPr>
        <w:t>handweeded</w:t>
      </w:r>
      <w:r>
        <w:rPr>
          <w:rFonts w:ascii="Times New Roman" w:hAnsi="Times New Roman" w:cs="Times New Roman"/>
          <w:color w:val="000000" w:themeColor="text1"/>
        </w:rPr>
        <w:t xml:space="preserve"> and non-treated control plots</w:t>
      </w:r>
      <w:del w:id="31" w:author="Josh Harrison" w:date="2022-05-20T18:39:00Z">
        <w:r w:rsidDel="00100CAF">
          <w:rPr>
            <w:rFonts w:ascii="Times New Roman" w:hAnsi="Times New Roman" w:cs="Times New Roman"/>
            <w:color w:val="000000" w:themeColor="text1"/>
          </w:rPr>
          <w:delText>, allowing for the direct and indirect effects of herbicide application to be assessed</w:delText>
        </w:r>
      </w:del>
      <w:r>
        <w:rPr>
          <w:rFonts w:ascii="Times New Roman" w:hAnsi="Times New Roman" w:cs="Times New Roman"/>
          <w:color w:val="000000" w:themeColor="text1"/>
        </w:rPr>
        <w:t>.</w:t>
      </w:r>
      <w:r w:rsidR="00F03607">
        <w:rPr>
          <w:rFonts w:ascii="Times New Roman" w:hAnsi="Times New Roman" w:cs="Times New Roman"/>
          <w:color w:val="000000" w:themeColor="text1"/>
        </w:rPr>
        <w:t xml:space="preserve"> </w:t>
      </w:r>
      <w:del w:id="32" w:author="Josh Harrison" w:date="2022-05-20T18:40:00Z">
        <w:r w:rsidDel="00100CAF">
          <w:rPr>
            <w:rFonts w:ascii="Times New Roman" w:hAnsi="Times New Roman" w:cs="Times New Roman"/>
            <w:color w:val="000000" w:themeColor="text1"/>
          </w:rPr>
          <w:delText>With</w:delText>
        </w:r>
        <w:r w:rsidR="00F03607" w:rsidDel="00100CAF">
          <w:rPr>
            <w:rFonts w:ascii="Times New Roman" w:hAnsi="Times New Roman" w:cs="Times New Roman"/>
            <w:color w:val="000000" w:themeColor="text1"/>
          </w:rPr>
          <w:delText xml:space="preserve"> each </w:delText>
        </w:r>
        <w:r w:rsidDel="00100CAF">
          <w:rPr>
            <w:rFonts w:ascii="Times New Roman" w:hAnsi="Times New Roman" w:cs="Times New Roman"/>
            <w:color w:val="000000" w:themeColor="text1"/>
          </w:rPr>
          <w:delText xml:space="preserve">chemical herbicide </w:delText>
        </w:r>
        <w:r w:rsidR="00F03607" w:rsidDel="00100CAF">
          <w:rPr>
            <w:rFonts w:ascii="Times New Roman" w:hAnsi="Times New Roman" w:cs="Times New Roman"/>
            <w:color w:val="000000" w:themeColor="text1"/>
          </w:rPr>
          <w:delText xml:space="preserve">possessing a </w:delText>
        </w:r>
        <w:r w:rsidDel="00100CAF">
          <w:rPr>
            <w:rFonts w:ascii="Times New Roman" w:hAnsi="Times New Roman" w:cs="Times New Roman"/>
            <w:color w:val="000000" w:themeColor="text1"/>
          </w:rPr>
          <w:delText xml:space="preserve">unique mode of action (Table 1), </w:delText>
        </w:r>
      </w:del>
      <w:proofErr w:type="spellStart"/>
      <w:r>
        <w:rPr>
          <w:rFonts w:ascii="Times New Roman" w:hAnsi="Times New Roman" w:cs="Times New Roman"/>
          <w:color w:val="000000" w:themeColor="text1"/>
        </w:rPr>
        <w:t>w</w:t>
      </w:r>
      <w:ins w:id="33" w:author="Josh Harrison" w:date="2022-05-20T18:40:00Z">
        <w:r w:rsidR="00100CAF">
          <w:rPr>
            <w:rFonts w:ascii="Times New Roman" w:hAnsi="Times New Roman" w:cs="Times New Roman"/>
            <w:color w:val="000000" w:themeColor="text1"/>
          </w:rPr>
          <w:t>W</w:t>
        </w:r>
      </w:ins>
      <w:proofErr w:type="spellEnd"/>
      <w:del w:id="34" w:author="Josh Harrison" w:date="2022-05-20T18:40:00Z">
        <w:r w:rsidDel="00100CAF">
          <w:rPr>
            <w:rFonts w:ascii="Times New Roman" w:hAnsi="Times New Roman" w:cs="Times New Roman"/>
            <w:color w:val="000000" w:themeColor="text1"/>
          </w:rPr>
          <w:delText>e</w:delText>
        </w:r>
      </w:del>
      <w:r>
        <w:rPr>
          <w:rFonts w:ascii="Times New Roman" w:hAnsi="Times New Roman" w:cs="Times New Roman"/>
          <w:color w:val="000000" w:themeColor="text1"/>
        </w:rPr>
        <w:t xml:space="preserve"> hypothesized that </w:t>
      </w:r>
      <w:r w:rsidR="00F03607">
        <w:rPr>
          <w:rFonts w:ascii="Times New Roman" w:hAnsi="Times New Roman" w:cs="Times New Roman"/>
          <w:color w:val="000000" w:themeColor="text1"/>
        </w:rPr>
        <w:t>we would observe</w:t>
      </w:r>
      <w:r>
        <w:rPr>
          <w:rFonts w:ascii="Times New Roman" w:hAnsi="Times New Roman" w:cs="Times New Roman"/>
          <w:color w:val="000000" w:themeColor="text1"/>
        </w:rPr>
        <w:t xml:space="preserve"> a unique response in microbial function and microbiome structure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00F03607">
        <w:rPr>
          <w:rFonts w:ascii="Times New Roman" w:hAnsi="Times New Roman" w:cs="Times New Roman"/>
          <w:color w:val="000000" w:themeColor="text1"/>
        </w:rPr>
        <w:t xml:space="preserve"> for each treatment</w:t>
      </w:r>
      <w:r>
        <w:rPr>
          <w:rFonts w:ascii="Times New Roman" w:hAnsi="Times New Roman" w:cs="Times New Roman"/>
          <w:color w:val="000000" w:themeColor="text1"/>
        </w:rPr>
        <w:t>. Specifically, we hypothesized that the atrazine-</w:t>
      </w:r>
      <w:proofErr w:type="spellStart"/>
      <w:r>
        <w:rPr>
          <w:rFonts w:ascii="Times New Roman" w:hAnsi="Times New Roman" w:cs="Times New Roman"/>
          <w:color w:val="000000" w:themeColor="text1"/>
        </w:rPr>
        <w:t>mesotrione</w:t>
      </w:r>
      <w:proofErr w:type="spellEnd"/>
      <w:r>
        <w:rPr>
          <w:rFonts w:ascii="Times New Roman" w:hAnsi="Times New Roman" w:cs="Times New Roman"/>
          <w:color w:val="000000" w:themeColor="text1"/>
        </w:rPr>
        <w:t xml:space="preserve"> treated plots would affect nitrogen (N) cycling microbes </w:t>
      </w:r>
      <w:r w:rsidRPr="00B3074D">
        <w:rPr>
          <w:rFonts w:ascii="Times New Roman" w:hAnsi="Times New Roman" w:cs="Times New Roman"/>
        </w:rPr>
        <w:fldChar w:fldCharType="begin" w:fldLock="1"/>
      </w:r>
      <w:r w:rsidR="00A27C6C">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Pr="00B3074D">
        <w:rPr>
          <w:rFonts w:ascii="Times New Roman" w:hAnsi="Times New Roman" w:cs="Times New Roman"/>
        </w:rPr>
        <w:fldChar w:fldCharType="separate"/>
      </w:r>
      <w:r w:rsidRPr="00E800A0">
        <w:rPr>
          <w:rFonts w:ascii="Times New Roman" w:hAnsi="Times New Roman" w:cs="Times New Roman"/>
          <w:noProof/>
        </w:rPr>
        <w:t>(21)</w:t>
      </w:r>
      <w:r w:rsidRPr="00B3074D">
        <w:rPr>
          <w:rFonts w:ascii="Times New Roman" w:hAnsi="Times New Roman" w:cs="Times New Roman"/>
        </w:rPr>
        <w:fldChar w:fldCharType="end"/>
      </w:r>
      <w:r>
        <w:rPr>
          <w:rFonts w:ascii="Times New Roman" w:hAnsi="Times New Roman" w:cs="Times New Roman"/>
        </w:rPr>
        <w:t xml:space="preserve"> and result in significant shifts in N-pools and N-</w:t>
      </w:r>
      <w:r w:rsidR="00F03607">
        <w:rPr>
          <w:rFonts w:ascii="Times New Roman" w:hAnsi="Times New Roman" w:cs="Times New Roman"/>
        </w:rPr>
        <w:t>acquiring</w:t>
      </w:r>
      <w:r>
        <w:rPr>
          <w:rFonts w:ascii="Times New Roman" w:hAnsi="Times New Roman" w:cs="Times New Roman"/>
        </w:rPr>
        <w:t xml:space="preserve"> </w:t>
      </w:r>
      <w:commentRangeStart w:id="35"/>
      <w:commentRangeStart w:id="36"/>
      <w:r>
        <w:rPr>
          <w:rFonts w:ascii="Times New Roman" w:hAnsi="Times New Roman" w:cs="Times New Roman"/>
        </w:rPr>
        <w:t>enzymes</w:t>
      </w:r>
      <w:commentRangeEnd w:id="35"/>
      <w:r w:rsidR="00100CAF">
        <w:rPr>
          <w:rStyle w:val="CommentReference"/>
        </w:rPr>
        <w:commentReference w:id="35"/>
      </w:r>
      <w:commentRangeEnd w:id="36"/>
      <w:r w:rsidR="00100CAF">
        <w:rPr>
          <w:rStyle w:val="CommentReference"/>
        </w:rPr>
        <w:commentReference w:id="36"/>
      </w:r>
      <w:r>
        <w:rPr>
          <w:rFonts w:ascii="Times New Roman" w:hAnsi="Times New Roman" w:cs="Times New Roman"/>
        </w:rPr>
        <w:t>. Additionally, we expected</w:t>
      </w:r>
      <w:r w:rsidR="00F03607">
        <w:rPr>
          <w:rFonts w:ascii="Times New Roman" w:hAnsi="Times New Roman" w:cs="Times New Roman"/>
        </w:rPr>
        <w:t xml:space="preserve"> the</w:t>
      </w:r>
      <w:r>
        <w:rPr>
          <w:rFonts w:ascii="Times New Roman" w:hAnsi="Times New Roman" w:cs="Times New Roman"/>
        </w:rPr>
        <w:t xml:space="preserve"> glyphosate and dicamba herbicides to affect the soil microbiome through disruption of amino acid synthesis pathways present in both microbes and plants. </w:t>
      </w:r>
    </w:p>
    <w:p w14:paraId="1B445550" w14:textId="4F44E13D"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Results</w:t>
      </w:r>
    </w:p>
    <w:p w14:paraId="07E0742F" w14:textId="77777777" w:rsidR="00722102" w:rsidRPr="0091104F" w:rsidRDefault="00722102" w:rsidP="00722102">
      <w:pPr>
        <w:rPr>
          <w:rFonts w:ascii="Times New Roman" w:hAnsi="Times New Roman" w:cs="Times New Roman"/>
          <w:i/>
          <w:iCs/>
        </w:rPr>
      </w:pPr>
      <w:r w:rsidRPr="0091104F">
        <w:rPr>
          <w:rFonts w:ascii="Times New Roman" w:hAnsi="Times New Roman" w:cs="Times New Roman"/>
          <w:i/>
          <w:iCs/>
        </w:rPr>
        <w:t>Vegetation responses</w:t>
      </w:r>
    </w:p>
    <w:p w14:paraId="48D5DBBB" w14:textId="21130A8C" w:rsidR="00722102" w:rsidRDefault="00F03607" w:rsidP="00722102">
      <w:pPr>
        <w:rPr>
          <w:rFonts w:ascii="Times New Roman" w:hAnsi="Times New Roman" w:cs="Times New Roman"/>
          <w:color w:val="000000" w:themeColor="text1"/>
          <w:shd w:val="clear" w:color="auto" w:fill="FFFFFF"/>
        </w:rPr>
      </w:pPr>
      <w:r>
        <w:rPr>
          <w:rFonts w:ascii="Times New Roman" w:hAnsi="Times New Roman" w:cs="Times New Roman"/>
        </w:rPr>
        <w:t>Herbicide</w:t>
      </w:r>
      <w:r w:rsidR="00722102" w:rsidRPr="0091104F">
        <w:rPr>
          <w:rFonts w:ascii="Times New Roman" w:hAnsi="Times New Roman" w:cs="Times New Roman"/>
        </w:rPr>
        <w:t xml:space="preserve"> weed removal treatments resulted in a reduction of weedy vegetation cover </w:t>
      </w:r>
      <w:commentRangeStart w:id="37"/>
      <w:r w:rsidR="00722102" w:rsidRPr="0091104F">
        <w:rPr>
          <w:rFonts w:ascii="Times New Roman" w:hAnsi="Times New Roman" w:cs="Times New Roman"/>
        </w:rPr>
        <w:t xml:space="preserve">at both post-treatment sampling points </w:t>
      </w:r>
      <w:commentRangeEnd w:id="37"/>
      <w:r w:rsidR="00100CAF">
        <w:rPr>
          <w:rStyle w:val="CommentReference"/>
        </w:rPr>
        <w:commentReference w:id="37"/>
      </w:r>
      <w:r w:rsidR="00722102" w:rsidRPr="0091104F">
        <w:rPr>
          <w:rFonts w:ascii="Times New Roman" w:hAnsi="Times New Roman" w:cs="Times New Roman"/>
        </w:rPr>
        <w:t>(p &lt; 0.</w:t>
      </w:r>
      <w:r w:rsidR="009A3C2B">
        <w:rPr>
          <w:rFonts w:ascii="Times New Roman" w:hAnsi="Times New Roman" w:cs="Times New Roman"/>
        </w:rPr>
        <w:t>01, F</w:t>
      </w:r>
      <w:r w:rsidR="009A3C2B">
        <w:rPr>
          <w:rFonts w:ascii="Times New Roman" w:hAnsi="Times New Roman" w:cs="Times New Roman"/>
          <w:vertAlign w:val="subscript"/>
        </w:rPr>
        <w:t>4,15</w:t>
      </w:r>
      <w:r w:rsidR="009A3C2B">
        <w:rPr>
          <w:rFonts w:ascii="Times New Roman" w:hAnsi="Times New Roman" w:cs="Times New Roman"/>
        </w:rPr>
        <w:t xml:space="preserve"> &gt; 8.75 18.75</w:t>
      </w:r>
      <w:r w:rsidR="00722102" w:rsidRPr="0091104F">
        <w:rPr>
          <w:rFonts w:ascii="Times New Roman" w:hAnsi="Times New Roman" w:cs="Times New Roman"/>
        </w:rPr>
        <w:t xml:space="preserve">). </w:t>
      </w:r>
      <w:r w:rsidR="00722102" w:rsidRPr="0091104F">
        <w:rPr>
          <w:rFonts w:ascii="Times New Roman" w:hAnsi="Times New Roman" w:cs="Times New Roman"/>
          <w:color w:val="000000" w:themeColor="text1"/>
          <w:shd w:val="clear" w:color="auto" w:fill="FFFFFF"/>
        </w:rPr>
        <w:t xml:space="preserve">Like total weedy cover, herbicide application reduced lamb’s </w:t>
      </w:r>
      <w:commentRangeStart w:id="38"/>
      <w:r w:rsidR="00722102" w:rsidRPr="0091104F">
        <w:rPr>
          <w:rFonts w:ascii="Times New Roman" w:hAnsi="Times New Roman" w:cs="Times New Roman"/>
          <w:color w:val="000000" w:themeColor="text1"/>
          <w:shd w:val="clear" w:color="auto" w:fill="FFFFFF"/>
        </w:rPr>
        <w:t xml:space="preserve">quarter </w:t>
      </w:r>
      <w:commentRangeEnd w:id="38"/>
      <w:r w:rsidR="00100CAF">
        <w:rPr>
          <w:rStyle w:val="CommentReference"/>
        </w:rPr>
        <w:commentReference w:id="38"/>
      </w:r>
      <w:r w:rsidR="00722102" w:rsidRPr="0091104F">
        <w:rPr>
          <w:rFonts w:ascii="Times New Roman" w:hAnsi="Times New Roman" w:cs="Times New Roman"/>
          <w:color w:val="000000" w:themeColor="text1"/>
          <w:shd w:val="clear" w:color="auto" w:fill="FFFFFF"/>
        </w:rPr>
        <w:t>and redroot pigweed cover at 10- and 20-days post-application when compared to the nontreated plots</w:t>
      </w:r>
      <w:r>
        <w:rPr>
          <w:rFonts w:ascii="Times New Roman" w:hAnsi="Times New Roman" w:cs="Times New Roman"/>
          <w:color w:val="000000" w:themeColor="text1"/>
          <w:shd w:val="clear" w:color="auto" w:fill="FFFFFF"/>
        </w:rPr>
        <w:t xml:space="preserve"> </w:t>
      </w:r>
      <w:r w:rsidRPr="0091104F">
        <w:rPr>
          <w:rFonts w:ascii="Times New Roman" w:hAnsi="Times New Roman" w:cs="Times New Roman"/>
          <w:color w:val="000000" w:themeColor="text1"/>
          <w:shd w:val="clear" w:color="auto" w:fill="FFFFFF"/>
        </w:rPr>
        <w:t>(p &lt; 0.05)</w:t>
      </w:r>
      <w:r w:rsidR="00722102" w:rsidRPr="0091104F">
        <w:rPr>
          <w:rFonts w:ascii="Times New Roman" w:hAnsi="Times New Roman" w:cs="Times New Roman"/>
          <w:color w:val="000000" w:themeColor="text1"/>
          <w:shd w:val="clear" w:color="auto" w:fill="FFFFFF"/>
        </w:rPr>
        <w:t xml:space="preserve">. Handweeded plots showed an </w:t>
      </w:r>
      <w:r w:rsidR="00722102" w:rsidRPr="0091104F">
        <w:rPr>
          <w:rFonts w:ascii="Times New Roman" w:hAnsi="Times New Roman" w:cs="Times New Roman"/>
          <w:color w:val="000000" w:themeColor="text1"/>
          <w:shd w:val="clear" w:color="auto" w:fill="FFFFFF"/>
        </w:rPr>
        <w:lastRenderedPageBreak/>
        <w:t xml:space="preserve">initial decrease in weed cover relative to the non-treated plots (p &lt; 0.05), but at 20-days post treatment, weed cover in the two control plots was similar. </w:t>
      </w:r>
    </w:p>
    <w:p w14:paraId="4F5B78AA" w14:textId="77777777" w:rsidR="00722102" w:rsidRPr="0091104F" w:rsidRDefault="00722102" w:rsidP="00722102">
      <w:pPr>
        <w:rPr>
          <w:rFonts w:ascii="Times New Roman" w:hAnsi="Times New Roman" w:cs="Times New Roman"/>
        </w:rPr>
      </w:pPr>
    </w:p>
    <w:p w14:paraId="0330E289" w14:textId="77777777" w:rsidR="00722102" w:rsidRPr="0091104F" w:rsidRDefault="00722102" w:rsidP="00722102">
      <w:pPr>
        <w:rPr>
          <w:rFonts w:ascii="Times New Roman" w:hAnsi="Times New Roman" w:cs="Times New Roman"/>
          <w:i/>
          <w:iCs/>
        </w:rPr>
      </w:pPr>
      <w:r w:rsidRPr="0091104F">
        <w:rPr>
          <w:rFonts w:ascii="Times New Roman" w:hAnsi="Times New Roman" w:cs="Times New Roman"/>
          <w:i/>
          <w:iCs/>
        </w:rPr>
        <w:t>Edaphic responses</w:t>
      </w:r>
    </w:p>
    <w:p w14:paraId="056F4DE8" w14:textId="67C996E7" w:rsidR="00722102" w:rsidRDefault="00722102" w:rsidP="00722102">
      <w:pPr>
        <w:rPr>
          <w:rFonts w:ascii="Times New Roman" w:hAnsi="Times New Roman" w:cs="Times New Roman"/>
        </w:rPr>
      </w:pPr>
      <w:r w:rsidRPr="0091104F">
        <w:rPr>
          <w:rFonts w:ascii="Times New Roman" w:hAnsi="Times New Roman" w:cs="Times New Roman"/>
        </w:rPr>
        <w:t xml:space="preserve">Prior to treatment, </w:t>
      </w:r>
      <w:r>
        <w:rPr>
          <w:rFonts w:ascii="Times New Roman" w:hAnsi="Times New Roman" w:cs="Times New Roman"/>
        </w:rPr>
        <w:t>no differences in edaphic conditions were detected across our plots (</w:t>
      </w:r>
      <w:r w:rsidR="009A3C2B">
        <w:rPr>
          <w:rFonts w:ascii="Times New Roman" w:hAnsi="Times New Roman" w:cs="Times New Roman"/>
        </w:rPr>
        <w:t xml:space="preserve">Supplementary </w:t>
      </w:r>
      <w:r w:rsidRPr="009A3C2B">
        <w:rPr>
          <w:rFonts w:ascii="Times New Roman" w:hAnsi="Times New Roman" w:cs="Times New Roman"/>
        </w:rPr>
        <w:t>Table</w:t>
      </w:r>
      <w:r w:rsidR="009A3C2B">
        <w:rPr>
          <w:rFonts w:ascii="Times New Roman" w:hAnsi="Times New Roman" w:cs="Times New Roman"/>
        </w:rPr>
        <w:t xml:space="preserve"> A1</w:t>
      </w:r>
      <w:r>
        <w:rPr>
          <w:rFonts w:ascii="Times New Roman" w:hAnsi="Times New Roman" w:cs="Times New Roman"/>
        </w:rPr>
        <w:t>). Weed removal treatment was found to be a significant predictor of nitrate and total inorganic N content at both post treatment sampling points (p &lt; 0.05), with total weedy vegetation being significant only at the 20-day sampling time</w:t>
      </w:r>
      <w:r w:rsidR="009A3C2B">
        <w:rPr>
          <w:rFonts w:ascii="Times New Roman" w:hAnsi="Times New Roman" w:cs="Times New Roman"/>
        </w:rPr>
        <w:t xml:space="preserve"> (Supplementary Table A2)</w:t>
      </w:r>
      <w:r>
        <w:rPr>
          <w:rFonts w:ascii="Times New Roman" w:hAnsi="Times New Roman" w:cs="Times New Roman"/>
        </w:rPr>
        <w:t>. Glyphosate treated plots were found to have higher levels of nitrate and total inorganic N than the handweeded plots at both post-treatment sampling points (p &lt; 0.05)</w:t>
      </w:r>
      <w:r w:rsidR="009A3C2B">
        <w:rPr>
          <w:rFonts w:ascii="Times New Roman" w:hAnsi="Times New Roman" w:cs="Times New Roman"/>
        </w:rPr>
        <w:t xml:space="preserve"> (Supplementary Table A3)</w:t>
      </w:r>
      <w:r>
        <w:rPr>
          <w:rFonts w:ascii="Times New Roman" w:hAnsi="Times New Roman" w:cs="Times New Roman"/>
        </w:rPr>
        <w:t xml:space="preserve">.  </w:t>
      </w:r>
    </w:p>
    <w:p w14:paraId="1A0C703D" w14:textId="1424BDAA" w:rsidR="00722102" w:rsidRDefault="00722102" w:rsidP="00722102">
      <w:pPr>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how our soil variables changed over time within a single weed removal treatment, multiple differences were observed. </w:t>
      </w:r>
      <w:commentRangeStart w:id="39"/>
      <w:r w:rsidRPr="00B3074D">
        <w:rPr>
          <w:rFonts w:ascii="Times New Roman" w:hAnsi="Times New Roman" w:cs="Times New Roman"/>
          <w:color w:val="000000" w:themeColor="text1"/>
          <w:shd w:val="clear" w:color="auto" w:fill="FFFFFF"/>
        </w:rPr>
        <w:t xml:space="preserve">Significant </w:t>
      </w:r>
      <w:commentRangeEnd w:id="39"/>
      <w:r w:rsidR="007D2FB3">
        <w:rPr>
          <w:rStyle w:val="CommentReference"/>
        </w:rPr>
        <w:commentReference w:id="39"/>
      </w:r>
      <w:r w:rsidRPr="00B3074D">
        <w:rPr>
          <w:rFonts w:ascii="Times New Roman" w:hAnsi="Times New Roman" w:cs="Times New Roman"/>
          <w:color w:val="000000" w:themeColor="text1"/>
          <w:shd w:val="clear" w:color="auto" w:fill="FFFFFF"/>
        </w:rPr>
        <w:t>models include nitrate, nitrite, ammonium, total inorganic N, phosphate, calcium, magnesium, pH, EC, and gravimetric moisture content (p &lt; 0.05) (</w:t>
      </w:r>
      <w:r w:rsidRPr="009A3C2B">
        <w:rPr>
          <w:rFonts w:ascii="Times New Roman" w:hAnsi="Times New Roman" w:cs="Times New Roman"/>
          <w:color w:val="000000" w:themeColor="text1"/>
          <w:shd w:val="clear" w:color="auto" w:fill="FFFFFF"/>
        </w:rPr>
        <w:t>Supplementary Table</w:t>
      </w:r>
      <w:r w:rsidR="009A3C2B">
        <w:rPr>
          <w:rFonts w:ascii="Times New Roman" w:hAnsi="Times New Roman" w:cs="Times New Roman"/>
          <w:color w:val="000000" w:themeColor="text1"/>
          <w:shd w:val="clear" w:color="auto" w:fill="FFFFFF"/>
        </w:rPr>
        <w:t xml:space="preserve"> B1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Pairwise comparisons showed the pre-treatment sampling point to have the highest levels of nitrate, total inorganic N, calcium, and magnesium, though only nitrate and inorganic N were statistically significant (p &lt; 0.05)</w:t>
      </w:r>
      <w:r w:rsidR="009A3C2B" w:rsidRPr="009A3C2B">
        <w:rPr>
          <w:rFonts w:ascii="Times New Roman" w:hAnsi="Times New Roman" w:cs="Times New Roman"/>
          <w:color w:val="000000" w:themeColor="text1"/>
          <w:shd w:val="clear" w:color="auto" w:fill="FFFFFF"/>
        </w:rPr>
        <w:t xml:space="preserve"> </w:t>
      </w:r>
      <w:r w:rsidR="009A3C2B" w:rsidRPr="00B3074D">
        <w:rPr>
          <w:rFonts w:ascii="Times New Roman" w:hAnsi="Times New Roman" w:cs="Times New Roman"/>
          <w:color w:val="000000" w:themeColor="text1"/>
          <w:shd w:val="clear" w:color="auto" w:fill="FFFFFF"/>
        </w:rPr>
        <w:t>(</w:t>
      </w:r>
      <w:r w:rsidR="009A3C2B" w:rsidRPr="009A3C2B">
        <w:rPr>
          <w:rFonts w:ascii="Times New Roman" w:hAnsi="Times New Roman" w:cs="Times New Roman"/>
          <w:color w:val="000000" w:themeColor="text1"/>
          <w:shd w:val="clear" w:color="auto" w:fill="FFFFFF"/>
        </w:rPr>
        <w:t>Supplementary Tables</w:t>
      </w:r>
      <w:r w:rsidR="009A3C2B">
        <w:rPr>
          <w:rFonts w:ascii="Times New Roman" w:hAnsi="Times New Roman" w:cs="Times New Roman"/>
          <w:color w:val="000000" w:themeColor="text1"/>
          <w:shd w:val="clear" w:color="auto" w:fill="FFFFFF"/>
        </w:rPr>
        <w:t xml:space="preserve"> B2 and B3</w:t>
      </w:r>
      <w:r w:rsidR="009A3C2B"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In all plots, gravimetric moisture content increased over the twenty-day sampling period (p&lt;0.05). </w:t>
      </w:r>
      <w:r w:rsidRPr="00B3074D">
        <w:rPr>
          <w:rFonts w:ascii="Times New Roman" w:hAnsi="Times New Roman" w:cs="Times New Roman"/>
          <w:color w:val="000000" w:themeColor="text1"/>
          <w:shd w:val="clear" w:color="auto" w:fill="FFFFFF"/>
        </w:rPr>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w:t>
      </w:r>
      <w:r>
        <w:rPr>
          <w:rFonts w:ascii="Times New Roman" w:hAnsi="Times New Roman" w:cs="Times New Roman"/>
          <w:color w:val="000000" w:themeColor="text1"/>
          <w:shd w:val="clear" w:color="auto" w:fill="FFFFFF"/>
        </w:rPr>
        <w:t xml:space="preserve">vegetation </w:t>
      </w:r>
      <w:r w:rsidRPr="00B3074D">
        <w:rPr>
          <w:rFonts w:ascii="Times New Roman" w:hAnsi="Times New Roman" w:cs="Times New Roman"/>
          <w:color w:val="000000" w:themeColor="text1"/>
          <w:shd w:val="clear" w:color="auto" w:fill="FFFFFF"/>
        </w:rPr>
        <w:t>cover and phosphate concentration (p &lt; 0.001, r = -0.25).</w:t>
      </w:r>
    </w:p>
    <w:p w14:paraId="6A3A8C0C" w14:textId="77777777" w:rsidR="00722102" w:rsidRDefault="00722102" w:rsidP="00722102">
      <w:pPr>
        <w:ind w:firstLine="360"/>
        <w:rPr>
          <w:rFonts w:ascii="Times New Roman" w:hAnsi="Times New Roman" w:cs="Times New Roman"/>
          <w:color w:val="000000" w:themeColor="text1"/>
          <w:shd w:val="clear" w:color="auto" w:fill="FFFFFF"/>
        </w:rPr>
      </w:pPr>
    </w:p>
    <w:p w14:paraId="631B8648" w14:textId="77777777" w:rsidR="00722102" w:rsidRDefault="00722102" w:rsidP="00722102">
      <w:pPr>
        <w:rPr>
          <w:rFonts w:ascii="Times New Roman" w:hAnsi="Times New Roman" w:cs="Times New Roman"/>
          <w:i/>
          <w:iCs/>
          <w:color w:val="000000" w:themeColor="text1"/>
          <w:shd w:val="clear" w:color="auto" w:fill="FFFFFF"/>
        </w:rPr>
      </w:pPr>
      <w:r w:rsidRPr="00F608EF">
        <w:rPr>
          <w:rFonts w:ascii="Times New Roman" w:hAnsi="Times New Roman" w:cs="Times New Roman"/>
          <w:i/>
          <w:iCs/>
          <w:color w:val="000000" w:themeColor="text1"/>
          <w:shd w:val="clear" w:color="auto" w:fill="FFFFFF"/>
        </w:rPr>
        <w:t>Extracellular enzyme response</w:t>
      </w:r>
    </w:p>
    <w:p w14:paraId="31FB591D" w14:textId="72044443" w:rsidR="00722102" w:rsidRDefault="00722102" w:rsidP="00722102">
      <w:p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show </w:t>
      </w:r>
      <w:r w:rsidRPr="00B3074D">
        <w:rPr>
          <w:rFonts w:ascii="Times New Roman" w:hAnsi="Times New Roman" w:cs="Times New Roman"/>
          <w:color w:val="000000" w:themeColor="text1"/>
          <w:shd w:val="clear" w:color="auto" w:fill="FFFFFF"/>
        </w:rPr>
        <w:t>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w:t>
      </w:r>
      <w:r w:rsidRPr="009A3C2B">
        <w:rPr>
          <w:rFonts w:ascii="Times New Roman" w:hAnsi="Times New Roman" w:cs="Times New Roman"/>
          <w:color w:val="000000" w:themeColor="text1"/>
        </w:rPr>
        <w:t>(</w:t>
      </w:r>
      <w:r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C1</w:t>
      </w:r>
      <w:r w:rsidRPr="009A3C2B">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the pre-treatment sampling </w:t>
      </w:r>
      <w:r w:rsidRPr="00B3074D">
        <w:rPr>
          <w:rFonts w:ascii="Times New Roman" w:hAnsi="Times New Roman" w:cs="Times New Roman"/>
          <w:color w:val="000000" w:themeColor="text1"/>
        </w:rPr>
        <w:t xml:space="preserve">were limited to PHOS activity and the ratio of N:P cycling enzymes, with the nontreated plots having higher initial PHOS activity as compared to the handweeded plots, and lower N:P ratio as compared to the handweeded and </w:t>
      </w:r>
      <w:r>
        <w:rPr>
          <w:rFonts w:ascii="Times New Roman" w:hAnsi="Times New Roman" w:cs="Times New Roman"/>
          <w:color w:val="000000" w:themeColor="text1"/>
        </w:rPr>
        <w:t>atrazine-</w:t>
      </w:r>
      <w:proofErr w:type="spellStart"/>
      <w:r>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treated plots</w:t>
      </w:r>
      <w:r w:rsidR="009A3C2B">
        <w:rPr>
          <w:rFonts w:ascii="Times New Roman" w:hAnsi="Times New Roman" w:cs="Times New Roman"/>
          <w:color w:val="000000" w:themeColor="text1"/>
        </w:rPr>
        <w:t xml:space="preserve"> </w:t>
      </w:r>
      <w:r w:rsidR="009A3C2B" w:rsidRPr="009A3C2B">
        <w:rPr>
          <w:rFonts w:ascii="Times New Roman" w:hAnsi="Times New Roman" w:cs="Times New Roman"/>
          <w:color w:val="000000" w:themeColor="text1"/>
        </w:rPr>
        <w:t>(</w:t>
      </w:r>
      <w:r w:rsidR="009A3C2B" w:rsidRPr="009A3C2B">
        <w:rPr>
          <w:rFonts w:ascii="Times New Roman" w:hAnsi="Times New Roman" w:cs="Times New Roman"/>
          <w:color w:val="000000" w:themeColor="text1"/>
          <w:shd w:val="clear" w:color="auto" w:fill="FFFFFF"/>
        </w:rPr>
        <w:t>Supplementary Tables C2 and C3)</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Pr>
          <w:rFonts w:ascii="Times New Roman" w:hAnsi="Times New Roman" w:cs="Times New Roman"/>
          <w:color w:val="000000" w:themeColor="text1"/>
        </w:rPr>
        <w:t>, with a similar, though non-significant trend being observed for the glyphosate treated plots (Figure 1)</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T</w:t>
      </w:r>
      <w:r w:rsidRPr="00B3074D">
        <w:rPr>
          <w:rFonts w:ascii="Times New Roman" w:hAnsi="Times New Roman" w:cs="Times New Roman"/>
          <w:color w:val="000000" w:themeColor="text1"/>
        </w:rPr>
        <w:t xml:space="preserve">otal weedy vegetation was a significant predictor for BX, AG, and PHOS at time one, and for BG, LAP, and the ratio of C:P cycling enzymes at sampling time two. In all cases, </w:t>
      </w:r>
      <w:r w:rsidRPr="00B3074D">
        <w:rPr>
          <w:rFonts w:ascii="Times New Roman" w:hAnsi="Times New Roman" w:cs="Times New Roman"/>
          <w:color w:val="000000" w:themeColor="text1"/>
        </w:rPr>
        <w:sym w:font="Symbol" w:char="F062"/>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w:t>
      </w:r>
      <w:r w:rsidR="009A3C2B">
        <w:rPr>
          <w:rFonts w:ascii="Times New Roman" w:hAnsi="Times New Roman" w:cs="Times New Roman"/>
          <w:color w:val="000000" w:themeColor="text1"/>
        </w:rPr>
        <w:t>.</w:t>
      </w:r>
    </w:p>
    <w:p w14:paraId="12968907" w14:textId="2976A86E" w:rsidR="00722102" w:rsidRDefault="00722102" w:rsidP="0072210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r>
      <w:r w:rsidRPr="00B3074D">
        <w:rPr>
          <w:rFonts w:ascii="Times New Roman" w:hAnsi="Times New Roman" w:cs="Times New Roman"/>
          <w:color w:val="000000" w:themeColor="text1"/>
          <w:shd w:val="clear" w:color="auto" w:fill="FFFFFF"/>
        </w:rPr>
        <w:t>When the examining the effect of time within in a single weed removal treatment,</w:t>
      </w:r>
      <w:r>
        <w:rPr>
          <w:rFonts w:ascii="Times New Roman" w:hAnsi="Times New Roman" w:cs="Times New Roman"/>
          <w:color w:val="000000" w:themeColor="text1"/>
          <w:shd w:val="clear" w:color="auto" w:fill="FFFFFF"/>
        </w:rPr>
        <w:t xml:space="preserve"> o</w:t>
      </w:r>
      <w:r w:rsidRPr="00B3074D">
        <w:rPr>
          <w:rFonts w:ascii="Times New Roman" w:hAnsi="Times New Roman" w:cs="Times New Roman"/>
          <w:color w:val="000000" w:themeColor="text1"/>
          <w:shd w:val="clear" w:color="auto" w:fill="FFFFFF"/>
        </w:rPr>
        <w:t xml:space="preserve">nly the handweeded plots showed a significant difference in total enzymatic profile over the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w:t>
      </w:r>
      <w:r w:rsidRPr="002C6A0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dicamba</w:t>
      </w:r>
      <w:r w:rsidRPr="00B3074D">
        <w:rPr>
          <w:rFonts w:ascii="Times New Roman" w:hAnsi="Times New Roman" w:cs="Times New Roman"/>
          <w:color w:val="000000" w:themeColor="text1"/>
          <w:shd w:val="clear" w:color="auto" w:fill="FFFFFF"/>
        </w:rPr>
        <w:t xml:space="preserve">, and nontreated plots </w:t>
      </w:r>
      <w:r>
        <w:rPr>
          <w:rFonts w:ascii="Times New Roman" w:hAnsi="Times New Roman" w:cs="Times New Roman"/>
          <w:color w:val="000000" w:themeColor="text1"/>
          <w:shd w:val="clear" w:color="auto" w:fill="FFFFFF"/>
        </w:rPr>
        <w:t>revealed</w:t>
      </w:r>
      <w:r w:rsidRPr="00B3074D">
        <w:rPr>
          <w:rFonts w:ascii="Times New Roman" w:hAnsi="Times New Roman" w:cs="Times New Roman"/>
          <w:color w:val="000000" w:themeColor="text1"/>
          <w:shd w:val="clear" w:color="auto" w:fill="FFFFFF"/>
        </w:rPr>
        <w:t xml:space="preserve"> no significant differences in individual enzyme activities or overall enzymatic profiles over </w:t>
      </w:r>
      <w:r>
        <w:rPr>
          <w:rFonts w:ascii="Times New Roman" w:hAnsi="Times New Roman" w:cs="Times New Roman"/>
          <w:color w:val="000000" w:themeColor="text1"/>
          <w:shd w:val="clear" w:color="auto" w:fill="FFFFFF"/>
        </w:rPr>
        <w:t>the sampling period</w:t>
      </w:r>
      <w:r w:rsidRPr="00B3074D">
        <w:rPr>
          <w:rFonts w:ascii="Times New Roman" w:hAnsi="Times New Roman" w:cs="Times New Roman"/>
          <w:color w:val="000000" w:themeColor="text1"/>
          <w:shd w:val="clear" w:color="auto" w:fill="FFFFFF"/>
        </w:rPr>
        <w:t xml:space="preserve"> (p &gt; 0.05).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Phosphatase activity was the most variable of the measured enzyme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over the twenty-day period</w:t>
      </w:r>
      <w:r w:rsidRPr="00B3074D">
        <w:rPr>
          <w:rFonts w:ascii="Times New Roman" w:hAnsi="Times New Roman" w:cs="Times New Roman"/>
          <w:color w:val="000000" w:themeColor="text1"/>
          <w:shd w:val="clear" w:color="auto" w:fill="FFFFFF"/>
        </w:rPr>
        <w:t xml:space="preserve">, showing a statistically significant increase in activity at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both the handweeded and </w:t>
      </w:r>
      <w:r>
        <w:rPr>
          <w:rFonts w:ascii="Times New Roman" w:hAnsi="Times New Roman" w:cs="Times New Roman"/>
          <w:color w:val="000000" w:themeColor="text1"/>
          <w:shd w:val="clear" w:color="auto" w:fill="FFFFFF"/>
        </w:rPr>
        <w:t>glyphosate treated</w:t>
      </w:r>
      <w:r w:rsidRPr="00B3074D">
        <w:rPr>
          <w:rFonts w:ascii="Times New Roman" w:hAnsi="Times New Roman" w:cs="Times New Roman"/>
          <w:color w:val="000000" w:themeColor="text1"/>
          <w:shd w:val="clear" w:color="auto" w:fill="FFFFFF"/>
        </w:rPr>
        <w:t xml:space="preserve"> plots (p &lt; 0.05)</w:t>
      </w:r>
      <w:r w:rsidR="009A3C2B">
        <w:rPr>
          <w:rFonts w:ascii="Times New Roman" w:hAnsi="Times New Roman" w:cs="Times New Roman"/>
          <w:color w:val="000000" w:themeColor="text1"/>
          <w:shd w:val="clear" w:color="auto" w:fill="FFFFFF"/>
        </w:rPr>
        <w:t xml:space="preserve"> (Figure 1, Supplementary Table D1)</w:t>
      </w:r>
      <w:r w:rsidRPr="00B3074D">
        <w:rPr>
          <w:rFonts w:ascii="Times New Roman" w:hAnsi="Times New Roman" w:cs="Times New Roman"/>
          <w:color w:val="000000" w:themeColor="text1"/>
          <w:shd w:val="clear" w:color="auto" w:fill="FFFFFF"/>
        </w:rPr>
        <w:t xml:space="preserve">. No correlation was found between phosphate ion concentration and PHOS activity when considering all plots (p &gt; 0.9, r = 0.011). </w:t>
      </w:r>
      <w:r>
        <w:rPr>
          <w:rFonts w:ascii="Times New Roman" w:hAnsi="Times New Roman" w:cs="Times New Roman"/>
          <w:color w:val="000000" w:themeColor="text1"/>
          <w:shd w:val="clear" w:color="auto" w:fill="FFFFFF"/>
        </w:rPr>
        <w:t>Additionally</w:t>
      </w:r>
      <w:r w:rsidRPr="00B3074D">
        <w:rPr>
          <w:rFonts w:ascii="Times New Roman" w:hAnsi="Times New Roman" w:cs="Times New Roman"/>
          <w:color w:val="000000" w:themeColor="text1"/>
          <w:shd w:val="clear" w:color="auto" w:fill="FFFFFF"/>
        </w:rPr>
        <w:t xml:space="preserve">, both the handweeded and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treated plots </w:t>
      </w:r>
      <w:r>
        <w:rPr>
          <w:rFonts w:ascii="Times New Roman" w:hAnsi="Times New Roman" w:cs="Times New Roman"/>
          <w:color w:val="000000" w:themeColor="text1"/>
          <w:shd w:val="clear" w:color="auto" w:fill="FFFFFF"/>
        </w:rPr>
        <w:t>displayed</w:t>
      </w:r>
      <w:r w:rsidRPr="00B3074D">
        <w:rPr>
          <w:rFonts w:ascii="Times New Roman" w:hAnsi="Times New Roman" w:cs="Times New Roman"/>
          <w:color w:val="000000" w:themeColor="text1"/>
          <w:shd w:val="clear" w:color="auto" w:fill="FFFFFF"/>
        </w:rPr>
        <w:t xml:space="preserve"> similar trends </w:t>
      </w:r>
      <w:r>
        <w:rPr>
          <w:rFonts w:ascii="Times New Roman" w:hAnsi="Times New Roman" w:cs="Times New Roman"/>
          <w:color w:val="000000" w:themeColor="text1"/>
          <w:shd w:val="clear" w:color="auto" w:fill="FFFFFF"/>
        </w:rPr>
        <w:t>in the activity of</w:t>
      </w:r>
      <w:r w:rsidRPr="00B3074D">
        <w:rPr>
          <w:rFonts w:ascii="Times New Roman" w:hAnsi="Times New Roman" w:cs="Times New Roman"/>
          <w:color w:val="000000" w:themeColor="text1"/>
          <w:shd w:val="clear" w:color="auto" w:fill="FFFFFF"/>
        </w:rPr>
        <w:t xml:space="preserve"> BG, AG, BX, and the ratio of C:N cycling enzymes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the lowest activity </w:t>
      </w:r>
      <w:r>
        <w:rPr>
          <w:rFonts w:ascii="Times New Roman" w:hAnsi="Times New Roman" w:cs="Times New Roman"/>
          <w:color w:val="000000" w:themeColor="text1"/>
          <w:shd w:val="clear" w:color="auto" w:fill="FFFFFF"/>
        </w:rPr>
        <w:t xml:space="preserve">pre-treatment and </w:t>
      </w:r>
      <w:r w:rsidRPr="00B3074D">
        <w:rPr>
          <w:rFonts w:ascii="Times New Roman" w:hAnsi="Times New Roman" w:cs="Times New Roman"/>
          <w:color w:val="000000" w:themeColor="text1"/>
          <w:shd w:val="clear" w:color="auto" w:fill="FFFFFF"/>
        </w:rPr>
        <w:t>the highest at time two</w:t>
      </w:r>
      <w:r>
        <w:rPr>
          <w:rFonts w:ascii="Times New Roman" w:hAnsi="Times New Roman" w:cs="Times New Roman"/>
          <w:color w:val="000000" w:themeColor="text1"/>
          <w:shd w:val="clear" w:color="auto" w:fill="FFFFFF"/>
        </w:rPr>
        <w:t xml:space="preserve"> followed by</w:t>
      </w:r>
      <w:r w:rsidRPr="00B3074D">
        <w:rPr>
          <w:rFonts w:ascii="Times New Roman" w:hAnsi="Times New Roman" w:cs="Times New Roman"/>
          <w:color w:val="000000" w:themeColor="text1"/>
          <w:shd w:val="clear" w:color="auto" w:fill="FFFFFF"/>
        </w:rPr>
        <w:t xml:space="preserve"> a return to pretreatment levels at sampling time three.</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However, this was only statistically significant for the handweeded plots (p &lt; 0.05) (</w:t>
      </w:r>
      <w:r w:rsidRPr="009A3C2B">
        <w:rPr>
          <w:rFonts w:ascii="Times New Roman" w:hAnsi="Times New Roman" w:cs="Times New Roman"/>
          <w:color w:val="000000" w:themeColor="text1"/>
          <w:shd w:val="clear" w:color="auto" w:fill="FFFFFF"/>
        </w:rPr>
        <w:t xml:space="preserve">Supplementary Tables </w:t>
      </w:r>
      <w:r w:rsidR="009A3C2B" w:rsidRPr="009A3C2B">
        <w:rPr>
          <w:rFonts w:ascii="Times New Roman" w:hAnsi="Times New Roman" w:cs="Times New Roman"/>
          <w:color w:val="000000" w:themeColor="text1"/>
          <w:shd w:val="clear" w:color="auto" w:fill="FFFFFF"/>
        </w:rPr>
        <w:t>D2</w:t>
      </w:r>
      <w:r w:rsidRPr="009A3C2B">
        <w:rPr>
          <w:rFonts w:ascii="Times New Roman" w:hAnsi="Times New Roman" w:cs="Times New Roman"/>
          <w:color w:val="000000" w:themeColor="text1"/>
          <w:shd w:val="clear" w:color="auto" w:fill="FFFFFF"/>
        </w:rPr>
        <w:t xml:space="preserve"> and </w:t>
      </w:r>
      <w:r w:rsidR="009A3C2B" w:rsidRPr="009A3C2B">
        <w:rPr>
          <w:rFonts w:ascii="Times New Roman" w:hAnsi="Times New Roman" w:cs="Times New Roman"/>
          <w:color w:val="000000" w:themeColor="text1"/>
          <w:shd w:val="clear" w:color="auto" w:fill="FFFFFF"/>
        </w:rPr>
        <w:t>D3</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Finally, mantel testing of edaphic conditions and enzymatic activities showed that distance matrices of nutrient availability and total enzymatic profile were not correlated (p &gt; 0.75, r = -0.037</w:t>
      </w:r>
      <w:r>
        <w:rPr>
          <w:rFonts w:ascii="Times New Roman" w:hAnsi="Times New Roman" w:cs="Times New Roman"/>
          <w:color w:val="000000" w:themeColor="text1"/>
          <w:shd w:val="clear" w:color="auto" w:fill="FFFFFF"/>
        </w:rPr>
        <w:t xml:space="preserve">). </w:t>
      </w:r>
    </w:p>
    <w:p w14:paraId="34137CB4" w14:textId="25164BEB" w:rsidR="00722102" w:rsidRDefault="00722102" w:rsidP="00722102">
      <w:pPr>
        <w:ind w:firstLine="360"/>
        <w:rPr>
          <w:rFonts w:ascii="Times New Roman" w:hAnsi="Times New Roman" w:cs="Times New Roman"/>
          <w:color w:val="000000" w:themeColor="text1"/>
          <w:shd w:val="clear" w:color="auto" w:fill="FFFFFF"/>
        </w:rPr>
      </w:pPr>
      <w:del w:id="40" w:author="Josh Harrison" w:date="2022-05-20T18:50:00Z">
        <w:r w:rsidRPr="00B3074D" w:rsidDel="007D2FB3">
          <w:rPr>
            <w:rFonts w:ascii="Times New Roman" w:hAnsi="Times New Roman" w:cs="Times New Roman"/>
            <w:color w:val="000000" w:themeColor="text1"/>
            <w:shd w:val="clear" w:color="auto" w:fill="FFFFFF"/>
          </w:rPr>
          <w:delText>Our conservative linear mixed models of the entire</w:delText>
        </w:r>
      </w:del>
      <w:ins w:id="41" w:author="Josh Harrison" w:date="2022-05-20T18:50:00Z">
        <w:r w:rsidR="007D2FB3">
          <w:rPr>
            <w:rFonts w:ascii="Times New Roman" w:hAnsi="Times New Roman" w:cs="Times New Roman"/>
            <w:color w:val="000000" w:themeColor="text1"/>
            <w:shd w:val="clear" w:color="auto" w:fill="FFFFFF"/>
          </w:rPr>
          <w:t>Linear mixed effects modeling</w:t>
        </w:r>
      </w:ins>
      <w:r w:rsidRPr="00B3074D">
        <w:rPr>
          <w:rFonts w:ascii="Times New Roman" w:hAnsi="Times New Roman" w:cs="Times New Roman"/>
          <w:color w:val="000000" w:themeColor="text1"/>
          <w:shd w:val="clear" w:color="auto" w:fill="FFFFFF"/>
        </w:rPr>
        <w:t xml:space="preserve"> </w:t>
      </w:r>
      <w:del w:id="42" w:author="Josh Harrison" w:date="2022-05-20T18:50:00Z">
        <w:r w:rsidRPr="00B3074D" w:rsidDel="007D2FB3">
          <w:rPr>
            <w:rFonts w:ascii="Times New Roman" w:hAnsi="Times New Roman" w:cs="Times New Roman"/>
            <w:color w:val="000000" w:themeColor="text1"/>
            <w:shd w:val="clear" w:color="auto" w:fill="FFFFFF"/>
          </w:rPr>
          <w:delText xml:space="preserve">dataset </w:delText>
        </w:r>
      </w:del>
      <w:r w:rsidRPr="00B3074D">
        <w:rPr>
          <w:rFonts w:ascii="Times New Roman" w:hAnsi="Times New Roman" w:cs="Times New Roman"/>
          <w:color w:val="000000" w:themeColor="text1"/>
          <w:shd w:val="clear" w:color="auto" w:fill="FFFFFF"/>
        </w:rPr>
        <w:t xml:space="preserve">revealed enzyme specific </w:t>
      </w:r>
      <w:r>
        <w:rPr>
          <w:rFonts w:ascii="Times New Roman" w:hAnsi="Times New Roman" w:cs="Times New Roman"/>
          <w:color w:val="000000" w:themeColor="text1"/>
          <w:shd w:val="clear" w:color="auto" w:fill="FFFFFF"/>
        </w:rPr>
        <w:t xml:space="preserve">responses </w:t>
      </w:r>
      <w:r w:rsidRPr="00B3074D">
        <w:rPr>
          <w:rFonts w:ascii="Times New Roman" w:hAnsi="Times New Roman" w:cs="Times New Roman"/>
          <w:color w:val="000000" w:themeColor="text1"/>
          <w:shd w:val="clear" w:color="auto" w:fill="FFFFFF"/>
        </w:rPr>
        <w:t xml:space="preserve">to weed removal treatment, initial enzyme activity, total weedy vegetation, and the interaction of time and weed removal treatment. BG, LAP and the ratio of C:P cycling enzymes were predicted by total weedy vegetation (p &lt; 0.05). </w:t>
      </w:r>
      <w:r>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w:t>
      </w:r>
      <w:r>
        <w:rPr>
          <w:rFonts w:ascii="Times New Roman" w:hAnsi="Times New Roman" w:cs="Times New Roman"/>
          <w:color w:val="000000" w:themeColor="text1"/>
          <w:shd w:val="clear" w:color="auto" w:fill="FFFFFF"/>
        </w:rPr>
        <w:t>increased</w:t>
      </w:r>
      <w:r w:rsidRPr="00B3074D">
        <w:rPr>
          <w:rFonts w:ascii="Times New Roman" w:hAnsi="Times New Roman" w:cs="Times New Roman"/>
          <w:color w:val="000000" w:themeColor="text1"/>
          <w:shd w:val="clear" w:color="auto" w:fill="FFFFFF"/>
        </w:rPr>
        <w:t xml:space="preserve"> enzyme activity. Both BG and LAP were also predicted by the interaction of treatment and time (p &lt; 0.05), though this was only marginally significant for BG (p = 0.055). PHOS </w:t>
      </w:r>
      <w:r>
        <w:rPr>
          <w:rFonts w:ascii="Times New Roman" w:hAnsi="Times New Roman" w:cs="Times New Roman"/>
          <w:color w:val="000000" w:themeColor="text1"/>
          <w:shd w:val="clear" w:color="auto" w:fill="FFFFFF"/>
        </w:rPr>
        <w:t>activity prior to treatment</w:t>
      </w:r>
      <w:r w:rsidRPr="00B3074D">
        <w:rPr>
          <w:rFonts w:ascii="Times New Roman" w:hAnsi="Times New Roman" w:cs="Times New Roman"/>
          <w:color w:val="000000" w:themeColor="text1"/>
          <w:shd w:val="clear" w:color="auto" w:fill="FFFFFF"/>
        </w:rPr>
        <w:t xml:space="preserv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E1</w:t>
      </w:r>
      <w:r w:rsidRPr="00B3074D">
        <w:rPr>
          <w:rFonts w:ascii="Times New Roman" w:hAnsi="Times New Roman" w:cs="Times New Roman"/>
          <w:color w:val="000000" w:themeColor="text1"/>
          <w:shd w:val="clear" w:color="auto" w:fill="FFFFFF"/>
        </w:rPr>
        <w:t>).</w:t>
      </w:r>
    </w:p>
    <w:p w14:paraId="0B349323" w14:textId="77777777" w:rsidR="009A3C2B" w:rsidRDefault="009A3C2B" w:rsidP="00722102">
      <w:pPr>
        <w:rPr>
          <w:rFonts w:ascii="Times New Roman" w:hAnsi="Times New Roman" w:cs="Times New Roman"/>
          <w:i/>
          <w:iCs/>
          <w:color w:val="000000" w:themeColor="text1"/>
          <w:shd w:val="clear" w:color="auto" w:fill="FFFFFF"/>
        </w:rPr>
      </w:pPr>
    </w:p>
    <w:p w14:paraId="6AA3D0D7" w14:textId="67A6F5E7" w:rsidR="00722102" w:rsidRDefault="00722102" w:rsidP="00722102">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Bacterial diversity</w:t>
      </w:r>
    </w:p>
    <w:p w14:paraId="298FC4F0" w14:textId="5D8266B4" w:rsidR="00722102" w:rsidRDefault="00722102" w:rsidP="0072210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After outlier removal, 164 independent samples were included in downstream analysis. R</w:t>
      </w:r>
      <w:r w:rsidRPr="002F4D3B">
        <w:rPr>
          <w:rFonts w:ascii="Times New Roman" w:hAnsi="Times New Roman" w:cs="Times New Roman"/>
          <w:color w:val="000000" w:themeColor="text1"/>
          <w:shd w:val="clear" w:color="auto" w:fill="FFFFFF"/>
        </w:rPr>
        <w:t xml:space="preserve">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-diversity (Shannon, richness, or Chao1) were found between the treatment types at any of the sampling times (p &gt; 0.26). Adonis testing of the rarefied and DMN taxon tables showed a significant</w:t>
      </w:r>
      <w:ins w:id="43" w:author="Josh Harrison" w:date="2022-05-20T18:47:00Z">
        <w:r w:rsidR="00CE7F1B">
          <w:rPr>
            <w:rFonts w:ascii="Times New Roman" w:hAnsi="Times New Roman" w:cs="Times New Roman"/>
            <w:color w:val="000000" w:themeColor="text1"/>
            <w:shd w:val="clear" w:color="auto" w:fill="FFFFFF"/>
          </w:rPr>
          <w:t>, but minor</w:t>
        </w:r>
      </w:ins>
      <w:r>
        <w:rPr>
          <w:rFonts w:ascii="Times New Roman" w:hAnsi="Times New Roman" w:cs="Times New Roman"/>
          <w:color w:val="000000" w:themeColor="text1"/>
          <w:shd w:val="clear" w:color="auto" w:fill="FFFFFF"/>
        </w:rPr>
        <w:t xml:space="preserve"> effect of 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147</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1.101,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0.0268), and a</w:t>
      </w:r>
      <w:ins w:id="44" w:author="Josh Harrison" w:date="2022-05-20T18:47:00Z">
        <w:r w:rsidR="00CE7F1B">
          <w:rPr>
            <w:rFonts w:ascii="Times New Roman" w:hAnsi="Times New Roman" w:cs="Times New Roman"/>
            <w:color w:val="000000" w:themeColor="text1"/>
            <w:shd w:val="clear" w:color="auto" w:fill="FFFFFF"/>
          </w:rPr>
          <w:t xml:space="preserve">n </w:t>
        </w:r>
      </w:ins>
      <w:del w:id="45" w:author="Josh Harrison" w:date="2022-05-20T18:47:00Z">
        <w:r w:rsidRPr="002F4D3B" w:rsidDel="00CE7F1B">
          <w:rPr>
            <w:rFonts w:ascii="Times New Roman" w:hAnsi="Times New Roman" w:cs="Times New Roman"/>
            <w:color w:val="000000" w:themeColor="text1"/>
            <w:shd w:val="clear" w:color="auto" w:fill="FFFFFF"/>
          </w:rPr>
          <w:delText xml:space="preserve"> significant </w:delText>
        </w:r>
      </w:del>
      <w:r w:rsidRPr="002F4D3B">
        <w:rPr>
          <w:rFonts w:ascii="Times New Roman" w:hAnsi="Times New Roman" w:cs="Times New Roman"/>
          <w:color w:val="000000" w:themeColor="text1"/>
          <w:shd w:val="clear" w:color="auto" w:fill="FFFFFF"/>
        </w:rPr>
        <w:t xml:space="preserve">effect of the interaction of </w:t>
      </w:r>
      <w:r>
        <w:rPr>
          <w:rFonts w:ascii="Times New Roman" w:hAnsi="Times New Roman" w:cs="Times New Roman"/>
          <w:color w:val="000000" w:themeColor="text1"/>
          <w:shd w:val="clear" w:color="auto" w:fill="FFFFFF"/>
        </w:rPr>
        <w:t xml:space="preserve">weed removal </w:t>
      </w:r>
      <w:ins w:id="46" w:author="Josh Harrison" w:date="2022-05-20T18:47:00Z">
        <w:r w:rsidR="00CE7F1B">
          <w:rPr>
            <w:rFonts w:ascii="Times New Roman" w:hAnsi="Times New Roman" w:cs="Times New Roman"/>
            <w:color w:val="000000" w:themeColor="text1"/>
            <w:shd w:val="clear" w:color="auto" w:fill="FFFFFF"/>
          </w:rPr>
          <w:t xml:space="preserve">and </w:t>
        </w:r>
      </w:ins>
      <w:r w:rsidRPr="002F4D3B">
        <w:rPr>
          <w:rFonts w:ascii="Times New Roman" w:hAnsi="Times New Roman" w:cs="Times New Roman"/>
          <w:color w:val="000000" w:themeColor="text1"/>
          <w:shd w:val="clear" w:color="auto" w:fill="FFFFFF"/>
        </w:rPr>
        <w:t>treatment*time (p &lt; 0.001, F</w:t>
      </w:r>
      <w:r w:rsidRPr="002F4D3B">
        <w:rPr>
          <w:rFonts w:ascii="Times New Roman" w:hAnsi="Times New Roman" w:cs="Times New Roman"/>
          <w:color w:val="000000" w:themeColor="text1"/>
          <w:shd w:val="clear" w:color="auto" w:fill="FFFFFF"/>
          <w:vertAlign w:val="subscript"/>
        </w:rPr>
        <w:t>8,147</w:t>
      </w:r>
      <w:r w:rsidRPr="002F4D3B">
        <w:rPr>
          <w:rFonts w:ascii="Times New Roman" w:hAnsi="Times New Roman" w:cs="Times New Roman"/>
          <w:color w:val="000000" w:themeColor="text1"/>
          <w:shd w:val="clear" w:color="auto" w:fill="FFFFFF"/>
        </w:rPr>
        <w:t xml:space="preserve"> = 1.189,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w:t>
      </w:r>
      <w:r w:rsidRPr="002F4D3B">
        <w:rPr>
          <w:rFonts w:ascii="Times New Roman" w:hAnsi="Times New Roman" w:cs="Times New Roman"/>
        </w:rPr>
        <w:t xml:space="preserve"> 0</w:t>
      </w:r>
      <w:r w:rsidRPr="002F4D3B">
        <w:rPr>
          <w:rFonts w:ascii="Times New Roman" w:hAnsi="Times New Roman" w:cs="Times New Roman"/>
          <w:color w:val="000000" w:themeColor="text1"/>
          <w:shd w:val="clear" w:color="auto" w:fill="FFFFFF"/>
        </w:rPr>
        <w:t>579) (Figure 2, column 1)</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 xml:space="preserve">The effect of </w:t>
      </w:r>
      <w:r>
        <w:rPr>
          <w:rFonts w:ascii="Times New Roman" w:hAnsi="Times New Roman" w:cs="Times New Roman"/>
          <w:color w:val="000000" w:themeColor="text1"/>
          <w:shd w:val="clear" w:color="auto" w:fill="FFFFFF"/>
        </w:rPr>
        <w:t>sampling time</w:t>
      </w:r>
      <w:r w:rsidRPr="002F4D3B">
        <w:rPr>
          <w:rFonts w:ascii="Times New Roman" w:hAnsi="Times New Roman" w:cs="Times New Roman"/>
          <w:color w:val="000000" w:themeColor="text1"/>
          <w:shd w:val="clear" w:color="auto" w:fill="FFFFFF"/>
        </w:rPr>
        <w:t xml:space="preserve"> on community dissimilarity was </w:t>
      </w:r>
      <w:r>
        <w:rPr>
          <w:rFonts w:ascii="Times New Roman" w:hAnsi="Times New Roman" w:cs="Times New Roman"/>
          <w:color w:val="000000" w:themeColor="text1"/>
          <w:shd w:val="clear" w:color="auto" w:fill="FFFFFF"/>
        </w:rPr>
        <w:t>not</w:t>
      </w:r>
      <w:r w:rsidRPr="002F4D3B">
        <w:rPr>
          <w:rFonts w:ascii="Times New Roman" w:hAnsi="Times New Roman" w:cs="Times New Roman"/>
          <w:color w:val="000000" w:themeColor="text1"/>
          <w:shd w:val="clear" w:color="auto" w:fill="FFFFFF"/>
        </w:rPr>
        <w:t xml:space="preserve"> significant for the rarefied taxon count tables</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0.</w:t>
      </w:r>
      <w:r>
        <w:rPr>
          <w:rFonts w:ascii="Times New Roman" w:hAnsi="Times New Roman" w:cs="Times New Roman"/>
          <w:color w:val="000000" w:themeColor="text1"/>
          <w:shd w:val="clear" w:color="auto" w:fill="FFFFFF"/>
        </w:rPr>
        <w:t>11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47</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1.094</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0.0133</w:t>
      </w:r>
      <w:r>
        <w:rPr>
          <w:rFonts w:ascii="Times New Roman" w:hAnsi="Times New Roman" w:cs="Times New Roman"/>
          <w:color w:val="000000" w:themeColor="text1"/>
          <w:shd w:val="clear" w:color="auto" w:fill="FFFFFF"/>
        </w:rPr>
        <w:t>) but was significant</w:t>
      </w:r>
      <w:ins w:id="47" w:author="Josh Harrison" w:date="2022-05-20T18:47:00Z">
        <w:r w:rsidR="00CE7F1B">
          <w:rPr>
            <w:rFonts w:ascii="Times New Roman" w:hAnsi="Times New Roman" w:cs="Times New Roman"/>
            <w:color w:val="000000" w:themeColor="text1"/>
            <w:shd w:val="clear" w:color="auto" w:fill="FFFFFF"/>
          </w:rPr>
          <w:t>, though minor,</w:t>
        </w:r>
      </w:ins>
      <w:r>
        <w:rPr>
          <w:rFonts w:ascii="Times New Roman" w:hAnsi="Times New Roman" w:cs="Times New Roman"/>
          <w:color w:val="000000" w:themeColor="text1"/>
          <w:shd w:val="clear" w:color="auto" w:fill="FFFFFF"/>
        </w:rPr>
        <w:t xml:space="preserve"> for the DMN table (</w:t>
      </w:r>
      <w:r w:rsidRPr="00B3074D">
        <w:rPr>
          <w:rFonts w:ascii="Times New Roman" w:hAnsi="Times New Roman" w:cs="Times New Roman"/>
          <w:color w:val="000000" w:themeColor="text1"/>
          <w:shd w:val="clear" w:color="auto" w:fill="FFFFFF"/>
        </w:rPr>
        <w:t>p &lt; 0.0</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52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2.1183</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0.02247</w:t>
      </w:r>
      <w:r>
        <w:rPr>
          <w:rFonts w:ascii="Times New Roman" w:hAnsi="Times New Roman" w:cs="Times New Roman"/>
          <w:color w:val="000000" w:themeColor="text1"/>
          <w:shd w:val="clear" w:color="auto" w:fill="FFFFFF"/>
        </w:rPr>
        <w:t xml:space="preserve">), indicating lesser abundant taxa may account for temporal differences. Total weedy vegetation was not a significant predictor of bacterial dissimilarity for either of the </w:t>
      </w:r>
      <w:proofErr w:type="spellStart"/>
      <w:r>
        <w:rPr>
          <w:rFonts w:ascii="Times New Roman" w:hAnsi="Times New Roman" w:cs="Times New Roman"/>
          <w:color w:val="000000" w:themeColor="text1"/>
          <w:shd w:val="clear" w:color="auto" w:fill="FFFFFF"/>
        </w:rPr>
        <w:t>taxon</w:t>
      </w:r>
      <w:proofErr w:type="spellEnd"/>
      <w:r>
        <w:rPr>
          <w:rFonts w:ascii="Times New Roman" w:hAnsi="Times New Roman" w:cs="Times New Roman"/>
          <w:color w:val="000000" w:themeColor="text1"/>
          <w:shd w:val="clear" w:color="auto" w:fill="FFFFFF"/>
        </w:rPr>
        <w:t xml:space="preserve"> tables.</w:t>
      </w:r>
    </w:p>
    <w:p w14:paraId="0B82F632" w14:textId="5A3EC521" w:rsidR="00722102" w:rsidRDefault="00722102" w:rsidP="00722102">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99796C">
        <w:rPr>
          <w:rFonts w:ascii="Times New Roman" w:hAnsi="Times New Roman" w:cs="Times New Roman"/>
          <w:color w:val="000000" w:themeColor="text1"/>
          <w:shd w:val="clear" w:color="auto" w:fill="FFFFFF"/>
        </w:rPr>
        <w:t xml:space="preserve">Comparison of multivariate </w:t>
      </w:r>
      <w:r>
        <w:rPr>
          <w:rFonts w:ascii="Times New Roman" w:hAnsi="Times New Roman" w:cs="Times New Roman"/>
          <w:color w:val="000000" w:themeColor="text1"/>
          <w:shd w:val="clear" w:color="auto" w:fill="FFFFFF"/>
        </w:rPr>
        <w:t>dispersion</w:t>
      </w:r>
      <w:r w:rsidRPr="0099796C">
        <w:rPr>
          <w:rFonts w:ascii="Times New Roman" w:hAnsi="Times New Roman" w:cs="Times New Roman"/>
          <w:color w:val="000000" w:themeColor="text1"/>
          <w:shd w:val="clear" w:color="auto" w:fill="FFFFFF"/>
        </w:rPr>
        <w:t xml:space="preserve"> revealed treatment type specific trends. </w:t>
      </w:r>
      <w:r>
        <w:rPr>
          <w:rFonts w:ascii="Times New Roman" w:hAnsi="Times New Roman" w:cs="Times New Roman"/>
          <w:color w:val="000000" w:themeColor="text1"/>
          <w:shd w:val="clear" w:color="auto" w:fill="FFFFFF"/>
        </w:rPr>
        <w:t>Glyphosate</w:t>
      </w:r>
      <w:r w:rsidRPr="0099796C">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99796C">
        <w:rPr>
          <w:rFonts w:ascii="Times New Roman" w:hAnsi="Times New Roman" w:cs="Times New Roman"/>
          <w:color w:val="000000" w:themeColor="text1"/>
          <w:shd w:val="clear" w:color="auto" w:fill="FFFFFF"/>
        </w:rPr>
        <w:t xml:space="preserve"> treated plots </w:t>
      </w:r>
      <w:r w:rsidR="009A3C2B">
        <w:rPr>
          <w:rFonts w:ascii="Times New Roman" w:hAnsi="Times New Roman" w:cs="Times New Roman"/>
          <w:color w:val="000000" w:themeColor="text1"/>
          <w:shd w:val="clear" w:color="auto" w:fill="FFFFFF"/>
        </w:rPr>
        <w:t>showed</w:t>
      </w:r>
      <w:r w:rsidRPr="0099796C">
        <w:rPr>
          <w:rFonts w:ascii="Times New Roman" w:hAnsi="Times New Roman" w:cs="Times New Roman"/>
          <w:color w:val="000000" w:themeColor="text1"/>
          <w:shd w:val="clear" w:color="auto" w:fill="FFFFFF"/>
        </w:rPr>
        <w:t xml:space="preserve"> homogenization </w:t>
      </w:r>
      <w:r>
        <w:rPr>
          <w:rFonts w:ascii="Times New Roman" w:hAnsi="Times New Roman" w:cs="Times New Roman"/>
          <w:color w:val="000000" w:themeColor="text1"/>
          <w:shd w:val="clear" w:color="auto" w:fill="FFFFFF"/>
        </w:rPr>
        <w:t>in</w:t>
      </w:r>
      <w:r w:rsidRPr="0099796C">
        <w:rPr>
          <w:rFonts w:ascii="Times New Roman" w:hAnsi="Times New Roman" w:cs="Times New Roman"/>
          <w:color w:val="000000" w:themeColor="text1"/>
          <w:shd w:val="clear" w:color="auto" w:fill="FFFFFF"/>
        </w:rPr>
        <w:t xml:space="preserve"> their bacterial community over the twenty-day sampling period (p &lt; 0.057)</w:t>
      </w:r>
      <w:r w:rsidR="009A3C2B">
        <w:rPr>
          <w:rFonts w:ascii="Times New Roman" w:hAnsi="Times New Roman" w:cs="Times New Roman"/>
          <w:color w:val="000000" w:themeColor="text1"/>
          <w:shd w:val="clear" w:color="auto" w:fill="FFFFFF"/>
        </w:rPr>
        <w:t xml:space="preserve"> (Figure 2, column 2)</w:t>
      </w:r>
      <w:r>
        <w:rPr>
          <w:rFonts w:ascii="Times New Roman" w:hAnsi="Times New Roman" w:cs="Times New Roman"/>
          <w:color w:val="000000" w:themeColor="text1"/>
          <w:shd w:val="clear" w:color="auto" w:fill="FFFFFF"/>
        </w:rPr>
        <w:t>.</w:t>
      </w:r>
      <w:r w:rsidRPr="0099796C">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99796C">
        <w:rPr>
          <w:rFonts w:ascii="Times New Roman" w:hAnsi="Times New Roman" w:cs="Times New Roman"/>
          <w:color w:val="000000" w:themeColor="text1"/>
          <w:shd w:val="clear" w:color="auto" w:fill="FFFFFF"/>
        </w:rPr>
        <w:t>he handweeded and nontreated plots showed a trend of increased heterogeneity, though this was not statistically significant</w:t>
      </w:r>
      <w:r w:rsidR="009A3C2B">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When all chemical treatments were combined</w:t>
      </w:r>
      <w:r>
        <w:rPr>
          <w:rFonts w:ascii="Times New Roman" w:hAnsi="Times New Roman" w:cs="Times New Roman"/>
          <w:color w:val="000000" w:themeColor="text1"/>
          <w:shd w:val="clear" w:color="auto" w:fill="FFFFFF"/>
        </w:rPr>
        <w:t xml:space="preserve"> into the single chemical</w:t>
      </w:r>
      <w:r w:rsidR="009A3C2B">
        <w:rPr>
          <w:rFonts w:ascii="Times New Roman" w:hAnsi="Times New Roman" w:cs="Times New Roman"/>
          <w:color w:val="000000" w:themeColor="text1"/>
          <w:shd w:val="clear" w:color="auto" w:fill="FFFFFF"/>
        </w:rPr>
        <w:t>ly</w:t>
      </w:r>
      <w:r>
        <w:rPr>
          <w:rFonts w:ascii="Times New Roman" w:hAnsi="Times New Roman" w:cs="Times New Roman"/>
          <w:color w:val="000000" w:themeColor="text1"/>
          <w:shd w:val="clear" w:color="auto" w:fill="FFFFFF"/>
        </w:rPr>
        <w:t xml:space="preserve"> treated </w:t>
      </w:r>
      <w:r w:rsidR="009A3C2B">
        <w:rPr>
          <w:rFonts w:ascii="Times New Roman" w:hAnsi="Times New Roman" w:cs="Times New Roman"/>
          <w:color w:val="000000" w:themeColor="text1"/>
          <w:shd w:val="clear" w:color="auto" w:fill="FFFFFF"/>
        </w:rPr>
        <w:t xml:space="preserve">herbicide </w:t>
      </w:r>
      <w:r>
        <w:rPr>
          <w:rFonts w:ascii="Times New Roman" w:hAnsi="Times New Roman" w:cs="Times New Roman"/>
          <w:color w:val="000000" w:themeColor="text1"/>
          <w:shd w:val="clear" w:color="auto" w:fill="FFFFFF"/>
        </w:rPr>
        <w:t xml:space="preserve">group, we </w:t>
      </w:r>
      <w:r w:rsidR="009A3C2B">
        <w:rPr>
          <w:rFonts w:ascii="Times New Roman" w:hAnsi="Times New Roman" w:cs="Times New Roman"/>
          <w:color w:val="000000" w:themeColor="text1"/>
          <w:shd w:val="clear" w:color="auto" w:fill="FFFFFF"/>
        </w:rPr>
        <w:t>found</w:t>
      </w:r>
      <w:r>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higher level</w:t>
      </w:r>
      <w:r>
        <w:rPr>
          <w:rFonts w:ascii="Times New Roman" w:hAnsi="Times New Roman" w:cs="Times New Roman"/>
          <w:color w:val="000000" w:themeColor="text1"/>
          <w:shd w:val="clear" w:color="auto" w:fill="FFFFFF"/>
        </w:rPr>
        <w:t>s</w:t>
      </w:r>
      <w:r w:rsidRPr="0099796C">
        <w:rPr>
          <w:rFonts w:ascii="Times New Roman" w:hAnsi="Times New Roman" w:cs="Times New Roman"/>
          <w:color w:val="000000" w:themeColor="text1"/>
          <w:shd w:val="clear" w:color="auto" w:fill="FFFFFF"/>
        </w:rPr>
        <w:t xml:space="preserve"> of multivariate spread as compared to the non-treated and handweeded plots at sampling time one (p &lt; 0.01).</w:t>
      </w:r>
      <w:r>
        <w:rPr>
          <w:rFonts w:ascii="Times New Roman" w:hAnsi="Times New Roman" w:cs="Times New Roman"/>
          <w:color w:val="000000" w:themeColor="text1"/>
          <w:shd w:val="clear" w:color="auto" w:fill="FFFFFF"/>
        </w:rPr>
        <w:t xml:space="preserve"> However, </w:t>
      </w:r>
      <w:r w:rsidR="009A3C2B">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dispersion </w:t>
      </w:r>
      <w:r w:rsidR="009A3C2B">
        <w:rPr>
          <w:rFonts w:ascii="Times New Roman" w:hAnsi="Times New Roman" w:cs="Times New Roman"/>
          <w:color w:val="000000" w:themeColor="text1"/>
          <w:shd w:val="clear" w:color="auto" w:fill="FFFFFF"/>
        </w:rPr>
        <w:t xml:space="preserve">of the </w:t>
      </w:r>
      <w:r w:rsidR="009A3C2B">
        <w:rPr>
          <w:rFonts w:ascii="Times New Roman" w:hAnsi="Times New Roman" w:cs="Times New Roman"/>
          <w:color w:val="000000" w:themeColor="text1"/>
          <w:shd w:val="clear" w:color="auto" w:fill="FFFFFF"/>
        </w:rPr>
        <w:lastRenderedPageBreak/>
        <w:t xml:space="preserve">chemically treated group </w:t>
      </w:r>
      <w:r>
        <w:rPr>
          <w:rFonts w:ascii="Times New Roman" w:hAnsi="Times New Roman" w:cs="Times New Roman"/>
          <w:color w:val="000000" w:themeColor="text1"/>
          <w:shd w:val="clear" w:color="auto" w:fill="FFFFFF"/>
        </w:rPr>
        <w:t>decreased over the next twenty-days</w:t>
      </w:r>
      <w:r w:rsidRPr="0099796C">
        <w:rPr>
          <w:rFonts w:ascii="Times New Roman" w:hAnsi="Times New Roman" w:cs="Times New Roman"/>
          <w:color w:val="000000" w:themeColor="text1"/>
          <w:shd w:val="clear" w:color="auto" w:fill="FFFFFF"/>
        </w:rPr>
        <w:t>, and at the final sampling, all groups showed similar levels of multivariate spread (Figure</w:t>
      </w:r>
      <w:r w:rsidR="009A3C2B">
        <w:rPr>
          <w:rFonts w:ascii="Times New Roman" w:hAnsi="Times New Roman" w:cs="Times New Roman"/>
          <w:color w:val="000000" w:themeColor="text1"/>
          <w:shd w:val="clear" w:color="auto" w:fill="FFFFFF"/>
        </w:rPr>
        <w:t xml:space="preserve"> 2, column 3</w:t>
      </w:r>
      <w:r w:rsidRPr="0099796C">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p>
    <w:p w14:paraId="3A2B88D2" w14:textId="353B4462" w:rsidR="00722102" w:rsidRPr="00CE7F1B" w:rsidRDefault="00722102" w:rsidP="00CE7F1B">
      <w:pPr>
        <w:ind w:firstLine="720"/>
        <w:rPr>
          <w:rFonts w:ascii="Times New Roman" w:hAnsi="Times New Roman" w:cs="Times New Roman"/>
          <w:color w:val="000000" w:themeColor="text1"/>
          <w:shd w:val="clear" w:color="auto" w:fill="FFFFFF"/>
          <w:rPrChange w:id="48" w:author="Josh Harrison" w:date="2022-05-20T18:49:00Z">
            <w:rPr>
              <w:rFonts w:ascii="Times New Roman" w:hAnsi="Times New Roman" w:cs="Times New Roman"/>
              <w:color w:val="000000" w:themeColor="text1"/>
              <w:highlight w:val="green"/>
              <w:shd w:val="clear" w:color="auto" w:fill="FFFFFF"/>
            </w:rPr>
          </w:rPrChange>
        </w:rPr>
      </w:pPr>
      <w:r w:rsidRPr="00307B85">
        <w:rPr>
          <w:rFonts w:ascii="Times New Roman" w:hAnsi="Times New Roman" w:cs="Times New Roman"/>
          <w:color w:val="000000" w:themeColor="text1"/>
          <w:shd w:val="clear" w:color="auto" w:fill="FFFFFF"/>
        </w:rPr>
        <w:t xml:space="preserve">Changes in the abundance of dominant </w:t>
      </w:r>
      <w:r w:rsidR="00024EA8">
        <w:rPr>
          <w:rFonts w:ascii="Times New Roman" w:hAnsi="Times New Roman" w:cs="Times New Roman"/>
          <w:color w:val="000000" w:themeColor="text1"/>
          <w:shd w:val="clear" w:color="auto" w:fill="FFFFFF"/>
        </w:rPr>
        <w:t>families</w:t>
      </w:r>
      <w:r w:rsidRPr="00307B85">
        <w:rPr>
          <w:rFonts w:ascii="Times New Roman" w:hAnsi="Times New Roman" w:cs="Times New Roman"/>
          <w:color w:val="000000" w:themeColor="text1"/>
          <w:shd w:val="clear" w:color="auto" w:fill="FFFFFF"/>
        </w:rPr>
        <w:t xml:space="preserve"> over time were detected in all treatment types</w:t>
      </w:r>
      <w:r w:rsidR="00024EA8">
        <w:rPr>
          <w:rFonts w:ascii="Times New Roman" w:hAnsi="Times New Roman" w:cs="Times New Roman"/>
          <w:color w:val="000000" w:themeColor="text1"/>
          <w:shd w:val="clear" w:color="auto" w:fill="FFFFFF"/>
        </w:rPr>
        <w:t>. Of particular interest, the family</w:t>
      </w:r>
      <w:r w:rsidRPr="00307B85">
        <w:rPr>
          <w:rFonts w:ascii="Times New Roman" w:hAnsi="Times New Roman" w:cs="Times New Roman"/>
          <w:color w:val="000000" w:themeColor="text1"/>
          <w:shd w:val="clear" w:color="auto" w:fill="FFFFFF"/>
        </w:rPr>
        <w:t xml:space="preserve"> </w:t>
      </w:r>
      <w:proofErr w:type="spellStart"/>
      <w:ins w:id="49" w:author="Josh Harrison" w:date="2022-05-20T18:49:00Z">
        <w:r w:rsidR="00CE7F1B" w:rsidRPr="00CE7F1B">
          <w:rPr>
            <w:rFonts w:ascii="Times New Roman" w:hAnsi="Times New Roman" w:cs="Times New Roman"/>
            <w:color w:val="000000" w:themeColor="text1"/>
            <w:shd w:val="clear" w:color="auto" w:fill="FFFFFF"/>
          </w:rPr>
          <w:t>Sphingomonadaceae</w:t>
        </w:r>
        <w:proofErr w:type="spellEnd"/>
        <w:r w:rsidR="00CE7F1B">
          <w:rPr>
            <w:rFonts w:ascii="Times New Roman" w:hAnsi="Times New Roman" w:cs="Times New Roman"/>
            <w:color w:val="000000" w:themeColor="text1"/>
            <w:shd w:val="clear" w:color="auto" w:fill="FFFFFF"/>
          </w:rPr>
          <w:t xml:space="preserve"> </w:t>
        </w:r>
      </w:ins>
      <w:del w:id="50" w:author="Josh Harrison" w:date="2022-05-20T18:49:00Z">
        <w:r w:rsidRPr="00307B85" w:rsidDel="00CE7F1B">
          <w:rPr>
            <w:rFonts w:ascii="Times New Roman" w:hAnsi="Times New Roman" w:cs="Times New Roman"/>
            <w:color w:val="000000" w:themeColor="text1"/>
            <w:shd w:val="clear" w:color="auto" w:fill="FFFFFF"/>
          </w:rPr>
          <w:delText xml:space="preserve">Shpingomonadacae </w:delText>
        </w:r>
      </w:del>
      <w:r w:rsidRPr="00307B85">
        <w:rPr>
          <w:rFonts w:ascii="Times New Roman" w:hAnsi="Times New Roman" w:cs="Times New Roman"/>
          <w:color w:val="000000" w:themeColor="text1"/>
          <w:shd w:val="clear" w:color="auto" w:fill="FFFFFF"/>
        </w:rPr>
        <w:t>showing a statistically significant increase in abundance in all chemical herbicide treated plots (p &lt; 0.001, F</w:t>
      </w:r>
      <w:r w:rsidRPr="00307B85">
        <w:rPr>
          <w:rFonts w:ascii="Times New Roman" w:hAnsi="Times New Roman" w:cs="Times New Roman"/>
          <w:color w:val="000000" w:themeColor="text1"/>
          <w:shd w:val="clear" w:color="auto" w:fill="FFFFFF"/>
          <w:vertAlign w:val="subscript"/>
        </w:rPr>
        <w:t xml:space="preserve">2,30 </w:t>
      </w:r>
      <w:r w:rsidRPr="00307B85">
        <w:rPr>
          <w:rFonts w:ascii="Times New Roman" w:hAnsi="Times New Roman" w:cs="Times New Roman"/>
          <w:color w:val="000000" w:themeColor="text1"/>
          <w:shd w:val="clear" w:color="auto" w:fill="FFFFFF"/>
        </w:rPr>
        <w:t>= 9.469).</w:t>
      </w:r>
      <w:r>
        <w:rPr>
          <w:rFonts w:ascii="Times New Roman" w:hAnsi="Times New Roman" w:cs="Times New Roman"/>
          <w:color w:val="000000" w:themeColor="text1"/>
          <w:shd w:val="clear" w:color="auto" w:fill="FFFFFF"/>
        </w:rPr>
        <w:t xml:space="preserve">  </w:t>
      </w:r>
      <w:r w:rsidR="00024EA8">
        <w:rPr>
          <w:rFonts w:ascii="Times New Roman" w:hAnsi="Times New Roman" w:cs="Times New Roman"/>
          <w:color w:val="000000" w:themeColor="text1"/>
          <w:shd w:val="clear" w:color="auto" w:fill="FFFFFF"/>
        </w:rPr>
        <w:t xml:space="preserve">No other consistent taxon enrichments or depletions were detected across herbicide or treatment types. </w:t>
      </w:r>
      <w:r w:rsidR="009A3C2B">
        <w:rPr>
          <w:rFonts w:ascii="Times New Roman" w:hAnsi="Times New Roman" w:cs="Times New Roman"/>
          <w:color w:val="000000" w:themeColor="text1"/>
          <w:shd w:val="clear" w:color="auto" w:fill="FFFFFF"/>
        </w:rPr>
        <w:t xml:space="preserve">Linear modeling of </w:t>
      </w:r>
      <w:r w:rsidR="00044E01">
        <w:rPr>
          <w:rFonts w:ascii="Times New Roman" w:hAnsi="Times New Roman" w:cs="Times New Roman"/>
          <w:color w:val="000000" w:themeColor="text1"/>
          <w:shd w:val="clear" w:color="auto" w:fill="FFFFFF"/>
        </w:rPr>
        <w:t xml:space="preserve">bacterial </w:t>
      </w:r>
      <w:r w:rsidR="009A3C2B">
        <w:rPr>
          <w:rFonts w:ascii="Times New Roman" w:hAnsi="Times New Roman" w:cs="Times New Roman"/>
          <w:color w:val="000000" w:themeColor="text1"/>
          <w:shd w:val="clear" w:color="auto" w:fill="FFFFFF"/>
        </w:rPr>
        <w:t xml:space="preserve">taxa identified by simper and the </w:t>
      </w:r>
      <w:del w:id="51" w:author="Josh Harrison" w:date="2022-05-20T18:56:00Z">
        <w:r w:rsidR="009A3C2B" w:rsidDel="00EE641C">
          <w:rPr>
            <w:rFonts w:ascii="Times New Roman" w:hAnsi="Times New Roman" w:cs="Times New Roman"/>
            <w:color w:val="000000" w:themeColor="text1"/>
            <w:shd w:val="clear" w:color="auto" w:fill="FFFFFF"/>
          </w:rPr>
          <w:delText>Baruta</w:delText>
        </w:r>
      </w:del>
      <w:ins w:id="52" w:author="Josh Harrison" w:date="2022-05-20T18:56:00Z">
        <w:r w:rsidR="00EE641C">
          <w:rPr>
            <w:rFonts w:ascii="Times New Roman" w:hAnsi="Times New Roman" w:cs="Times New Roman"/>
            <w:color w:val="000000" w:themeColor="text1"/>
            <w:shd w:val="clear" w:color="auto" w:fill="FFFFFF"/>
          </w:rPr>
          <w:t>Boruta</w:t>
        </w:r>
      </w:ins>
      <w:r w:rsidR="009A3C2B">
        <w:rPr>
          <w:rFonts w:ascii="Times New Roman" w:hAnsi="Times New Roman" w:cs="Times New Roman"/>
          <w:color w:val="000000" w:themeColor="text1"/>
          <w:shd w:val="clear" w:color="auto" w:fill="FFFFFF"/>
        </w:rPr>
        <w:t xml:space="preserve"> classification algorithm showed that weed removal treatment, sampling time, and total weedy vegetation explained at most </w:t>
      </w:r>
      <w:r w:rsidR="00044E01">
        <w:rPr>
          <w:rFonts w:ascii="Times New Roman" w:hAnsi="Times New Roman" w:cs="Times New Roman"/>
          <w:color w:val="000000" w:themeColor="text1"/>
          <w:shd w:val="clear" w:color="auto" w:fill="FFFFFF"/>
        </w:rPr>
        <w:t xml:space="preserve">a total of </w:t>
      </w:r>
      <w:r w:rsidR="009A3C2B">
        <w:rPr>
          <w:rFonts w:ascii="Times New Roman" w:hAnsi="Times New Roman" w:cs="Times New Roman"/>
          <w:color w:val="000000" w:themeColor="text1"/>
          <w:shd w:val="clear" w:color="auto" w:fill="FFFFFF"/>
        </w:rPr>
        <w:t xml:space="preserve">15% </w:t>
      </w:r>
      <w:r w:rsidR="00044E01">
        <w:rPr>
          <w:rFonts w:ascii="Times New Roman" w:hAnsi="Times New Roman" w:cs="Times New Roman"/>
          <w:color w:val="000000" w:themeColor="text1"/>
          <w:shd w:val="clear" w:color="auto" w:fill="FFFFFF"/>
        </w:rPr>
        <w:t xml:space="preserve">of the </w:t>
      </w:r>
      <w:r w:rsidR="009A3C2B">
        <w:rPr>
          <w:rFonts w:ascii="Times New Roman" w:hAnsi="Times New Roman" w:cs="Times New Roman"/>
          <w:color w:val="000000" w:themeColor="text1"/>
          <w:shd w:val="clear" w:color="auto" w:fill="FFFFFF"/>
        </w:rPr>
        <w:t xml:space="preserve">variation in taxon abundances (Supplementary Table F1). </w:t>
      </w:r>
    </w:p>
    <w:p w14:paraId="332CC405" w14:textId="77777777" w:rsidR="00722102" w:rsidRDefault="00722102" w:rsidP="00722102">
      <w:pPr>
        <w:rPr>
          <w:rFonts w:ascii="Times New Roman" w:hAnsi="Times New Roman" w:cs="Times New Roman"/>
          <w:i/>
          <w:iCs/>
          <w:color w:val="000000" w:themeColor="text1"/>
          <w:shd w:val="clear" w:color="auto" w:fill="FFFFFF"/>
        </w:rPr>
      </w:pPr>
    </w:p>
    <w:p w14:paraId="5768C497" w14:textId="77777777" w:rsidR="00722102" w:rsidRPr="00FD6697" w:rsidRDefault="00722102" w:rsidP="00722102">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Fungal Diversity</w:t>
      </w:r>
    </w:p>
    <w:p w14:paraId="47AE2887" w14:textId="3DBB3067" w:rsidR="00E800A0" w:rsidRPr="00E800A0" w:rsidRDefault="00722102" w:rsidP="00722102">
      <w:pPr>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20-days post application, Shannon diversity (H`) was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w:t>
      </w:r>
      <w:r>
        <w:rPr>
          <w:rFonts w:ascii="Times New Roman" w:hAnsi="Times New Roman" w:cs="Times New Roman"/>
          <w:color w:val="000000" w:themeColor="text1"/>
          <w:shd w:val="clear" w:color="auto" w:fill="FFFFFF"/>
        </w:rPr>
        <w:tab/>
        <w:t xml:space="preserve">PERMANOVA testing of the rarefied and DMN taxon tables revealed a significant effects of sampling time </w:t>
      </w:r>
      <w:bookmarkStart w:id="53" w:name="OLE_LINK1"/>
      <w:bookmarkStart w:id="54" w:name="OLE_LINK2"/>
      <w:r>
        <w:rPr>
          <w:rFonts w:ascii="Times New Roman" w:hAnsi="Times New Roman" w:cs="Times New Roman"/>
          <w:color w:val="000000" w:themeColor="text1"/>
          <w:shd w:val="clear" w:color="auto" w:fill="FFFFFF"/>
        </w:rPr>
        <w:t xml:space="preserve">(p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1.521,</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0.0139), </w:t>
      </w:r>
      <w:bookmarkEnd w:id="53"/>
      <w:bookmarkEnd w:id="54"/>
      <w:r>
        <w:rPr>
          <w:rFonts w:ascii="Times New Roman" w:hAnsi="Times New Roman" w:cs="Times New Roman"/>
          <w:color w:val="000000" w:themeColor="text1"/>
          <w:shd w:val="clear" w:color="auto" w:fill="FFFFFF"/>
        </w:rPr>
        <w:t xml:space="preserve">total weedy vegetation (p &lt; 0.01,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1</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1.845,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0.0116), and the interaction of sampling time*weed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8</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1.185,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0.0259) (Figure 3, column 1). No clear trends in dispersion within treatments through time were found for the fungal community (Figure 3 – columns 2 &amp; 3). Shifts in dominant fungal families revealed increased abundance of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in the glyphosate treated plots over the three sampling times (</w:t>
      </w:r>
      <w:bookmarkStart w:id="55" w:name="OLE_LINK9"/>
      <w:bookmarkStart w:id="56" w:name="OLE_LINK10"/>
      <w:r>
        <w:rPr>
          <w:rFonts w:ascii="Times New Roman" w:hAnsi="Times New Roman" w:cs="Times New Roman"/>
          <w:color w:val="000000" w:themeColor="text1"/>
          <w:shd w:val="clear" w:color="auto" w:fill="FFFFFF"/>
        </w:rPr>
        <w:t>p &lt; 0.001, F</w:t>
      </w:r>
      <w:r>
        <w:rPr>
          <w:rFonts w:ascii="Times New Roman" w:hAnsi="Times New Roman" w:cs="Times New Roman"/>
          <w:color w:val="000000" w:themeColor="text1"/>
          <w:shd w:val="clear" w:color="auto" w:fill="FFFFFF"/>
          <w:vertAlign w:val="subscript"/>
        </w:rPr>
        <w:t xml:space="preserve">2,30 </w:t>
      </w:r>
      <w:r>
        <w:rPr>
          <w:rFonts w:ascii="Times New Roman" w:hAnsi="Times New Roman" w:cs="Times New Roman"/>
          <w:color w:val="000000" w:themeColor="text1"/>
          <w:shd w:val="clear" w:color="auto" w:fill="FFFFFF"/>
        </w:rPr>
        <w:t>= 9.469</w:t>
      </w:r>
      <w:bookmarkEnd w:id="55"/>
      <w:bookmarkEnd w:id="56"/>
      <w:r>
        <w:rPr>
          <w:rFonts w:ascii="Times New Roman" w:hAnsi="Times New Roman" w:cs="Times New Roman"/>
          <w:color w:val="000000" w:themeColor="text1"/>
          <w:shd w:val="clear" w:color="auto" w:fill="FFFFFF"/>
        </w:rPr>
        <w:t>)</w:t>
      </w:r>
      <w:r w:rsidR="00F853F8">
        <w:rPr>
          <w:rFonts w:ascii="Times New Roman" w:hAnsi="Times New Roman" w:cs="Times New Roman"/>
          <w:color w:val="000000" w:themeColor="text1"/>
          <w:shd w:val="clear" w:color="auto" w:fill="FFFFFF"/>
        </w:rPr>
        <w:t xml:space="preserve">. Additionally, the family </w:t>
      </w:r>
      <w:proofErr w:type="spellStart"/>
      <w:r w:rsidR="00F853F8" w:rsidRPr="00F853F8">
        <w:rPr>
          <w:rFonts w:ascii="Times New Roman" w:hAnsi="Times New Roman" w:cs="Times New Roman"/>
          <w:color w:val="000000" w:themeColor="text1"/>
          <w:shd w:val="clear" w:color="auto" w:fill="FFFFFF"/>
        </w:rPr>
        <w:t>Spizellomycetaceae</w:t>
      </w:r>
      <w:proofErr w:type="spellEnd"/>
      <w:r w:rsidR="00F853F8">
        <w:rPr>
          <w:rFonts w:ascii="Times New Roman" w:hAnsi="Times New Roman" w:cs="Times New Roman"/>
          <w:color w:val="000000" w:themeColor="text1"/>
          <w:shd w:val="clear" w:color="auto" w:fill="FFFFFF"/>
        </w:rPr>
        <w:t xml:space="preserve"> showed in increase in abundance in the two controls as well as the glyphosate treated plots</w:t>
      </w:r>
      <w:r w:rsidR="00F47F7D">
        <w:rPr>
          <w:rFonts w:ascii="Times New Roman" w:hAnsi="Times New Roman" w:cs="Times New Roman"/>
          <w:color w:val="000000" w:themeColor="text1"/>
          <w:shd w:val="clear" w:color="auto" w:fill="FFFFFF"/>
        </w:rPr>
        <w:t xml:space="preserve"> over the sampling period</w:t>
      </w:r>
      <w:r w:rsidR="00F853F8">
        <w:rPr>
          <w:rFonts w:ascii="Times New Roman" w:hAnsi="Times New Roman" w:cs="Times New Roman"/>
          <w:color w:val="000000" w:themeColor="text1"/>
          <w:shd w:val="clear" w:color="auto" w:fill="FFFFFF"/>
        </w:rPr>
        <w:t xml:space="preserve"> (p &lt; 0.05, F</w:t>
      </w:r>
      <w:r w:rsidR="00F853F8">
        <w:rPr>
          <w:rFonts w:ascii="Times New Roman" w:hAnsi="Times New Roman" w:cs="Times New Roman"/>
          <w:color w:val="000000" w:themeColor="text1"/>
          <w:shd w:val="clear" w:color="auto" w:fill="FFFFFF"/>
          <w:vertAlign w:val="subscript"/>
        </w:rPr>
        <w:t>2,</w:t>
      </w:r>
      <w:proofErr w:type="gramStart"/>
      <w:r w:rsidR="00F853F8">
        <w:rPr>
          <w:rFonts w:ascii="Times New Roman" w:hAnsi="Times New Roman" w:cs="Times New Roman"/>
          <w:color w:val="000000" w:themeColor="text1"/>
          <w:shd w:val="clear" w:color="auto" w:fill="FFFFFF"/>
          <w:vertAlign w:val="subscript"/>
        </w:rPr>
        <w:t xml:space="preserve">28 </w:t>
      </w:r>
      <w:r w:rsidR="00F853F8">
        <w:rPr>
          <w:rFonts w:ascii="Times New Roman" w:hAnsi="Times New Roman" w:cs="Times New Roman"/>
          <w:color w:val="000000" w:themeColor="text1"/>
          <w:shd w:val="clear" w:color="auto" w:fill="FFFFFF"/>
        </w:rPr>
        <w:t xml:space="preserve"> &gt;</w:t>
      </w:r>
      <w:proofErr w:type="gramEnd"/>
      <w:r w:rsidR="00F853F8">
        <w:rPr>
          <w:rFonts w:ascii="Times New Roman" w:hAnsi="Times New Roman" w:cs="Times New Roman"/>
          <w:color w:val="000000" w:themeColor="text1"/>
          <w:shd w:val="clear" w:color="auto" w:fill="FFFFFF"/>
        </w:rPr>
        <w:t xml:space="preserve"> 3</w:t>
      </w:r>
      <w:r w:rsidR="00F853F8" w:rsidRPr="00F853F8">
        <w:rPr>
          <w:rFonts w:ascii="Times New Roman" w:hAnsi="Times New Roman" w:cs="Times New Roman"/>
          <w:color w:val="000000" w:themeColor="text1"/>
          <w:shd w:val="clear" w:color="auto" w:fill="FFFFFF"/>
        </w:rPr>
        <w:t>.351</w:t>
      </w:r>
      <w:r w:rsidR="00F853F8">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044E01" w:rsidRPr="00044E01">
        <w:rPr>
          <w:rFonts w:ascii="Times New Roman" w:hAnsi="Times New Roman" w:cs="Times New Roman"/>
          <w:color w:val="000000" w:themeColor="text1"/>
          <w:shd w:val="clear" w:color="auto" w:fill="FFFFFF"/>
        </w:rPr>
        <w:t xml:space="preserve"> </w:t>
      </w:r>
      <w:r w:rsidR="00044E01">
        <w:rPr>
          <w:rFonts w:ascii="Times New Roman" w:hAnsi="Times New Roman" w:cs="Times New Roman"/>
          <w:color w:val="000000" w:themeColor="text1"/>
          <w:shd w:val="clear" w:color="auto" w:fill="FFFFFF"/>
        </w:rPr>
        <w:t xml:space="preserve">Linear modeling of fungal taxa identified by simper and the </w:t>
      </w:r>
      <w:del w:id="57" w:author="Josh Harrison" w:date="2022-05-20T18:56:00Z">
        <w:r w:rsidR="00044E01" w:rsidDel="00EE641C">
          <w:rPr>
            <w:rFonts w:ascii="Times New Roman" w:hAnsi="Times New Roman" w:cs="Times New Roman"/>
            <w:color w:val="000000" w:themeColor="text1"/>
            <w:shd w:val="clear" w:color="auto" w:fill="FFFFFF"/>
          </w:rPr>
          <w:delText>Baruta</w:delText>
        </w:r>
      </w:del>
      <w:ins w:id="58" w:author="Josh Harrison" w:date="2022-05-20T18:56:00Z">
        <w:r w:rsidR="00EE641C">
          <w:rPr>
            <w:rFonts w:ascii="Times New Roman" w:hAnsi="Times New Roman" w:cs="Times New Roman"/>
            <w:color w:val="000000" w:themeColor="text1"/>
            <w:shd w:val="clear" w:color="auto" w:fill="FFFFFF"/>
          </w:rPr>
          <w:t>Boruta</w:t>
        </w:r>
      </w:ins>
      <w:r w:rsidR="00044E01">
        <w:rPr>
          <w:rFonts w:ascii="Times New Roman" w:hAnsi="Times New Roman" w:cs="Times New Roman"/>
          <w:color w:val="000000" w:themeColor="text1"/>
          <w:shd w:val="clear" w:color="auto" w:fill="FFFFFF"/>
        </w:rPr>
        <w:t xml:space="preserve"> classification algorithm showed that weed removal treatment, sampling time, and total weedy vegetation explained at most a total of 33% of variation in taxon abundances (Supplementary Table G1). However, these taxa were rare and not detected in select treatments. </w:t>
      </w:r>
    </w:p>
    <w:p w14:paraId="2789B043" w14:textId="3CDAFC2C"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Discussion</w:t>
      </w:r>
    </w:p>
    <w:p w14:paraId="23988206" w14:textId="797C791B" w:rsidR="000E2BD7" w:rsidRDefault="00722102" w:rsidP="00722102">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w:t>
      </w:r>
      <w:r w:rsidR="000E2BD7">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 xml:space="preserve">soil </w:t>
      </w:r>
      <w:r w:rsidR="000E2BD7">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following </w:t>
      </w:r>
      <w:r>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Our results suggest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w:t>
      </w:r>
      <w:r>
        <w:rPr>
          <w:rFonts w:ascii="Times New Roman" w:hAnsi="Times New Roman" w:cs="Times New Roman"/>
          <w:color w:val="000000" w:themeColor="text1"/>
          <w:shd w:val="clear" w:color="auto" w:fill="FFFFFF"/>
        </w:rPr>
        <w:t xml:space="preserve"> function</w:t>
      </w:r>
      <w:r w:rsidRPr="00B3074D">
        <w:rPr>
          <w:rFonts w:ascii="Times New Roman" w:hAnsi="Times New Roman" w:cs="Times New Roman"/>
          <w:color w:val="000000" w:themeColor="text1"/>
          <w:shd w:val="clear" w:color="auto" w:fill="FFFFFF"/>
        </w:rPr>
        <w:t xml:space="preserve"> in</w:t>
      </w:r>
      <w:r>
        <w:rPr>
          <w:rFonts w:ascii="Times New Roman" w:hAnsi="Times New Roman" w:cs="Times New Roman"/>
          <w:color w:val="000000" w:themeColor="text1"/>
          <w:shd w:val="clear" w:color="auto" w:fill="FFFFFF"/>
        </w:rPr>
        <w:t xml:space="preserve"> traditionally managed</w:t>
      </w:r>
      <w:r w:rsidRPr="00B3074D">
        <w:rPr>
          <w:rFonts w:ascii="Times New Roman" w:hAnsi="Times New Roman" w:cs="Times New Roman"/>
          <w:color w:val="000000" w:themeColor="text1"/>
          <w:shd w:val="clear" w:color="auto" w:fill="FFFFFF"/>
        </w:rPr>
        <w:t xml:space="preserve"> agroecosystems is </w:t>
      </w:r>
      <w:r>
        <w:rPr>
          <w:rFonts w:ascii="Times New Roman" w:hAnsi="Times New Roman" w:cs="Times New Roman"/>
          <w:color w:val="000000" w:themeColor="text1"/>
          <w:shd w:val="clear" w:color="auto" w:fill="FFFFFF"/>
        </w:rPr>
        <w:t>largely</w:t>
      </w:r>
      <w:r w:rsidRPr="00B3074D">
        <w:rPr>
          <w:rFonts w:ascii="Times New Roman" w:hAnsi="Times New Roman" w:cs="Times New Roman"/>
          <w:color w:val="000000" w:themeColor="text1"/>
          <w:shd w:val="clear" w:color="auto" w:fill="FFFFFF"/>
        </w:rPr>
        <w:t xml:space="preserve"> resistant and resilient to herbicide application.</w:t>
      </w:r>
      <w:r>
        <w:rPr>
          <w:rFonts w:ascii="Times New Roman" w:hAnsi="Times New Roman" w:cs="Times New Roman"/>
          <w:color w:val="000000" w:themeColor="text1"/>
          <w:shd w:val="clear" w:color="auto" w:fill="FFFFFF"/>
        </w:rPr>
        <w:t xml:space="preserve"> Factor</w:t>
      </w:r>
      <w:r w:rsidR="000E2BD7">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affecting bacterial and fungal diversity differed, with bacteria showing a significant effect of weed removal treatment and fungi showing a response to total weedy vegetation. </w:t>
      </w:r>
      <w:r w:rsidRPr="00B3074D">
        <w:rPr>
          <w:rFonts w:ascii="Times New Roman" w:hAnsi="Times New Roman" w:cs="Times New Roman"/>
          <w:color w:val="000000" w:themeColor="text1"/>
          <w:shd w:val="clear" w:color="auto" w:fill="FFFFFF"/>
        </w:rPr>
        <w:t xml:space="preserve">We </w:t>
      </w:r>
      <w:r w:rsidR="000E2BD7">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that the examined edaphic parameters and most enzyme activities, other than PHOS, were not different among treatments at sampling time one (pre-treatment), suggesting our initial conditions were similar across plots and that any observed differences at sampling times two and three are a result of herbicide application and/or changes in weedy vegetation</w:t>
      </w:r>
      <w:r>
        <w:rPr>
          <w:rFonts w:ascii="Times New Roman" w:hAnsi="Times New Roman" w:cs="Times New Roman"/>
          <w:color w:val="000000" w:themeColor="text1"/>
          <w:shd w:val="clear" w:color="auto" w:fill="FFFFFF"/>
        </w:rPr>
        <w:t xml:space="preserve">. </w:t>
      </w:r>
      <w:r w:rsidR="000E2BD7">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 and results in a single “chemically disturbed” assemblage type, contrary to our initial hypothesis.</w:t>
      </w:r>
    </w:p>
    <w:p w14:paraId="4F6ED298" w14:textId="30B608C5" w:rsidR="000E2BD7" w:rsidRPr="00B3074D" w:rsidRDefault="00722102" w:rsidP="000E2BD7">
      <w:pPr>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By splitting our </w:t>
      </w:r>
      <w:r>
        <w:rPr>
          <w:rFonts w:ascii="Times New Roman" w:hAnsi="Times New Roman" w:cs="Times New Roman"/>
          <w:color w:val="000000" w:themeColor="text1"/>
          <w:shd w:val="clear" w:color="auto" w:fill="FFFFFF"/>
        </w:rPr>
        <w:t>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magnesium and calcium</w:t>
      </w:r>
      <w:r>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0E2BD7">
        <w:rPr>
          <w:rFonts w:ascii="Times New Roman" w:hAnsi="Times New Roman" w:cs="Times New Roman"/>
          <w:color w:val="000000" w:themeColor="text1"/>
          <w:shd w:val="clear" w:color="auto" w:fill="FFFFFF"/>
        </w:rPr>
        <w:t>With this, w</w:t>
      </w:r>
      <w:r>
        <w:rPr>
          <w:rFonts w:ascii="Times New Roman" w:hAnsi="Times New Roman" w:cs="Times New Roman"/>
          <w:color w:val="000000" w:themeColor="text1"/>
          <w:shd w:val="clear" w:color="auto" w:fill="FFFFFF"/>
        </w:rPr>
        <w:t xml:space="preserve">e hypothesize </w:t>
      </w:r>
      <w:r w:rsidRPr="00B3074D">
        <w:rPr>
          <w:rFonts w:ascii="Times New Roman" w:hAnsi="Times New Roman" w:cs="Times New Roman"/>
          <w:color w:val="000000" w:themeColor="text1"/>
          <w:shd w:val="clear" w:color="auto" w:fill="FFFFFF"/>
        </w:rPr>
        <w:t xml:space="preserve">that </w:t>
      </w:r>
      <w:r w:rsidR="000E2BD7">
        <w:rPr>
          <w:rFonts w:ascii="Times New Roman" w:hAnsi="Times New Roman" w:cs="Times New Roman"/>
          <w:color w:val="000000" w:themeColor="text1"/>
          <w:shd w:val="clear" w:color="auto" w:fill="FFFFFF"/>
        </w:rPr>
        <w:t>immobilization of</w:t>
      </w:r>
      <w:r w:rsidRPr="00B3074D">
        <w:rPr>
          <w:rFonts w:ascii="Times New Roman" w:hAnsi="Times New Roman" w:cs="Times New Roman"/>
          <w:color w:val="000000" w:themeColor="text1"/>
          <w:shd w:val="clear" w:color="auto" w:fill="FFFFFF"/>
        </w:rPr>
        <w:t xml:space="preserve"> nutrients </w:t>
      </w:r>
      <w:r w:rsidR="000E2BD7">
        <w:rPr>
          <w:rFonts w:ascii="Times New Roman" w:hAnsi="Times New Roman" w:cs="Times New Roman"/>
          <w:color w:val="000000" w:themeColor="text1"/>
          <w:shd w:val="clear" w:color="auto" w:fill="FFFFFF"/>
        </w:rPr>
        <w:t>by</w:t>
      </w:r>
      <w:r w:rsidRPr="00B3074D">
        <w:rPr>
          <w:rFonts w:ascii="Times New Roman" w:hAnsi="Times New Roman" w:cs="Times New Roman"/>
          <w:color w:val="000000" w:themeColor="text1"/>
          <w:shd w:val="clear" w:color="auto" w:fill="FFFFFF"/>
        </w:rPr>
        <w:t xml:space="preserve"> plants and microbes is driving the observed decreases as opposed to </w:t>
      </w:r>
      <w:r>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herbicide.</w:t>
      </w:r>
      <w:r w:rsidR="000E2BD7">
        <w:rPr>
          <w:rFonts w:ascii="Times New Roman" w:hAnsi="Times New Roman" w:cs="Times New Roman"/>
          <w:color w:val="000000" w:themeColor="text1"/>
          <w:shd w:val="clear" w:color="auto" w:fill="FFFFFF"/>
        </w:rPr>
        <w:t xml:space="preserve"> Additionally, a</w:t>
      </w:r>
      <w:r w:rsidRPr="00B3074D">
        <w:rPr>
          <w:rFonts w:ascii="Times New Roman" w:hAnsi="Times New Roman" w:cs="Times New Roman"/>
          <w:color w:val="000000" w:themeColor="text1"/>
          <w:shd w:val="clear" w:color="auto" w:fill="FFFFFF"/>
        </w:rPr>
        <w:t>s the trend of increased extractable phosphate was observed in all treat</w:t>
      </w:r>
      <w:r>
        <w:rPr>
          <w:rFonts w:ascii="Times New Roman" w:hAnsi="Times New Roman" w:cs="Times New Roman"/>
          <w:color w:val="000000" w:themeColor="text1"/>
          <w:shd w:val="clear" w:color="auto" w:fill="FFFFFF"/>
        </w:rPr>
        <w:t>ed plots (i.e., nontreated controls excluded)</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Pr>
          <w:rFonts w:ascii="Times New Roman" w:hAnsi="Times New Roman" w:cs="Times New Roman"/>
          <w:color w:val="000000" w:themeColor="text1"/>
          <w:shd w:val="clear" w:color="auto" w:fill="FFFFFF"/>
        </w:rPr>
        <w:t xml:space="preserve">, instead of a sign of organophosphate degradation, as </w:t>
      </w:r>
      <w:r w:rsidR="000E2BD7">
        <w:rPr>
          <w:rFonts w:ascii="Times New Roman" w:hAnsi="Times New Roman" w:cs="Times New Roman"/>
          <w:color w:val="000000" w:themeColor="text1"/>
          <w:shd w:val="clear" w:color="auto" w:fill="FFFFFF"/>
        </w:rPr>
        <w:t>could</w:t>
      </w:r>
      <w:r>
        <w:rPr>
          <w:rFonts w:ascii="Times New Roman" w:hAnsi="Times New Roman" w:cs="Times New Roman"/>
          <w:color w:val="000000" w:themeColor="text1"/>
          <w:shd w:val="clear" w:color="auto" w:fill="FFFFFF"/>
        </w:rPr>
        <w:t xml:space="preserve"> be the case in the glyphosate treated plots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(22)","plainTextFormattedCitation":"(22)","previouslyFormattedCitation":"(22)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000E2BD7">
        <w:rPr>
          <w:rFonts w:ascii="Times New Roman" w:hAnsi="Times New Roman" w:cs="Times New Roman"/>
          <w:color w:val="000000" w:themeColor="text1"/>
          <w:shd w:val="clear" w:color="auto" w:fill="FFFFFF"/>
        </w:rPr>
        <w:t xml:space="preserve"> </w:t>
      </w:r>
    </w:p>
    <w:p w14:paraId="39EB3FB1" w14:textId="59182B3F" w:rsidR="00722102" w:rsidRPr="00B92C04" w:rsidRDefault="00722102" w:rsidP="00722102">
      <w:pPr>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 xml:space="preserve">Previous work has </w:t>
      </w:r>
      <w:r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Pr="00B3074D">
        <w:rPr>
          <w:rFonts w:ascii="Times New Roman" w:hAnsi="Times New Roman" w:cs="Times New Roman"/>
          <w:color w:val="000000" w:themeColor="text1"/>
          <w:shd w:val="clear" w:color="auto" w:fill="FFFFFF"/>
        </w:rPr>
        <w:t xml:space="preserve"> plots over twenty weeks</w:t>
      </w:r>
      <w:r w:rsidR="009C33F5">
        <w:rPr>
          <w:rFonts w:ascii="Times New Roman" w:hAnsi="Times New Roman" w:cs="Times New Roman"/>
          <w:color w:val="000000" w:themeColor="text1"/>
          <w:shd w:val="clear" w:color="auto" w:fill="FFFFFF"/>
        </w:rPr>
        <w:t xml:space="preserve"> (e.g., </w:t>
      </w:r>
      <w:r w:rsidR="00F03607">
        <w:rPr>
          <w:rFonts w:ascii="Times New Roman" w:hAnsi="Times New Roman" w:cs="Times New Roman"/>
          <w:color w:val="000000" w:themeColor="text1"/>
          <w:shd w:val="clear" w:color="auto" w:fill="FFFFFF"/>
        </w:rPr>
        <w:t>handweeded</w:t>
      </w:r>
      <w:r w:rsidR="009C33F5">
        <w:rPr>
          <w:rFonts w:ascii="Times New Roman" w:hAnsi="Times New Roman" w:cs="Times New Roman"/>
          <w:color w:val="000000" w:themeColor="text1"/>
          <w:shd w:val="clear" w:color="auto" w:fill="FFFFFF"/>
        </w:rPr>
        <w:t xml:space="preserve"> and glyphosate)</w:t>
      </w:r>
      <w:r>
        <w:rPr>
          <w:rFonts w:ascii="Times New Roman" w:hAnsi="Times New Roman" w:cs="Times New Roman"/>
          <w:color w:val="000000" w:themeColor="text1"/>
          <w:shd w:val="clear" w:color="auto" w:fill="FFFFFF"/>
        </w:rPr>
        <w:t xml:space="preserve"> </w:t>
      </w:r>
      <w:bookmarkStart w:id="59" w:name="OLE_LINK5"/>
      <w:bookmarkStart w:id="60" w:name="OLE_LINK6"/>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bookmarkEnd w:id="59"/>
      <w:bookmarkEnd w:id="60"/>
      <w:r w:rsidRPr="00B3074D">
        <w:rPr>
          <w:rFonts w:ascii="Times New Roman" w:hAnsi="Times New Roman" w:cs="Times New Roman"/>
          <w:color w:val="000000" w:themeColor="text1"/>
          <w:shd w:val="clear" w:color="auto" w:fill="FFFFFF"/>
        </w:rPr>
        <w:t>. The</w:t>
      </w:r>
      <w:r>
        <w:rPr>
          <w:rFonts w:ascii="Times New Roman" w:hAnsi="Times New Roman" w:cs="Times New Roman"/>
          <w:color w:val="000000" w:themeColor="text1"/>
          <w:shd w:val="clear" w:color="auto" w:fill="FFFFFF"/>
        </w:rPr>
        <w:t xml:space="preserve"> authors </w:t>
      </w:r>
      <w:r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Pr>
          <w:rFonts w:ascii="Times New Roman" w:hAnsi="Times New Roman" w:cs="Times New Roman"/>
          <w:color w:val="000000" w:themeColor="text1"/>
          <w:shd w:val="clear" w:color="auto" w:fill="FFFFFF"/>
        </w:rPr>
        <w:t xml:space="preserve">, showing </w:t>
      </w:r>
      <w:r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Conversely, </w:t>
      </w:r>
      <w:r w:rsidR="009C33F5">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w:t>
      </w:r>
      <w:r w:rsidR="009C33F5">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nitrate levels to be lowest in our handweeded and nontreated plots, with concentrations being highe</w:t>
      </w:r>
      <w:r w:rsidR="009C33F5">
        <w:rPr>
          <w:rFonts w:ascii="Times New Roman" w:hAnsi="Times New Roman" w:cs="Times New Roman"/>
          <w:color w:val="000000" w:themeColor="text1"/>
          <w:shd w:val="clear" w:color="auto" w:fill="FFFFFF"/>
        </w:rPr>
        <w:t>st</w:t>
      </w:r>
      <w:r w:rsidRPr="00B3074D">
        <w:rPr>
          <w:rFonts w:ascii="Times New Roman" w:hAnsi="Times New Roman" w:cs="Times New Roman"/>
          <w:color w:val="000000" w:themeColor="text1"/>
          <w:shd w:val="clear" w:color="auto" w:fill="FFFFFF"/>
        </w:rPr>
        <w:t xml:space="preserve"> in our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plots. While our results differ f</w:t>
      </w:r>
      <w:r>
        <w:rPr>
          <w:rFonts w:ascii="Times New Roman" w:hAnsi="Times New Roman" w:cs="Times New Roman"/>
          <w:color w:val="000000" w:themeColor="text1"/>
          <w:shd w:val="clear" w:color="auto" w:fill="FFFFFF"/>
        </w:rPr>
        <w:t>rom</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the handweeded plots experienced an increase in weedy vegetation </w:t>
      </w:r>
      <w:r w:rsidR="000E2BD7">
        <w:rPr>
          <w:rFonts w:ascii="Times New Roman" w:hAnsi="Times New Roman" w:cs="Times New Roman"/>
          <w:color w:val="000000" w:themeColor="text1"/>
          <w:shd w:val="clear" w:color="auto" w:fill="FFFFFF"/>
        </w:rPr>
        <w:t xml:space="preserve">and crop </w:t>
      </w:r>
      <w:r w:rsidRPr="00B3074D">
        <w:rPr>
          <w:rFonts w:ascii="Times New Roman" w:hAnsi="Times New Roman" w:cs="Times New Roman"/>
          <w:color w:val="000000" w:themeColor="text1"/>
          <w:shd w:val="clear" w:color="auto" w:fill="FFFFFF"/>
        </w:rPr>
        <w:t xml:space="preserve">cover. Given the lack of difference between their handweeded and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treated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25)","plainTextFormattedCitation":"(19, 20, 25)","previouslyFormattedCitation":"(19, 20, 25)"},"properties":{"noteIndex":0},"schema":"https://github.com/citation-style-language/schema/raw/master/csl-citation.json"}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(19, 20, 25)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Pr>
          <w:rFonts w:ascii="Times New Roman" w:hAnsi="Times New Roman" w:cs="Times New Roman"/>
          <w:color w:val="000000" w:themeColor="text1"/>
          <w:shd w:val="clear" w:color="auto" w:fill="FFFFFF"/>
        </w:rPr>
        <w:t>chemical herbicide application</w:t>
      </w:r>
      <w:r w:rsidR="000E2BD7">
        <w:rPr>
          <w:rFonts w:ascii="Times New Roman" w:hAnsi="Times New Roman" w:cs="Times New Roman"/>
          <w:color w:val="000000" w:themeColor="text1"/>
          <w:shd w:val="clear" w:color="auto" w:fill="FFFFFF"/>
        </w:rPr>
        <w:t xml:space="preserve"> and provide a more complete picture regarding the ecosystem effects of chemical herbicide intervention</w:t>
      </w:r>
      <w:r w:rsidRPr="00B3074D">
        <w:rPr>
          <w:rFonts w:ascii="Times New Roman" w:hAnsi="Times New Roman" w:cs="Times New Roman"/>
          <w:color w:val="000000" w:themeColor="text1"/>
          <w:shd w:val="clear" w:color="auto" w:fill="FFFFFF"/>
        </w:rPr>
        <w:t>.</w:t>
      </w:r>
      <w:r w:rsidR="000E2BD7">
        <w:rPr>
          <w:rFonts w:ascii="Times New Roman" w:hAnsi="Times New Roman" w:cs="Times New Roman"/>
          <w:color w:val="000000" w:themeColor="text1"/>
          <w:shd w:val="clear" w:color="auto" w:fill="FFFFFF"/>
        </w:rPr>
        <w:t xml:space="preserve"> </w:t>
      </w:r>
    </w:p>
    <w:p w14:paraId="44A4E304" w14:textId="3F6D6A42" w:rsidR="007E58BA" w:rsidRDefault="00722102" w:rsidP="007E58BA">
      <w:pPr>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w:t>
      </w:r>
      <w:r w:rsidR="007E58BA">
        <w:rPr>
          <w:rFonts w:ascii="Times New Roman" w:hAnsi="Times New Roman" w:cs="Times New Roman"/>
          <w:color w:val="000000" w:themeColor="text1"/>
          <w:shd w:val="clear" w:color="auto" w:fill="FFFFFF"/>
        </w:rPr>
        <w:t>following atrazine application</w:t>
      </w:r>
      <w:r w:rsidRPr="00B3074D">
        <w:rPr>
          <w:rFonts w:ascii="Times New Roman" w:hAnsi="Times New Roman" w:cs="Times New Roman"/>
          <w:color w:val="000000" w:themeColor="text1"/>
          <w:shd w:val="clear" w:color="auto" w:fill="FFFFFF"/>
        </w:rPr>
        <w:t xml:space="preserve"> have also been </w:t>
      </w:r>
      <w:r w:rsidR="009C33F5">
        <w:rPr>
          <w:rFonts w:ascii="Times New Roman" w:hAnsi="Times New Roman" w:cs="Times New Roman"/>
          <w:color w:val="000000" w:themeColor="text1"/>
          <w:shd w:val="clear" w:color="auto" w:fill="FFFFFF"/>
        </w:rPr>
        <w:t>reported</w:t>
      </w:r>
      <w:r w:rsidRPr="00B3074D">
        <w:rPr>
          <w:rFonts w:ascii="Times New Roman" w:hAnsi="Times New Roman" w:cs="Times New Roman"/>
          <w:color w:val="000000" w:themeColor="text1"/>
          <w:shd w:val="clear" w:color="auto" w:fill="FFFFFF"/>
        </w:rPr>
        <w:t xml:space="preserve">, with a general trend of short term reduction in the rate of N mineralization following application </w:t>
      </w:r>
      <w:r>
        <w:rPr>
          <w:rFonts w:ascii="Times New Roman" w:hAnsi="Times New Roman" w:cs="Times New Roman"/>
        </w:rPr>
        <w:fldChar w:fldCharType="begin" w:fldLock="1"/>
      </w:r>
      <w:r w:rsidR="00B5577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uris":["http://www.mendeley.com/documents/?uuid=d56aae2e-b60b-42b5-8184-d08a32d14b64"]},{"id":"ITEM-2","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Ecology","id":"ITEM-2","issue":"3","issued":{"date-parts":[["2011","12"]]},"page":"511-519","title":"Simazine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 26)","plainTextFormattedCitation":"(21, 26)","previouslyFormattedCitation":"(21, 26)"},"properties":{"noteIndex":0},"schema":"https://github.com/citation-style-language/schema/raw/master/csl-citation.json"}</w:instrText>
      </w:r>
      <w:r>
        <w:rPr>
          <w:rFonts w:ascii="Times New Roman" w:hAnsi="Times New Roman" w:cs="Times New Roman"/>
        </w:rPr>
        <w:fldChar w:fldCharType="separate"/>
      </w:r>
      <w:r w:rsidR="00580BCA" w:rsidRPr="00580BCA">
        <w:rPr>
          <w:rFonts w:ascii="Times New Roman" w:hAnsi="Times New Roman" w:cs="Times New Roman"/>
          <w:noProof/>
        </w:rPr>
        <w:t>(21, 26)</w:t>
      </w:r>
      <w:r>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9C33F5">
        <w:rPr>
          <w:rFonts w:ascii="Times New Roman" w:hAnsi="Times New Roman" w:cs="Times New Roman"/>
          <w:color w:val="000000" w:themeColor="text1"/>
          <w:shd w:val="clear" w:color="auto" w:fill="FFFFFF"/>
        </w:rPr>
        <w:t>show</w:t>
      </w:r>
      <w:r w:rsidRPr="00B3074D">
        <w:rPr>
          <w:rFonts w:ascii="Times New Roman" w:hAnsi="Times New Roman" w:cs="Times New Roman"/>
          <w:color w:val="000000" w:themeColor="text1"/>
          <w:shd w:val="clear" w:color="auto" w:fill="FFFFFF"/>
        </w:rPr>
        <w:t xml:space="preserve"> a decrease in the inorganic N pool </w:t>
      </w:r>
      <w:r w:rsidR="007E58BA" w:rsidRPr="00B3074D">
        <w:rPr>
          <w:rFonts w:ascii="Times New Roman" w:hAnsi="Times New Roman" w:cs="Times New Roman"/>
          <w:color w:val="000000" w:themeColor="text1"/>
          <w:shd w:val="clear" w:color="auto" w:fill="FFFFFF"/>
        </w:rPr>
        <w:t xml:space="preserve">in the </w:t>
      </w:r>
      <w:r w:rsidR="007E58BA">
        <w:rPr>
          <w:rFonts w:ascii="Times New Roman" w:hAnsi="Times New Roman" w:cs="Times New Roman"/>
          <w:color w:val="000000" w:themeColor="text1"/>
        </w:rPr>
        <w:t>atrazine</w:t>
      </w:r>
      <w:r w:rsidR="007E58BA" w:rsidRPr="00B3074D">
        <w:rPr>
          <w:rFonts w:ascii="Times New Roman" w:hAnsi="Times New Roman" w:cs="Times New Roman"/>
          <w:color w:val="000000" w:themeColor="text1"/>
        </w:rPr>
        <w:t xml:space="preserve"> treated</w:t>
      </w:r>
      <w:r w:rsidR="007E58BA" w:rsidRPr="00B3074D">
        <w:rPr>
          <w:rFonts w:ascii="Times New Roman" w:hAnsi="Times New Roman" w:cs="Times New Roman"/>
          <w:color w:val="000000" w:themeColor="text1"/>
          <w:shd w:val="clear" w:color="auto" w:fill="FFFFFF"/>
        </w:rPr>
        <w:t xml:space="preserve"> plots </w:t>
      </w:r>
      <w:r w:rsidRPr="00B3074D">
        <w:rPr>
          <w:rFonts w:ascii="Times New Roman" w:hAnsi="Times New Roman" w:cs="Times New Roman"/>
          <w:color w:val="000000" w:themeColor="text1"/>
          <w:shd w:val="clear" w:color="auto" w:fill="FFFFFF"/>
        </w:rPr>
        <w:t>over the twenty</w:t>
      </w:r>
      <w:r w:rsidR="000E2BD7">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day</w:t>
      </w:r>
      <w:r w:rsidR="000E2BD7">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post-application</w:t>
      </w:r>
      <w:r w:rsidR="000E2BD7">
        <w:rPr>
          <w:rFonts w:ascii="Times New Roman" w:hAnsi="Times New Roman" w:cs="Times New Roman"/>
          <w:color w:val="000000" w:themeColor="text1"/>
          <w:shd w:val="clear" w:color="auto" w:fill="FFFFFF"/>
        </w:rPr>
        <w:t xml:space="preserve"> period</w:t>
      </w:r>
      <w:r w:rsidR="007E58BA">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providing support for our hypothesis and further evidence that this herbicide </w:t>
      </w:r>
      <w:r w:rsidR="007E58BA">
        <w:rPr>
          <w:rFonts w:ascii="Times New Roman" w:hAnsi="Times New Roman" w:cs="Times New Roman"/>
          <w:color w:val="000000" w:themeColor="text1"/>
          <w:shd w:val="clear" w:color="auto" w:fill="FFFFFF"/>
        </w:rPr>
        <w:t>affects nitrogen cycling</w:t>
      </w:r>
      <w:r w:rsidRPr="00B3074D">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Importantly</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w:t>
      </w:r>
      <w:r w:rsidR="007E58BA">
        <w:rPr>
          <w:rFonts w:ascii="Times New Roman" w:hAnsi="Times New Roman" w:cs="Times New Roman"/>
          <w:color w:val="000000" w:themeColor="text1"/>
          <w:shd w:val="clear" w:color="auto" w:fill="FFFFFF"/>
        </w:rPr>
        <w:t xml:space="preserve">also </w:t>
      </w:r>
      <w:r w:rsidRPr="00B3074D">
        <w:rPr>
          <w:rFonts w:ascii="Times New Roman" w:hAnsi="Times New Roman" w:cs="Times New Roman"/>
          <w:color w:val="000000" w:themeColor="text1"/>
          <w:shd w:val="clear" w:color="auto" w:fill="FFFFFF"/>
        </w:rPr>
        <w:t xml:space="preserve">observed in other treatments as well, and together with the observed correlations with total weedy vegetation, </w:t>
      </w:r>
      <w:r>
        <w:rPr>
          <w:rFonts w:ascii="Times New Roman" w:hAnsi="Times New Roman" w:cs="Times New Roman"/>
          <w:color w:val="000000" w:themeColor="text1"/>
          <w:shd w:val="clear" w:color="auto" w:fill="FFFFFF"/>
        </w:rPr>
        <w:t>we are unable to</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determine</w:t>
      </w:r>
      <w:r w:rsidRPr="00B3074D">
        <w:rPr>
          <w:rFonts w:ascii="Times New Roman" w:hAnsi="Times New Roman" w:cs="Times New Roman"/>
          <w:color w:val="000000" w:themeColor="text1"/>
          <w:shd w:val="clear" w:color="auto" w:fill="FFFFFF"/>
        </w:rPr>
        <w:t xml:space="preserve"> whether this effect is direct or indirect as the crop, </w:t>
      </w:r>
      <w:proofErr w:type="spellStart"/>
      <w:r w:rsidRPr="00722102">
        <w:rPr>
          <w:rFonts w:ascii="Times New Roman" w:hAnsi="Times New Roman" w:cs="Times New Roman"/>
          <w:i/>
          <w:iCs/>
          <w:color w:val="000000" w:themeColor="text1"/>
          <w:shd w:val="clear" w:color="auto" w:fill="FFFFFF"/>
        </w:rPr>
        <w:t>Zea</w:t>
      </w:r>
      <w:proofErr w:type="spellEnd"/>
      <w:r w:rsidRPr="00722102">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and other weedy vegetation may be partially responsible for a reduction in inorganic N </w:t>
      </w:r>
      <w:r w:rsidR="007E58BA">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uptake and immobilization in plant biomass.</w:t>
      </w:r>
    </w:p>
    <w:p w14:paraId="1A22BB8C" w14:textId="3046709B" w:rsidR="0049688B" w:rsidRDefault="0049688B" w:rsidP="0049688B">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Previous research has reported t</w:t>
      </w:r>
      <w:r w:rsidRPr="00B3074D">
        <w:rPr>
          <w:rFonts w:ascii="Times New Roman" w:hAnsi="Times New Roman" w:cs="Times New Roman"/>
          <w:color w:val="000000" w:themeColor="text1"/>
          <w:shd w:val="clear" w:color="auto" w:fill="FFFFFF"/>
        </w:rPr>
        <w:t xml:space="preserve">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(29)","plainTextFormattedCitation":"(29)","previouslyFormattedCitation":"(29)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55774">
        <w:rPr>
          <w:rFonts w:ascii="Times New Roman" w:hAnsi="Times New Roman" w:cs="Times New Roman"/>
          <w:noProof/>
          <w:color w:val="000000" w:themeColor="text1"/>
          <w:shd w:val="clear" w:color="auto" w:fill="FFFFFF"/>
        </w:rPr>
        <w:t>(29)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(30)","plainTextFormattedCitation":"(30)","previouslyFormattedCitation":"(30)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55774">
        <w:rPr>
          <w:rFonts w:ascii="Times New Roman" w:hAnsi="Times New Roman" w:cs="Times New Roman"/>
          <w:noProof/>
          <w:color w:val="000000" w:themeColor="text1"/>
          <w:shd w:val="clear" w:color="auto" w:fill="FFFFFF"/>
        </w:rPr>
        <w:t>(30)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(30)","plainTextFormattedCitation":"(30)","previouslyFormattedCitation":"(30)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55774">
        <w:rPr>
          <w:rFonts w:ascii="Times New Roman" w:hAnsi="Times New Roman" w:cs="Times New Roman"/>
          <w:noProof/>
          <w:color w:val="000000" w:themeColor="text1"/>
          <w:shd w:val="clear" w:color="auto" w:fill="FFFFFF"/>
        </w:rPr>
        <w:t>(30)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w:t>
      </w:r>
      <w:r>
        <w:rPr>
          <w:rFonts w:ascii="Times New Roman" w:hAnsi="Times New Roman" w:cs="Times New Roman"/>
          <w:color w:val="000000" w:themeColor="text1"/>
          <w:shd w:val="clear" w:color="auto" w:fill="FFFFFF"/>
        </w:rPr>
        <w:t>shifts in</w:t>
      </w:r>
      <w:r w:rsidRPr="00B3074D">
        <w:rPr>
          <w:rFonts w:ascii="Times New Roman" w:hAnsi="Times New Roman" w:cs="Times New Roman"/>
          <w:color w:val="000000" w:themeColor="text1"/>
          <w:shd w:val="clear" w:color="auto" w:fill="FFFFFF"/>
        </w:rPr>
        <w:t xml:space="preserve"> PHOS activity were minimal and short lived. Others have also shown a high glyphosate dose requirement in order to observe </w:t>
      </w:r>
      <w:r w:rsidRPr="00B3074D">
        <w:rPr>
          <w:rFonts w:ascii="Times New Roman" w:hAnsi="Times New Roman" w:cs="Times New Roman"/>
          <w:color w:val="000000" w:themeColor="text1"/>
          <w:shd w:val="clear" w:color="auto" w:fill="FFFFFF"/>
        </w:rPr>
        <w:lastRenderedPageBreak/>
        <w:t xml:space="preserve">significant effects on microbial activity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(31–33)","plainTextFormattedCitation":"(31–33)","previouslyFormattedCitation":"(31–33)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55774">
        <w:rPr>
          <w:rFonts w:ascii="Times New Roman" w:hAnsi="Times New Roman" w:cs="Times New Roman"/>
          <w:noProof/>
          <w:color w:val="000000" w:themeColor="text1"/>
          <w:shd w:val="clear" w:color="auto" w:fill="FFFFFF"/>
        </w:rPr>
        <w:t>(31–33)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580BCA">
        <w:rPr>
          <w:rFonts w:ascii="Times New Roman" w:hAnsi="Times New Roman" w:cs="Times New Roman"/>
          <w:noProof/>
          <w:color w:val="000000" w:themeColor="text1"/>
          <w:shd w:val="clear" w:color="auto" w:fill="FFFFFF"/>
        </w:rPr>
        <w:t>(25)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w:t>
      </w:r>
      <w:r>
        <w:rPr>
          <w:rFonts w:ascii="Times New Roman" w:hAnsi="Times New Roman" w:cs="Times New Roman"/>
          <w:color w:val="000000" w:themeColor="text1"/>
          <w:shd w:val="clear" w:color="auto" w:fill="FFFFFF"/>
        </w:rPr>
        <w:t>soil microbes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favoring</w:t>
      </w:r>
      <w:r w:rsidRPr="00B3074D">
        <w:rPr>
          <w:rFonts w:ascii="Times New Roman" w:hAnsi="Times New Roman" w:cs="Times New Roman"/>
          <w:color w:val="000000" w:themeColor="text1"/>
          <w:shd w:val="clear" w:color="auto" w:fill="FFFFFF"/>
        </w:rPr>
        <w:t xml:space="preserve"> heterotroph</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Our observed shifts in the abundance of </w:t>
      </w:r>
      <w:proofErr w:type="spellStart"/>
      <w:r w:rsidRPr="0049688B">
        <w:rPr>
          <w:rFonts w:ascii="Times New Roman" w:hAnsi="Times New Roman" w:cs="Times New Roman"/>
          <w:color w:val="000000" w:themeColor="text1"/>
          <w:shd w:val="clear" w:color="auto" w:fill="FFFFFF"/>
        </w:rPr>
        <w:t>Shpingomondacae</w:t>
      </w:r>
      <w:proofErr w:type="spellEnd"/>
      <w:r w:rsidRPr="0049688B">
        <w:rPr>
          <w:rFonts w:ascii="Times New Roman" w:hAnsi="Times New Roman" w:cs="Times New Roman"/>
          <w:color w:val="000000" w:themeColor="text1"/>
          <w:shd w:val="clear" w:color="auto" w:fill="FFFFFF"/>
        </w:rPr>
        <w:t xml:space="preserve"> provide support and show an increased abundance of this putative herbicide degraders following chemical herbicide application</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{"citationItems":[{"id":"ITEM-1","itemData":{"DOI":"10.1128/AEM.02600-15","ISSN":"0099-2240","abstract":"In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.","author":[{"dropping-particle":"","family":"Feld","given":"Louise","non-dropping-particle":"","parse-names":false,"suffix":""},{"dropping-particle":"","family":"Nielsen","given":"Tue Kjærgaard","non-dropping-particle":"","parse-names":false,"suffix":""},{"dropping-particle":"","family":"Hansen","given":"Lars Hestbjerg","non-dropping-particle":"","parse-names":false,"suffix":""},{"dropping-particle":"","family":"Aamand","given":"Jens","non-dropping-particle":"","parse-names":false,"suffix":""},{"dropping-particle":"","family":"Albers","given":"Christian Nyrop","non-dropping-particle":"","parse-names":false,"suffix":""}],"container-title":"Applied and Environmental Microbiology","editor":[{"dropping-particle":"","family":"Löffler","given":"F. E.","non-dropping-particle":"","parse-names":false,"suffix":""}],"id":"ITEM-1","issue":"3","issued":{"date-parts":[["2016","2"]]},"page":"878-887","title":"Establishment of Bacterial Herbicide Degraders in a Rapid Sand Filter for Bioremediation of Phenoxypropionate-Polluted Groundwater","type":"article-journal","volume":"82"},"uris":["http://www.mendeley.com/documents/?uuid=c3062f9e-7d0f-41c6-b5b2-eaa82c2de97f"]},{"id":"ITEM-2","itemData":{"DOI":"10.1021/acs.jafc.0c05785","ISSN":"0021-8561","author":[{"dropping-particle":"","family":"Liu","given":"Bin","non-dropping-particle":"","parse-names":false,"suffix":""},{"dropping-particle":"","family":"Wang","given":"Haiyan","non-dropping-particle":"","parse-names":false,"suffix":""},{"dropping-particle":"","family":"Zhang","given":"Kaiyun","non-dropping-particle":"","parse-names":false,"suffix":""},{"dropping-particle":"","family":"Zhu","given":"Jianchun","non-dropping-particle":"","parse-names":false,"suffix":""},{"dropping-particle":"","family":"He","given":"Qin","non-dropping-particle":"","parse-names":false,"suffix":""},{"dropping-particle":"","family":"He","given":"Jian","non-dropping-particle":"","parse-names":false,"suffix":""}],"container-title":"Journal of Agricultural and Food Chemistry","id":"ITEM-2","issue":"44","issued":{"date-parts":[["2020","11","4"]]},"page":"12365-12374","title":"Improved Herbicide Resistance of 4-Hydroxyphenylpyruvate Dioxygenase from Sphingobium sp. TPM-19 through Directed Evolution","type":"article-journal","volume":"68"},"uris":["http://www.mendeley.com/documents/?uuid=e656b485-6f14-4853-af5f-0284d74ffb90"]}],"mendeley":{"formattedCitation":"(34, 35)","plainTextFormattedCitation":"(34, 35)","previouslyFormattedCitation":"(34, 35)"},"properties":{"noteIndex":0},"schema":"https://github.com/citation-style-language/schema/raw/master/csl-citation.json"}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B55774">
        <w:rPr>
          <w:rFonts w:ascii="Times New Roman" w:hAnsi="Times New Roman" w:cs="Times New Roman"/>
          <w:noProof/>
          <w:color w:val="000000" w:themeColor="text1"/>
          <w:shd w:val="clear" w:color="auto" w:fill="FFFFFF"/>
        </w:rPr>
        <w:t>(34, 35)</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w:t>
      </w:r>
    </w:p>
    <w:p w14:paraId="3D48B699" w14:textId="65211107" w:rsidR="0049688B" w:rsidRDefault="0049688B" w:rsidP="0049688B">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However, as</w:t>
      </w:r>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w:t>
      </w:r>
      <w:r>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hypothesiz</w:t>
      </w:r>
      <w:r>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labile litter inputs would stimulate decomposition, but once the detritus became more recalcitrant or its C:N ratio increased, it may no longer be favorable for decomposition, resulting in the observed decrease in extracellular enzyme activity from 10 to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Pr>
          <w:rFonts w:ascii="Times New Roman" w:hAnsi="Times New Roman" w:cs="Times New Roman"/>
          <w:color w:val="000000" w:themeColor="text1"/>
          <w:shd w:val="clear" w:color="auto" w:fill="FFFFFF"/>
        </w:rPr>
        <w:t xml:space="preserve">, with similar results shown by </w:t>
      </w:r>
      <w:proofErr w:type="spellStart"/>
      <w:r>
        <w:rPr>
          <w:rFonts w:ascii="Times New Roman" w:hAnsi="Times New Roman" w:cs="Times New Roman"/>
          <w:color w:val="000000" w:themeColor="text1"/>
          <w:shd w:val="clear" w:color="auto" w:fill="FFFFFF"/>
        </w:rPr>
        <w:t>Damin</w:t>
      </w:r>
      <w:proofErr w:type="spellEnd"/>
      <w:r>
        <w:rPr>
          <w:rFonts w:ascii="Times New Roman" w:hAnsi="Times New Roman" w:cs="Times New Roman"/>
          <w:color w:val="000000" w:themeColor="text1"/>
          <w:shd w:val="clear" w:color="auto" w:fill="FFFFFF"/>
        </w:rPr>
        <w:t xml:space="preserve"> and </w:t>
      </w:r>
      <w:proofErr w:type="spellStart"/>
      <w:r>
        <w:rPr>
          <w:rFonts w:ascii="Times New Roman" w:hAnsi="Times New Roman" w:cs="Times New Roman"/>
          <w:color w:val="000000" w:themeColor="text1"/>
          <w:shd w:val="clear" w:color="auto" w:fill="FFFFFF"/>
        </w:rPr>
        <w:t>Triveli</w:t>
      </w:r>
      <w:proofErr w:type="spellEnd"/>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(25)","plainTextFormattedCitation":"(25)","previouslyFormattedCitation":"(25)"},"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580BCA">
        <w:rPr>
          <w:rFonts w:ascii="Times New Roman" w:hAnsi="Times New Roman" w:cs="Times New Roman"/>
          <w:noProof/>
          <w:color w:val="000000" w:themeColor="text1"/>
          <w:shd w:val="clear" w:color="auto" w:fill="FFFFFF"/>
        </w:rPr>
        <w:t>(25)</w:t>
      </w:r>
      <w:r>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It is worth noting, that even t</w:t>
      </w:r>
      <w:r w:rsidRPr="00B3074D">
        <w:rPr>
          <w:rFonts w:ascii="Times New Roman" w:hAnsi="Times New Roman" w:cs="Times New Roman"/>
          <w:color w:val="000000" w:themeColor="text1"/>
          <w:shd w:val="clear" w:color="auto" w:fill="FFFFFF"/>
        </w:rPr>
        <w:t xml:space="preserve">hough we observed differences in PHOS activity in our experiment, our mixed modeling found the activity of PHOS at time one to be a significant predictor of activities at time two and three, suggesting the existence of a legacy effect in </w:t>
      </w:r>
      <w:r>
        <w:rPr>
          <w:rFonts w:ascii="Times New Roman" w:hAnsi="Times New Roman" w:cs="Times New Roman"/>
          <w:color w:val="000000" w:themeColor="text1"/>
          <w:shd w:val="clear" w:color="auto" w:fill="FFFFFF"/>
        </w:rPr>
        <w:t>phosphatase</w:t>
      </w:r>
      <w:r w:rsidRPr="00B3074D">
        <w:rPr>
          <w:rFonts w:ascii="Times New Roman" w:hAnsi="Times New Roman" w:cs="Times New Roman"/>
          <w:color w:val="000000" w:themeColor="text1"/>
          <w:shd w:val="clear" w:color="auto" w:fill="FFFFFF"/>
        </w:rPr>
        <w:t xml:space="preserve"> activity. Thus, our ability to say whether PHOS activity was affected by weed removal treatment is limited.</w:t>
      </w:r>
    </w:p>
    <w:p w14:paraId="069991E9" w14:textId="27F62A8B" w:rsidR="0049688B" w:rsidRDefault="00870515" w:rsidP="0049688B">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w:t>
      </w:r>
      <w:r w:rsidR="000E2BD7">
        <w:rPr>
          <w:rFonts w:ascii="Times New Roman" w:hAnsi="Times New Roman" w:cs="Times New Roman"/>
          <w:color w:val="000000" w:themeColor="text1"/>
          <w:shd w:val="clear" w:color="auto" w:fill="FFFFFF"/>
        </w:rPr>
        <w:t xml:space="preserve">he lack of </w:t>
      </w:r>
      <w:r w:rsidR="00722102" w:rsidRPr="00B3074D">
        <w:rPr>
          <w:rFonts w:ascii="Times New Roman" w:hAnsi="Times New Roman" w:cs="Times New Roman"/>
          <w:color w:val="000000" w:themeColor="text1"/>
          <w:shd w:val="clear" w:color="auto" w:fill="FFFFFF"/>
        </w:rPr>
        <w:t>difference</w:t>
      </w:r>
      <w:r w:rsidR="000E2BD7">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in total enzymatic profile</w:t>
      </w:r>
      <w:r>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between treatments at sampling time one</w:t>
      </w:r>
      <w:r w:rsidR="000E2BD7">
        <w:rPr>
          <w:rFonts w:ascii="Times New Roman" w:hAnsi="Times New Roman" w:cs="Times New Roman"/>
          <w:color w:val="000000" w:themeColor="text1"/>
          <w:shd w:val="clear" w:color="auto" w:fill="FFFFFF"/>
        </w:rPr>
        <w:t xml:space="preserve"> indicates</w:t>
      </w:r>
      <w:r w:rsidR="00722102" w:rsidRPr="00B3074D">
        <w:rPr>
          <w:rFonts w:ascii="Times New Roman" w:hAnsi="Times New Roman" w:cs="Times New Roman"/>
          <w:color w:val="000000" w:themeColor="text1"/>
          <w:shd w:val="clear" w:color="auto" w:fill="FFFFFF"/>
        </w:rPr>
        <w:t xml:space="preserve"> that our plots were relatively homogeneous prior to treatment. </w:t>
      </w:r>
      <w:r w:rsidR="00722102">
        <w:rPr>
          <w:rFonts w:ascii="Times New Roman" w:hAnsi="Times New Roman" w:cs="Times New Roman"/>
          <w:color w:val="000000" w:themeColor="text1"/>
          <w:shd w:val="clear" w:color="auto" w:fill="FFFFFF"/>
        </w:rPr>
        <w:t>A</w:t>
      </w:r>
      <w:r w:rsidR="00722102" w:rsidRPr="00B3074D">
        <w:rPr>
          <w:rFonts w:ascii="Times New Roman" w:hAnsi="Times New Roman" w:cs="Times New Roman"/>
          <w:color w:val="000000" w:themeColor="text1"/>
          <w:shd w:val="clear" w:color="auto" w:fill="FFFFFF"/>
        </w:rPr>
        <w:t>t ten</w:t>
      </w:r>
      <w:r w:rsidR="00722102">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t>day</w:t>
      </w:r>
      <w:r w:rsidR="00722102">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post-treatment, weed removal did not affect enzymatic profiles, but total weedy vegetation </w:t>
      </w:r>
      <w:r w:rsidR="00722102">
        <w:rPr>
          <w:rFonts w:ascii="Times New Roman" w:hAnsi="Times New Roman" w:cs="Times New Roman"/>
          <w:color w:val="000000" w:themeColor="text1"/>
          <w:shd w:val="clear" w:color="auto" w:fill="FFFFFF"/>
        </w:rPr>
        <w:t>did</w:t>
      </w:r>
      <w:r w:rsidR="0049688B">
        <w:rPr>
          <w:rFonts w:ascii="Times New Roman" w:hAnsi="Times New Roman" w:cs="Times New Roman"/>
          <w:color w:val="000000" w:themeColor="text1"/>
          <w:shd w:val="clear" w:color="auto" w:fill="FFFFFF"/>
        </w:rPr>
        <w:t>. This</w:t>
      </w:r>
      <w:r w:rsidR="00722102" w:rsidRPr="00B3074D">
        <w:rPr>
          <w:rFonts w:ascii="Times New Roman" w:hAnsi="Times New Roman" w:cs="Times New Roman"/>
          <w:color w:val="000000" w:themeColor="text1"/>
          <w:shd w:val="clear" w:color="auto" w:fill="FFFFFF"/>
        </w:rPr>
        <w:t xml:space="preserve"> provid</w:t>
      </w:r>
      <w:r w:rsidR="0049688B">
        <w:rPr>
          <w:rFonts w:ascii="Times New Roman" w:hAnsi="Times New Roman" w:cs="Times New Roman"/>
          <w:color w:val="000000" w:themeColor="text1"/>
          <w:shd w:val="clear" w:color="auto" w:fill="FFFFFF"/>
        </w:rPr>
        <w:t>es</w:t>
      </w:r>
      <w:r w:rsidR="007E58BA">
        <w:rPr>
          <w:rFonts w:ascii="Times New Roman" w:hAnsi="Times New Roman" w:cs="Times New Roman"/>
          <w:color w:val="000000" w:themeColor="text1"/>
          <w:shd w:val="clear" w:color="auto" w:fill="FFFFFF"/>
        </w:rPr>
        <w:t xml:space="preserve"> additional</w:t>
      </w:r>
      <w:r w:rsidR="00722102" w:rsidRPr="00B3074D">
        <w:rPr>
          <w:rFonts w:ascii="Times New Roman" w:hAnsi="Times New Roman" w:cs="Times New Roman"/>
          <w:color w:val="000000" w:themeColor="text1"/>
          <w:shd w:val="clear" w:color="auto" w:fill="FFFFFF"/>
        </w:rPr>
        <w:t xml:space="preserve"> support that the effects of herbicide application on soil </w:t>
      </w:r>
      <w:r w:rsidR="007E58BA">
        <w:rPr>
          <w:rFonts w:ascii="Times New Roman" w:hAnsi="Times New Roman" w:cs="Times New Roman"/>
          <w:color w:val="000000" w:themeColor="text1"/>
          <w:shd w:val="clear" w:color="auto" w:fill="FFFFFF"/>
        </w:rPr>
        <w:t>function are</w:t>
      </w:r>
      <w:r w:rsidR="00722102" w:rsidRPr="00B3074D">
        <w:rPr>
          <w:rFonts w:ascii="Times New Roman" w:hAnsi="Times New Roman" w:cs="Times New Roman"/>
          <w:color w:val="000000" w:themeColor="text1"/>
          <w:shd w:val="clear" w:color="auto" w:fill="FFFFFF"/>
        </w:rPr>
        <w:t xml:space="preserve"> indirectly mediated through changes in vegetation </w:t>
      </w:r>
      <w:r w:rsidR="00722102" w:rsidRPr="00B3074D">
        <w:rPr>
          <w:rFonts w:ascii="Times New Roman" w:hAnsi="Times New Roman" w:cs="Times New Roman"/>
          <w:color w:val="000000" w:themeColor="text1"/>
          <w:shd w:val="clear" w:color="auto" w:fill="FFFFFF"/>
        </w:rPr>
        <w:fldChar w:fldCharType="begin" w:fldLock="1"/>
      </w:r>
      <w:r w:rsidR="00722102">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722102" w:rsidRPr="00B92C04">
        <w:rPr>
          <w:rFonts w:ascii="Times New Roman" w:hAnsi="Times New Roman" w:cs="Times New Roman"/>
          <w:noProof/>
          <w:color w:val="000000" w:themeColor="text1"/>
          <w:shd w:val="clear" w:color="auto" w:fill="FFFFFF"/>
        </w:rPr>
        <w:t>(19, 20)</w:t>
      </w:r>
      <w:r w:rsidR="00722102" w:rsidRPr="00B3074D">
        <w:rPr>
          <w:rFonts w:ascii="Times New Roman" w:hAnsi="Times New Roman" w:cs="Times New Roman"/>
          <w:color w:val="000000" w:themeColor="text1"/>
          <w:shd w:val="clear" w:color="auto" w:fill="FFFFFF"/>
        </w:rPr>
        <w:fldChar w:fldCharType="end"/>
      </w:r>
      <w:r w:rsidR="00722102">
        <w:rPr>
          <w:rFonts w:ascii="Times New Roman" w:hAnsi="Times New Roman" w:cs="Times New Roman"/>
          <w:color w:val="000000" w:themeColor="text1"/>
          <w:shd w:val="clear" w:color="auto" w:fill="FFFFFF"/>
        </w:rPr>
        <w:t xml:space="preserve">. This was </w:t>
      </w:r>
      <w:r w:rsidR="007E58BA">
        <w:rPr>
          <w:rFonts w:ascii="Times New Roman" w:hAnsi="Times New Roman" w:cs="Times New Roman"/>
          <w:color w:val="000000" w:themeColor="text1"/>
          <w:shd w:val="clear" w:color="auto" w:fill="FFFFFF"/>
        </w:rPr>
        <w:t>also the case for</w:t>
      </w:r>
      <w:r w:rsidR="000E2BD7">
        <w:rPr>
          <w:rFonts w:ascii="Times New Roman" w:hAnsi="Times New Roman" w:cs="Times New Roman"/>
          <w:color w:val="000000" w:themeColor="text1"/>
          <w:shd w:val="clear" w:color="auto" w:fill="FFFFFF"/>
        </w:rPr>
        <w:t xml:space="preserve"> fungi</w:t>
      </w:r>
      <w:r w:rsidR="007E58BA">
        <w:rPr>
          <w:rFonts w:ascii="Times New Roman" w:hAnsi="Times New Roman" w:cs="Times New Roman"/>
          <w:color w:val="000000" w:themeColor="text1"/>
          <w:shd w:val="clear" w:color="auto" w:fill="FFFFFF"/>
        </w:rPr>
        <w:t>,</w:t>
      </w:r>
      <w:r w:rsidR="00722102">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with</w:t>
      </w:r>
      <w:r w:rsidR="00722102">
        <w:rPr>
          <w:rFonts w:ascii="Times New Roman" w:hAnsi="Times New Roman" w:cs="Times New Roman"/>
          <w:color w:val="000000" w:themeColor="text1"/>
          <w:shd w:val="clear" w:color="auto" w:fill="FFFFFF"/>
        </w:rPr>
        <w:t xml:space="preserve"> total weedy vegetation </w:t>
      </w:r>
      <w:r w:rsidR="000E2BD7">
        <w:rPr>
          <w:rFonts w:ascii="Times New Roman" w:hAnsi="Times New Roman" w:cs="Times New Roman"/>
          <w:color w:val="000000" w:themeColor="text1"/>
          <w:shd w:val="clear" w:color="auto" w:fill="FFFFFF"/>
        </w:rPr>
        <w:t xml:space="preserve">significantly affecting the composition of the fungal </w:t>
      </w:r>
      <w:r w:rsidR="0049688B">
        <w:rPr>
          <w:rFonts w:ascii="Times New Roman" w:hAnsi="Times New Roman" w:cs="Times New Roman"/>
          <w:color w:val="000000" w:themeColor="text1"/>
          <w:shd w:val="clear" w:color="auto" w:fill="FFFFFF"/>
        </w:rPr>
        <w:t>microbiome</w:t>
      </w:r>
      <w:r w:rsidR="00722102" w:rsidRPr="00B3074D">
        <w:rPr>
          <w:rFonts w:ascii="Times New Roman" w:hAnsi="Times New Roman" w:cs="Times New Roman"/>
          <w:color w:val="000000" w:themeColor="text1"/>
          <w:shd w:val="clear" w:color="auto" w:fill="FFFFFF"/>
        </w:rPr>
        <w:t xml:space="preserve">. As plant diversity has been shown to influence </w:t>
      </w:r>
      <w:r w:rsidR="000E2BD7">
        <w:rPr>
          <w:rFonts w:ascii="Times New Roman" w:hAnsi="Times New Roman" w:cs="Times New Roman"/>
          <w:color w:val="000000" w:themeColor="text1"/>
          <w:shd w:val="clear" w:color="auto" w:fill="FFFFFF"/>
        </w:rPr>
        <w:t>fungal</w:t>
      </w:r>
      <w:r w:rsidR="00722102" w:rsidRPr="00B3074D">
        <w:rPr>
          <w:rFonts w:ascii="Times New Roman" w:hAnsi="Times New Roman" w:cs="Times New Roman"/>
          <w:color w:val="000000" w:themeColor="text1"/>
          <w:shd w:val="clear" w:color="auto" w:fill="FFFFFF"/>
        </w:rPr>
        <w:t xml:space="preserve"> diversity</w:t>
      </w:r>
      <w:r w:rsidR="002A3496">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(27)","plainTextFormattedCitation":"(27)","previouslyFormattedCitation":"(27)"},"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(27)</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00722102"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(28)","plainTextFormattedCitation":"(28)","previouslyFormattedCitation":"(28)"},"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(28)</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 xml:space="preserve">. </w:t>
      </w:r>
    </w:p>
    <w:p w14:paraId="3E2F903B" w14:textId="57647276" w:rsidR="00722102" w:rsidRPr="00B3074D" w:rsidRDefault="0049688B" w:rsidP="0049688B">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Taken together,</w:t>
      </w:r>
      <w:r w:rsidR="00722102">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the limited functional and fungal responses, </w:t>
      </w:r>
      <w:r w:rsidR="00722102">
        <w:rPr>
          <w:rFonts w:ascii="Times New Roman" w:hAnsi="Times New Roman" w:cs="Times New Roman"/>
          <w:color w:val="000000" w:themeColor="text1"/>
          <w:shd w:val="clear" w:color="auto" w:fill="FFFFFF"/>
        </w:rPr>
        <w:t xml:space="preserve">along with bacterial community homogenization following chemical treatment </w:t>
      </w:r>
      <w:r w:rsidR="00722102" w:rsidRPr="00B3074D">
        <w:rPr>
          <w:rFonts w:ascii="Times New Roman" w:hAnsi="Times New Roman" w:cs="Times New Roman"/>
          <w:color w:val="000000" w:themeColor="text1"/>
          <w:shd w:val="clear" w:color="auto" w:fill="FFFFFF"/>
        </w:rPr>
        <w:t>directly refute</w:t>
      </w:r>
      <w:r w:rsidR="00722102">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our hypothesis that each mode of action would result in a unique f</w:t>
      </w:r>
      <w:r w:rsidR="00722102">
        <w:rPr>
          <w:rFonts w:ascii="Times New Roman" w:hAnsi="Times New Roman" w:cs="Times New Roman"/>
          <w:color w:val="000000" w:themeColor="text1"/>
          <w:shd w:val="clear" w:color="auto" w:fill="FFFFFF"/>
        </w:rPr>
        <w:t>unctional and community response</w:t>
      </w:r>
      <w:r w:rsidR="002A3496">
        <w:rPr>
          <w:rFonts w:ascii="Times New Roman" w:hAnsi="Times New Roman" w:cs="Times New Roman"/>
          <w:color w:val="000000" w:themeColor="text1"/>
          <w:shd w:val="clear" w:color="auto" w:fill="FFFFFF"/>
        </w:rPr>
        <w:t>, and instead</w:t>
      </w:r>
      <w:r w:rsidR="000E2BD7">
        <w:rPr>
          <w:rFonts w:ascii="Times New Roman" w:hAnsi="Times New Roman" w:cs="Times New Roman"/>
          <w:color w:val="000000" w:themeColor="text1"/>
          <w:shd w:val="clear" w:color="auto" w:fill="FFFFFF"/>
        </w:rPr>
        <w:t xml:space="preserve"> resulted in either no effect or a homogenous effect following application</w:t>
      </w:r>
      <w:r w:rsidR="00722102"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Additionally, the importance of total weedy vegetation suggests that instead of direct effects, herbicide application affects the soil microbiome via indirect mechanisms. </w:t>
      </w:r>
      <w:r w:rsidR="00B27EB3">
        <w:rPr>
          <w:rFonts w:ascii="Times New Roman" w:hAnsi="Times New Roman" w:cs="Times New Roman"/>
          <w:color w:val="000000" w:themeColor="text1"/>
          <w:shd w:val="clear" w:color="auto" w:fill="FFFFFF"/>
        </w:rPr>
        <w:t>With this, o</w:t>
      </w:r>
      <w:r w:rsidR="00722102" w:rsidRPr="00B3074D">
        <w:rPr>
          <w:rFonts w:ascii="Times New Roman" w:hAnsi="Times New Roman" w:cs="Times New Roman"/>
          <w:color w:val="000000" w:themeColor="text1"/>
          <w:shd w:val="clear" w:color="auto" w:fill="FFFFFF"/>
        </w:rPr>
        <w:t xml:space="preserve">ur findings are not all that surprising due to the high degree of functional redundancy in the soil microbiome </w:t>
      </w:r>
      <w:r w:rsidR="00722102" w:rsidRPr="00B3074D">
        <w:rPr>
          <w:rFonts w:ascii="Times New Roman" w:hAnsi="Times New Roman" w:cs="Times New Roman"/>
        </w:rPr>
        <w:fldChar w:fldCharType="begin" w:fldLock="1"/>
      </w:r>
      <w:r w:rsidR="00B5577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relationships","type":"article-journal","volume":"62"},"uris":["http://www.mendeley.com/documents/?uuid=a50e67e9-8be9-4934-87a6-9cb98e6831d5"]}],"mendeley":{"formattedCitation":"(40, 41)","plainTextFormattedCitation":"(40, 41)","previouslyFormattedCitation":"(40, 41)"},"properties":{"noteIndex":0},"schema":"https://github.com/citation-style-language/schema/raw/master/csl-citation.json"}</w:instrText>
      </w:r>
      <w:r w:rsidR="00722102" w:rsidRPr="00B3074D">
        <w:rPr>
          <w:rFonts w:ascii="Times New Roman" w:hAnsi="Times New Roman" w:cs="Times New Roman"/>
        </w:rPr>
        <w:fldChar w:fldCharType="separate"/>
      </w:r>
      <w:r w:rsidR="00B55774" w:rsidRPr="00B55774">
        <w:rPr>
          <w:rFonts w:ascii="Times New Roman" w:hAnsi="Times New Roman" w:cs="Times New Roman"/>
          <w:noProof/>
        </w:rPr>
        <w:t>(40, 41)</w:t>
      </w:r>
      <w:r w:rsidR="00722102" w:rsidRPr="00B3074D">
        <w:rPr>
          <w:rFonts w:ascii="Times New Roman" w:hAnsi="Times New Roman" w:cs="Times New Roman"/>
        </w:rPr>
        <w:fldChar w:fldCharType="end"/>
      </w:r>
      <w:r w:rsidR="00722102" w:rsidRPr="00B3074D">
        <w:rPr>
          <w:rFonts w:ascii="Times New Roman" w:hAnsi="Times New Roman" w:cs="Times New Roman"/>
        </w:rPr>
        <w:t xml:space="preserve"> and the fact that we used a relatively low rate of herbicide in our applications</w:t>
      </w:r>
      <w:r w:rsidR="00722102" w:rsidRPr="00B3074D">
        <w:rPr>
          <w:rFonts w:ascii="Times New Roman" w:hAnsi="Times New Roman" w:cs="Times New Roman"/>
          <w:color w:val="000000" w:themeColor="text1"/>
          <w:shd w:val="clear" w:color="auto" w:fill="FFFFFF"/>
        </w:rPr>
        <w:t>. With respect to herbicide application in agricultural systems, it appears that direct effects on microbial function are few and short lasting</w:t>
      </w:r>
      <w:r>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that in heavily managed, traditional agricultural systems, the choice of herbicide has </w:t>
      </w:r>
      <w:r>
        <w:rPr>
          <w:rFonts w:ascii="Times New Roman" w:hAnsi="Times New Roman" w:cs="Times New Roman"/>
          <w:color w:val="000000" w:themeColor="text1"/>
          <w:shd w:val="clear" w:color="auto" w:fill="FFFFFF"/>
        </w:rPr>
        <w:t>no lasting effect</w:t>
      </w:r>
      <w:r w:rsidR="00722102" w:rsidRPr="00B3074D">
        <w:rPr>
          <w:rFonts w:ascii="Times New Roman" w:hAnsi="Times New Roman" w:cs="Times New Roman"/>
          <w:color w:val="000000" w:themeColor="text1"/>
          <w:shd w:val="clear" w:color="auto" w:fill="FFFFFF"/>
        </w:rPr>
        <w:t xml:space="preserve"> on soil function and that the observed effects are instead mediated though indirect pathways, like shifts in vegetation cover. </w:t>
      </w:r>
    </w:p>
    <w:p w14:paraId="10D26E66" w14:textId="77777777" w:rsidR="00E800A0" w:rsidRPr="00E800A0" w:rsidRDefault="00E800A0" w:rsidP="00E800A0">
      <w:pPr>
        <w:shd w:val="clear" w:color="auto" w:fill="FFFFFF"/>
        <w:spacing w:before="100" w:beforeAutospacing="1" w:after="100" w:afterAutospacing="1"/>
        <w:jc w:val="both"/>
        <w:rPr>
          <w:rFonts w:ascii="Times New Roman" w:eastAsia="Times New Roman" w:hAnsi="Times New Roman" w:cs="Times New Roman"/>
          <w:color w:val="222222"/>
        </w:rPr>
      </w:pPr>
    </w:p>
    <w:p w14:paraId="683BB7C7" w14:textId="73E20436" w:rsidR="00E800A0" w:rsidRDefault="00E800A0" w:rsidP="00E800A0">
      <w:pPr>
        <w:shd w:val="clear" w:color="auto" w:fill="FFFFFF"/>
        <w:spacing w:before="100" w:beforeAutospacing="1" w:after="100" w:afterAutospacing="1"/>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Methods</w:t>
      </w:r>
    </w:p>
    <w:p w14:paraId="07A485C9" w14:textId="77777777" w:rsidR="00E800A0" w:rsidRDefault="00E800A0" w:rsidP="00E800A0">
      <w:pPr>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Pr="00B3074D">
        <w:rPr>
          <w:rFonts w:ascii="Times New Roman" w:hAnsi="Times New Roman" w:cs="Times New Roman"/>
          <w:i/>
          <w:iCs/>
          <w:color w:val="000000" w:themeColor="text1"/>
        </w:rPr>
        <w:t xml:space="preserve"> experimental design</w:t>
      </w:r>
    </w:p>
    <w:p w14:paraId="14D1DEAC" w14:textId="53AA7409" w:rsidR="00E800A0" w:rsidRPr="00B3074D" w:rsidRDefault="00E800A0" w:rsidP="00E800A0">
      <w:pPr>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w:t>
      </w:r>
      <w:r>
        <w:rPr>
          <w:rFonts w:ascii="Times New Roman" w:hAnsi="Times New Roman" w:cs="Times New Roman"/>
          <w:color w:val="000000" w:themeColor="text1"/>
          <w:shd w:val="clear" w:color="auto" w:fill="FFFFFF"/>
        </w:rPr>
        <w:t xml:space="preserve">were established </w:t>
      </w:r>
      <w:r w:rsidRPr="00B3074D">
        <w:rPr>
          <w:rFonts w:ascii="Times New Roman" w:hAnsi="Times New Roman" w:cs="Times New Roman"/>
          <w:color w:val="000000" w:themeColor="text1"/>
          <w:shd w:val="clear" w:color="auto" w:fill="FFFFFF"/>
        </w:rPr>
        <w:t xml:space="preserve">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Pr>
          <w:rFonts w:ascii="Times New Roman" w:hAnsi="Times New Roman" w:cs="Times New Roman"/>
          <w:color w:val="000000" w:themeColor="text1"/>
          <w:shd w:val="clear" w:color="auto" w:fill="FFFFFF"/>
        </w:rPr>
        <w:t xml:space="preserve">. Plots were fertilized </w:t>
      </w:r>
      <w:r w:rsidRPr="00B3074D">
        <w:rPr>
          <w:rFonts w:ascii="Times New Roman" w:hAnsi="Times New Roman" w:cs="Times New Roman"/>
          <w:color w:val="000000" w:themeColor="text1"/>
          <w:spacing w:val="-3"/>
        </w:rPr>
        <w:lastRenderedPageBreak/>
        <w:t xml:space="preserve">using a dry fertilizer prior to corn planting </w:t>
      </w:r>
      <w:r>
        <w:rPr>
          <w:rFonts w:ascii="Times New Roman" w:hAnsi="Times New Roman" w:cs="Times New Roman"/>
          <w:color w:val="000000" w:themeColor="text1"/>
          <w:spacing w:val="-3"/>
        </w:rPr>
        <w:t>in accordance with</w:t>
      </w:r>
      <w:r w:rsidRPr="00B3074D">
        <w:rPr>
          <w:rFonts w:ascii="Times New Roman" w:hAnsi="Times New Roman" w:cs="Times New Roman"/>
          <w:color w:val="000000" w:themeColor="text1"/>
          <w:spacing w:val="-3"/>
        </w:rPr>
        <w:t xml:space="preserve"> best </w:t>
      </w:r>
      <w:r>
        <w:rPr>
          <w:rFonts w:ascii="Times New Roman" w:hAnsi="Times New Roman" w:cs="Times New Roman"/>
          <w:color w:val="000000" w:themeColor="text1"/>
          <w:spacing w:val="-3"/>
        </w:rPr>
        <w:t xml:space="preserve">farming </w:t>
      </w:r>
      <w:r w:rsidRPr="00B3074D">
        <w:rPr>
          <w:rFonts w:ascii="Times New Roman" w:hAnsi="Times New Roman" w:cs="Times New Roman"/>
          <w:color w:val="000000" w:themeColor="text1"/>
          <w:spacing w:val="-3"/>
        </w:rPr>
        <w:t xml:space="preserve">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J.R. Simplot Company, Boise, ID)</w:t>
      </w:r>
      <w:r>
        <w:rPr>
          <w:rFonts w:ascii="Times New Roman" w:hAnsi="Times New Roman" w:cs="Times New Roman"/>
          <w:color w:val="000000" w:themeColor="text1"/>
          <w:spacing w:val="-3"/>
        </w:rPr>
        <w:t xml:space="preserve">. Plots were then </w:t>
      </w:r>
      <w:r w:rsidRPr="00B3074D">
        <w:rPr>
          <w:rFonts w:ascii="Times New Roman" w:hAnsi="Times New Roman" w:cs="Times New Roman"/>
          <w:color w:val="000000" w:themeColor="text1"/>
          <w:shd w:val="clear" w:color="auto" w:fill="FFFFFF"/>
        </w:rPr>
        <w:t xml:space="preserve">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Pr>
          <w:rFonts w:ascii="Times New Roman" w:hAnsi="Times New Roman" w:cs="Times New Roman"/>
          <w:color w:val="000000" w:themeColor="text1"/>
          <w:spacing w:val="-3"/>
        </w:rPr>
        <w:t xml:space="preserve"> and irrigated using a lateral pivot system every three – five days.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(42)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0-3% slope (Web Soil Survey, USDA-NRCS).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w:t>
      </w:r>
      <w:r>
        <w:rPr>
          <w:rFonts w:ascii="Times New Roman" w:hAnsi="Times New Roman" w:cs="Times New Roman"/>
          <w:color w:val="000000" w:themeColor="text1"/>
          <w:shd w:val="clear" w:color="auto" w:fill="FFFFFF"/>
        </w:rPr>
        <w:t xml:space="preserve">non-treated </w:t>
      </w:r>
      <w:r w:rsidRPr="00B3074D">
        <w:rPr>
          <w:rFonts w:ascii="Times New Roman" w:hAnsi="Times New Roman" w:cs="Times New Roman"/>
          <w:color w:val="000000" w:themeColor="text1"/>
          <w:shd w:val="clear" w:color="auto" w:fill="FFFFFF"/>
        </w:rPr>
        <w:t>control (</w:t>
      </w:r>
      <w:r>
        <w:rPr>
          <w:rFonts w:ascii="Times New Roman" w:hAnsi="Times New Roman" w:cs="Times New Roman"/>
          <w:color w:val="000000" w:themeColor="text1"/>
          <w:shd w:val="clear" w:color="auto" w:fill="FFFFFF"/>
        </w:rPr>
        <w:t xml:space="preserve">herein referred to as </w:t>
      </w:r>
      <w:r w:rsidRPr="00B3074D">
        <w:rPr>
          <w:rFonts w:ascii="Times New Roman" w:hAnsi="Times New Roman" w:cs="Times New Roman"/>
          <w:color w:val="000000" w:themeColor="text1"/>
          <w:shd w:val="clear" w:color="auto" w:fill="FFFFFF"/>
        </w:rPr>
        <w:t>non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treated), </w:t>
      </w:r>
      <w:r>
        <w:rPr>
          <w:rFonts w:ascii="Times New Roman" w:hAnsi="Times New Roman" w:cs="Times New Roman"/>
          <w:color w:val="000000" w:themeColor="text1"/>
          <w:shd w:val="clear" w:color="auto" w:fill="FFFFFF"/>
        </w:rPr>
        <w:t xml:space="preserve">a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control (herein referred to as </w:t>
      </w:r>
      <w:r w:rsidR="00F03607">
        <w:rPr>
          <w:rFonts w:ascii="Times New Roman" w:hAnsi="Times New Roman" w:cs="Times New Roman"/>
          <w:color w:val="000000" w:themeColor="text1"/>
          <w:shd w:val="clear" w:color="auto" w:fill="FFFFFF"/>
        </w:rPr>
        <w:t>handweeded</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and three different</w:t>
      </w:r>
      <w:r>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w:t>
      </w:r>
      <w:r>
        <w:rPr>
          <w:rFonts w:ascii="Times New Roman" w:hAnsi="Times New Roman" w:cs="Times New Roman"/>
          <w:color w:val="000000" w:themeColor="text1"/>
          <w:shd w:val="clear" w:color="auto" w:fill="FFFFFF"/>
        </w:rPr>
        <w:t xml:space="preserve"> applied at recommended field rates: glyphosate (group 9), dicamba (group 4), and a tank mix consisting of atrazine and </w:t>
      </w:r>
      <w:proofErr w:type="spellStart"/>
      <w:r>
        <w:rPr>
          <w:rFonts w:ascii="Times New Roman" w:hAnsi="Times New Roman" w:cs="Times New Roman"/>
          <w:color w:val="000000" w:themeColor="text1"/>
          <w:shd w:val="clear" w:color="auto" w:fill="FFFFFF"/>
        </w:rPr>
        <w:t>mesotrione</w:t>
      </w:r>
      <w:proofErr w:type="spellEnd"/>
      <w:r>
        <w:rPr>
          <w:rFonts w:ascii="Times New Roman" w:hAnsi="Times New Roman" w:cs="Times New Roman"/>
          <w:color w:val="000000" w:themeColor="text1"/>
          <w:shd w:val="clear" w:color="auto" w:fill="FFFFFF"/>
        </w:rPr>
        <w:t xml:space="preserve"> (group 5 and group 27, respectively) (Table 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In the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plots, above ground vegetation was cut using a hoe and left on the soil surface. Belowground biomass was not disturbed and remained in the soil. A pre-treatment sampling was conducted on the morning of </w:t>
      </w:r>
      <w:r>
        <w:rPr>
          <w:rFonts w:ascii="Times New Roman" w:hAnsi="Times New Roman" w:cs="Times New Roman"/>
          <w:color w:val="000000" w:themeColor="text1"/>
          <w:shd w:val="clear" w:color="auto" w:fill="FFFFFF"/>
        </w:rPr>
        <w:t>weed removal treatment</w:t>
      </w:r>
      <w:r w:rsidRPr="00B3074D">
        <w:rPr>
          <w:rFonts w:ascii="Times New Roman" w:hAnsi="Times New Roman" w:cs="Times New Roman"/>
          <w:color w:val="000000" w:themeColor="text1"/>
          <w:shd w:val="clear" w:color="auto" w:fill="FFFFFF"/>
        </w:rPr>
        <w:t xml:space="preserve"> in early June. Following herbicide application and hand weeding, two post-treatment samplings were conducted</w:t>
      </w:r>
      <w:r>
        <w:rPr>
          <w:rFonts w:ascii="Times New Roman" w:hAnsi="Times New Roman" w:cs="Times New Roman"/>
          <w:color w:val="000000" w:themeColor="text1"/>
          <w:shd w:val="clear" w:color="auto" w:fill="FFFFFF"/>
        </w:rPr>
        <w:t>: 10-days</w:t>
      </w:r>
      <w:r w:rsidRPr="00B3074D">
        <w:rPr>
          <w:rFonts w:ascii="Times New Roman" w:hAnsi="Times New Roman" w:cs="Times New Roman"/>
          <w:color w:val="000000" w:themeColor="text1"/>
          <w:shd w:val="clear" w:color="auto" w:fill="FFFFFF"/>
        </w:rPr>
        <w:t xml:space="preserve"> post-treatment and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4A236F60" w14:textId="77777777" w:rsidR="00E800A0" w:rsidRDefault="00E800A0" w:rsidP="00E800A0">
      <w:pPr>
        <w:spacing w:line="480" w:lineRule="auto"/>
        <w:rPr>
          <w:rFonts w:ascii="Times New Roman" w:hAnsi="Times New Roman" w:cs="Times New Roman"/>
          <w:color w:val="000000" w:themeColor="text1"/>
          <w:spacing w:val="-3"/>
        </w:rPr>
      </w:pPr>
      <w:r w:rsidRPr="00B3074D">
        <w:rPr>
          <w:rFonts w:ascii="Times New Roman" w:hAnsi="Times New Roman" w:cs="Times New Roman"/>
          <w:color w:val="000000" w:themeColor="text1"/>
          <w:shd w:val="clear" w:color="auto" w:fill="FFFFFF"/>
        </w:rPr>
        <w:t xml:space="preserve"> </w:t>
      </w:r>
    </w:p>
    <w:p w14:paraId="73BC45D2" w14:textId="3566F721" w:rsidR="00E800A0" w:rsidRPr="00B3074D" w:rsidRDefault="00E800A0" w:rsidP="00E800A0">
      <w:pPr>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639DD833" w14:textId="77777777" w:rsidR="00A27C6C" w:rsidRDefault="00E800A0" w:rsidP="00E800A0">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 facilitate sampling, a grid was laid out over each plot and coordinates of sample location</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were determined using a random number generator. The corn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w:t>
      </w:r>
      <w:r w:rsidR="00A27C6C">
        <w:rPr>
          <w:rFonts w:ascii="Times New Roman" w:hAnsi="Times New Roman" w:cs="Times New Roman"/>
          <w:color w:val="000000" w:themeColor="text1"/>
          <w:shd w:val="clear" w:color="auto" w:fill="FFFFFF"/>
        </w:rPr>
        <w:t xml:space="preserve">randomly generated </w:t>
      </w:r>
      <w:r w:rsidRPr="00B3074D">
        <w:rPr>
          <w:rFonts w:ascii="Times New Roman" w:hAnsi="Times New Roman" w:cs="Times New Roman"/>
          <w:color w:val="000000" w:themeColor="text1"/>
          <w:shd w:val="clear" w:color="auto" w:fill="FFFFFF"/>
        </w:rPr>
        <w:t>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w:t>
      </w:r>
    </w:p>
    <w:p w14:paraId="223D4E25" w14:textId="7D0206A1" w:rsidR="00A27C6C" w:rsidRPr="00A27C6C" w:rsidRDefault="00A27C6C" w:rsidP="00A27C6C">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E800A0"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4C5A1951" w14:textId="6056F665" w:rsidR="00A27C6C" w:rsidRPr="00B3074D" w:rsidRDefault="00A27C6C" w:rsidP="00A27C6C">
      <w:pPr>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though an ethanol-cleaned 2 mm sieve. Gravimetric moisture content was determined by weight difference of a five-gram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lastRenderedPageBreak/>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73776034" w14:textId="77777777" w:rsidR="00A27C6C" w:rsidRDefault="00A27C6C" w:rsidP="00A27C6C">
      <w:pPr>
        <w:rPr>
          <w:rFonts w:ascii="Times New Roman" w:hAnsi="Times New Roman" w:cs="Times New Roman"/>
          <w:i/>
          <w:iCs/>
          <w:color w:val="000000" w:themeColor="text1"/>
        </w:rPr>
      </w:pPr>
    </w:p>
    <w:p w14:paraId="42DC1224" w14:textId="0A442620" w:rsidR="00A27C6C" w:rsidRDefault="00A27C6C" w:rsidP="00A27C6C">
      <w:pPr>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45D9A08F" w14:textId="3CE6978A" w:rsidR="00A27C6C" w:rsidRPr="00A27C6C" w:rsidRDefault="00A27C6C" w:rsidP="00A27C6C">
      <w:pPr>
        <w:rPr>
          <w:rFonts w:ascii="Times New Roman" w:hAnsi="Times New Roman" w:cs="Times New Roman"/>
          <w:i/>
          <w:iCs/>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(44–48)","plainTextFormattedCitation":"(44–48)","previouslyFormattedCitation":"(44–48)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(44–48)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(49)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To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w:t>
      </w:r>
      <w:r>
        <w:rPr>
          <w:rFonts w:ascii="Times New Roman" w:hAnsi="Times New Roman" w:cs="Times New Roman"/>
          <w:color w:val="000000" w:themeColor="text1"/>
        </w:rPr>
        <w:t>.</w:t>
      </w:r>
    </w:p>
    <w:p w14:paraId="376E3D87" w14:textId="77777777" w:rsidR="00A27C6C" w:rsidRDefault="00A27C6C" w:rsidP="00A27C6C">
      <w:pPr>
        <w:rPr>
          <w:rFonts w:ascii="Times New Roman" w:hAnsi="Times New Roman" w:cs="Times New Roman"/>
          <w:i/>
          <w:iCs/>
          <w:color w:val="000000" w:themeColor="text1"/>
          <w:shd w:val="clear" w:color="auto" w:fill="FFFFFF"/>
        </w:rPr>
      </w:pPr>
    </w:p>
    <w:p w14:paraId="6BC2092F" w14:textId="0DE73A40" w:rsidR="0091104F" w:rsidRPr="00B3074D" w:rsidRDefault="00A27C6C" w:rsidP="00A27C6C">
      <w:pPr>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Microbiome library preparation</w:t>
      </w:r>
    </w:p>
    <w:p w14:paraId="57BB5545" w14:textId="62A9DFFE" w:rsidR="00A27C6C" w:rsidRPr="00B3074D" w:rsidRDefault="00A27C6C" w:rsidP="00A27C6C">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according to manufacturer’s instructions. Soil DNA extracts were</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stored at </w:t>
      </w:r>
      <w:r w:rsidRPr="00B3074D">
        <w:rPr>
          <w:rFonts w:ascii="Times New Roman" w:hAnsi="Times New Roman" w:cs="Times New Roman"/>
          <w:color w:val="000000" w:themeColor="text1"/>
          <w:shd w:val="clear" w:color="auto" w:fill="FFFFFF"/>
        </w:rPr>
        <w:t xml:space="preserve">-20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w:t>
      </w:r>
      <w:r>
        <w:rPr>
          <w:rFonts w:ascii="Times New Roman" w:hAnsi="Times New Roman" w:cs="Times New Roman"/>
          <w:color w:val="000000" w:themeColor="text1"/>
          <w:shd w:val="clear" w:color="auto" w:fill="FFFFFF"/>
        </w:rPr>
        <w:t xml:space="preserve">until PCR and library preparation. </w:t>
      </w:r>
    </w:p>
    <w:p w14:paraId="48C30C10" w14:textId="15AA995D" w:rsidR="00A27C6C" w:rsidRDefault="00A27C6C" w:rsidP="00A27C6C">
      <w:pPr>
        <w:ind w:firstLine="720"/>
        <w:rPr>
          <w:rFonts w:ascii="Times New Roman" w:hAnsi="Times New Roman" w:cs="Times New Roman"/>
          <w:color w:val="000000" w:themeColor="text1"/>
        </w:rPr>
      </w:pPr>
      <w:r w:rsidRPr="00B3074D">
        <w:rPr>
          <w:rFonts w:ascii="Times New Roman" w:hAnsi="Times New Roman" w:cs="Times New Roman"/>
          <w:color w:val="000000" w:themeColor="text1"/>
        </w:rPr>
        <w:lastRenderedPageBreak/>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 xml:space="preserve"> 0.5). Unexpectedly, biases with 515F-Y/806R against SAR11 in field samples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4–10- fold) were stronger than in mock communities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55774">
        <w:rPr>
          <w:rFonts w:ascii="Cambria Math" w:hAnsi="Cambria Math" w:cs="Cambria Math"/>
          <w:color w:val="000000" w:themeColor="text1"/>
        </w:rPr>
        <w:instrText>∼</w:instrText>
      </w:r>
      <w:r w:rsidR="00B5577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(52)","plainTextFormattedCitation":"(52)","previouslyFormattedCitation":"(52)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5577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(53)","plainTextFormattedCitation":"(53)","previouslyFormattedCitation":"(53)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55774" w:rsidRPr="00B55774">
        <w:rPr>
          <w:rFonts w:ascii="Times New Roman" w:hAnsi="Times New Roman" w:cs="Times New Roman"/>
          <w:noProof/>
          <w:color w:val="000000" w:themeColor="text1"/>
        </w:rPr>
        <w:t>(53)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1BAB5B86" w14:textId="77777777" w:rsidR="00A27C6C" w:rsidRDefault="00A27C6C" w:rsidP="00A27C6C">
      <w:pPr>
        <w:spacing w:line="480" w:lineRule="auto"/>
        <w:rPr>
          <w:rFonts w:ascii="Times New Roman" w:hAnsi="Times New Roman" w:cs="Times New Roman"/>
          <w:i/>
          <w:iCs/>
          <w:color w:val="000000" w:themeColor="text1"/>
        </w:rPr>
      </w:pPr>
    </w:p>
    <w:p w14:paraId="4805F09A" w14:textId="77777777" w:rsidR="00E76FD4" w:rsidRDefault="00E76FD4" w:rsidP="00E76FD4">
      <w:pPr>
        <w:spacing w:line="480" w:lineRule="auto"/>
        <w:rPr>
          <w:ins w:id="61" w:author="Custer, Gordon" w:date="2022-07-18T13:15:00Z"/>
          <w:rFonts w:ascii="Times New Roman" w:hAnsi="Times New Roman" w:cs="Times New Roman"/>
          <w:i/>
          <w:iCs/>
          <w:color w:val="000000" w:themeColor="text1"/>
        </w:rPr>
      </w:pPr>
      <w:ins w:id="62" w:author="Custer, Gordon" w:date="2022-07-18T13:15:00Z">
        <w:r>
          <w:rPr>
            <w:rFonts w:ascii="Times New Roman" w:hAnsi="Times New Roman" w:cs="Times New Roman"/>
            <w:i/>
            <w:iCs/>
            <w:color w:val="000000" w:themeColor="text1"/>
          </w:rPr>
          <w:t xml:space="preserve">Bioinformatic processing of sequence </w:t>
        </w:r>
        <w:commentRangeStart w:id="63"/>
        <w:r>
          <w:rPr>
            <w:rFonts w:ascii="Times New Roman" w:hAnsi="Times New Roman" w:cs="Times New Roman"/>
            <w:i/>
            <w:iCs/>
            <w:color w:val="000000" w:themeColor="text1"/>
          </w:rPr>
          <w:t>data</w:t>
        </w:r>
        <w:commentRangeEnd w:id="63"/>
        <w:r>
          <w:rPr>
            <w:rStyle w:val="CommentReference"/>
          </w:rPr>
          <w:commentReference w:id="63"/>
        </w:r>
      </w:ins>
    </w:p>
    <w:p w14:paraId="26EC2EB8" w14:textId="77777777" w:rsidR="00E76FD4" w:rsidRDefault="00E76FD4" w:rsidP="00E76FD4">
      <w:pPr>
        <w:spacing w:line="480" w:lineRule="auto"/>
        <w:rPr>
          <w:ins w:id="64" w:author="Custer, Gordon" w:date="2022-07-18T13:15:00Z"/>
          <w:rFonts w:ascii="Times New Roman" w:hAnsi="Times New Roman" w:cs="Times New Roman"/>
          <w:color w:val="000000" w:themeColor="text1"/>
        </w:rPr>
      </w:pPr>
      <w:ins w:id="65" w:author="Custer, Gordon" w:date="2022-07-18T13:15:00Z">
        <w:r>
          <w:rPr>
            <w:rFonts w:ascii="Times New Roman" w:hAnsi="Times New Roman" w:cs="Times New Roman"/>
            <w:color w:val="000000" w:themeColor="text1"/>
          </w:rPr>
          <w:t xml:space="preserve">Sequence data were processed using </w:t>
        </w:r>
        <w:proofErr w:type="spellStart"/>
        <w:r>
          <w:rPr>
            <w:rFonts w:ascii="Times New Roman" w:hAnsi="Times New Roman" w:cs="Times New Roman"/>
            <w:color w:val="000000" w:themeColor="text1"/>
          </w:rPr>
          <w:t>vsearch</w:t>
        </w:r>
        <w:proofErr w:type="spellEnd"/>
        <w:r>
          <w:rPr>
            <w:rFonts w:ascii="Times New Roman" w:hAnsi="Times New Roman" w:cs="Times New Roman"/>
            <w:color w:val="000000" w:themeColor="text1"/>
          </w:rPr>
          <w:t xml:space="preserve"> 2.9.0 (</w:t>
        </w:r>
        <w:commentRangeStart w:id="66"/>
        <w:proofErr w:type="spellStart"/>
        <w:r>
          <w:rPr>
            <w:rFonts w:ascii="Times New Roman" w:hAnsi="Times New Roman" w:cs="Times New Roman"/>
            <w:color w:val="000000" w:themeColor="text1"/>
          </w:rPr>
          <w:t>Rognes</w:t>
        </w:r>
        <w:proofErr w:type="spellEnd"/>
        <w:r>
          <w:rPr>
            <w:rFonts w:ascii="Times New Roman" w:hAnsi="Times New Roman" w:cs="Times New Roman"/>
            <w:color w:val="000000" w:themeColor="text1"/>
          </w:rPr>
          <w:t xml:space="preserve"> </w:t>
        </w:r>
        <w:commentRangeEnd w:id="66"/>
        <w:r>
          <w:rPr>
            <w:rStyle w:val="CommentReference"/>
          </w:rPr>
          <w:commentReference w:id="66"/>
        </w:r>
        <w:r>
          <w:rPr>
            <w:rFonts w:ascii="Times New Roman" w:hAnsi="Times New Roman" w:cs="Times New Roman"/>
            <w:color w:val="000000" w:themeColor="text1"/>
          </w:rPr>
          <w:t xml:space="preserve">et al. 2016). Paired-end reads were merged and reads with more than a single estimated error were removed. Reads were clustered into operational taxonomic units using a 97% similarity threshold. Taxonomy was assigned using the </w:t>
        </w:r>
        <w:proofErr w:type="spellStart"/>
        <w:r>
          <w:rPr>
            <w:rFonts w:ascii="Times New Roman" w:hAnsi="Times New Roman" w:cs="Times New Roman"/>
            <w:color w:val="000000" w:themeColor="text1"/>
          </w:rPr>
          <w:t>sintax</w:t>
        </w:r>
        <w:proofErr w:type="spellEnd"/>
        <w:r>
          <w:rPr>
            <w:rFonts w:ascii="Times New Roman" w:hAnsi="Times New Roman" w:cs="Times New Roman"/>
            <w:color w:val="000000" w:themeColor="text1"/>
          </w:rPr>
          <w:t xml:space="preserve"> algorithm </w:t>
        </w:r>
        <w:r w:rsidRPr="00717599">
          <w:rPr>
            <w:rFonts w:ascii="Times New Roman" w:hAnsi="Times New Roman" w:cs="Times New Roman"/>
            <w:color w:val="000000" w:themeColor="text1"/>
          </w:rPr>
          <w:t>(</w:t>
        </w:r>
        <w:commentRangeStart w:id="67"/>
        <w:commentRangeStart w:id="68"/>
        <w:commentRangeStart w:id="69"/>
        <w:r w:rsidRPr="00717599">
          <w:rPr>
            <w:rFonts w:ascii="Times New Roman" w:hAnsi="Times New Roman" w:cs="Times New Roman"/>
            <w:color w:val="000000" w:themeColor="text1"/>
          </w:rPr>
          <w:t>Edgar 2016</w:t>
        </w:r>
        <w:commentRangeEnd w:id="67"/>
        <w:r>
          <w:rPr>
            <w:rStyle w:val="CommentReference"/>
          </w:rPr>
          <w:commentReference w:id="67"/>
        </w:r>
        <w:commentRangeEnd w:id="68"/>
        <w:r>
          <w:rPr>
            <w:rStyle w:val="CommentReference"/>
          </w:rPr>
          <w:commentReference w:id="68"/>
        </w:r>
        <w:commentRangeEnd w:id="69"/>
        <w:r>
          <w:rPr>
            <w:rStyle w:val="CommentReference"/>
          </w:rPr>
          <w:commentReference w:id="69"/>
        </w:r>
        <w:r w:rsidRPr="0071759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the </w:t>
        </w:r>
        <w:proofErr w:type="spellStart"/>
        <w:r>
          <w:rPr>
            <w:rFonts w:ascii="Times New Roman" w:hAnsi="Times New Roman" w:cs="Times New Roman"/>
            <w:color w:val="000000" w:themeColor="text1"/>
          </w:rPr>
          <w:t>Greengenes</w:t>
        </w:r>
        <w:proofErr w:type="spellEnd"/>
        <w:r>
          <w:rPr>
            <w:rFonts w:ascii="Times New Roman" w:hAnsi="Times New Roman" w:cs="Times New Roman"/>
            <w:color w:val="000000" w:themeColor="text1"/>
          </w:rPr>
          <w:t xml:space="preserve"> (DeSantis et al. 2006) database for </w:t>
        </w:r>
        <w:r>
          <w:rPr>
            <w:rFonts w:ascii="Times New Roman" w:hAnsi="Times New Roman" w:cs="Times New Roman"/>
            <w:color w:val="000000" w:themeColor="text1"/>
          </w:rPr>
          <w:lastRenderedPageBreak/>
          <w:t>bacteria (v</w:t>
        </w:r>
        <w:r w:rsidRPr="00717599">
          <w:rPr>
            <w:rFonts w:ascii="Times New Roman" w:hAnsi="Times New Roman" w:cs="Times New Roman"/>
            <w:color w:val="000000" w:themeColor="text1"/>
          </w:rPr>
          <w:t>13.5</w:t>
        </w:r>
        <w:r>
          <w:rPr>
            <w:rFonts w:ascii="Times New Roman" w:hAnsi="Times New Roman" w:cs="Times New Roman"/>
            <w:color w:val="000000" w:themeColor="text1"/>
          </w:rPr>
          <w:t>) and the Unite (</w:t>
        </w:r>
        <w:proofErr w:type="spellStart"/>
        <w:r>
          <w:rPr>
            <w:rFonts w:ascii="Times New Roman" w:hAnsi="Times New Roman" w:cs="Times New Roman"/>
            <w:color w:val="000000" w:themeColor="text1"/>
          </w:rPr>
          <w:t>Nillson</w:t>
        </w:r>
        <w:proofErr w:type="spellEnd"/>
        <w:r>
          <w:rPr>
            <w:rFonts w:ascii="Times New Roman" w:hAnsi="Times New Roman" w:cs="Times New Roman"/>
            <w:color w:val="000000" w:themeColor="text1"/>
          </w:rPr>
          <w:t xml:space="preserve"> et al. 2018) database for fungi (downloaded: April 4, 2020).</w:t>
        </w:r>
      </w:ins>
    </w:p>
    <w:p w14:paraId="4DC91C77" w14:textId="77777777" w:rsidR="00E76FD4" w:rsidRDefault="00E76FD4" w:rsidP="00E76FD4">
      <w:pPr>
        <w:spacing w:line="480" w:lineRule="auto"/>
        <w:rPr>
          <w:ins w:id="70" w:author="Custer, Gordon" w:date="2022-07-18T13:15:00Z"/>
          <w:rFonts w:ascii="Times New Roman" w:hAnsi="Times New Roman" w:cs="Times New Roman"/>
          <w:color w:val="000000" w:themeColor="text1"/>
        </w:rPr>
      </w:pPr>
      <w:ins w:id="71" w:author="Custer, Gordon" w:date="2022-07-18T13:15:00Z">
        <w:r>
          <w:rPr>
            <w:rFonts w:ascii="Times New Roman" w:hAnsi="Times New Roman" w:cs="Times New Roman"/>
            <w:color w:val="000000" w:themeColor="text1"/>
          </w:rPr>
          <w:t>The relative abundances of microbial taxa (OTUs) within a treatment group were modeled using the CNVRG algorithm (</w:t>
        </w:r>
        <w:commentRangeStart w:id="72"/>
        <w:r>
          <w:rPr>
            <w:rFonts w:ascii="Times New Roman" w:hAnsi="Times New Roman" w:cs="Times New Roman"/>
            <w:color w:val="000000" w:themeColor="text1"/>
          </w:rPr>
          <w:t xml:space="preserve">Harrison </w:t>
        </w:r>
        <w:commentRangeEnd w:id="72"/>
        <w:r>
          <w:rPr>
            <w:rStyle w:val="CommentReference"/>
          </w:rPr>
          <w:commentReference w:id="72"/>
        </w:r>
        <w:r>
          <w:rPr>
            <w:rFonts w:ascii="Times New Roman" w:hAnsi="Times New Roman" w:cs="Times New Roman"/>
            <w:color w:val="000000" w:themeColor="text1"/>
          </w:rPr>
          <w:t xml:space="preserve">et al. 2020). This model uses a Bayesian approach to estimate proportional relative abundances using the Dirichlet and multinomial distributions. Multinomial parameters are estimated for each sample and correspond to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in a sample. The model is hierarchical and uses the Dirichlet distribution as a prior for this multinomial. The parameters of the Dirichlet distribution describe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within a sampling group. This approach allows for very sensitive comparison of taxon relative abundances across groups through accurate proportional abundance determination. Multinomial parameters can be output to obtain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by sample table of proportions that was used for downstream analyses. </w:t>
        </w:r>
      </w:ins>
    </w:p>
    <w:p w14:paraId="310F80FA" w14:textId="514E6859" w:rsidR="00A27C6C" w:rsidDel="00E76FD4" w:rsidRDefault="00A27C6C" w:rsidP="00A27C6C">
      <w:pPr>
        <w:spacing w:line="480" w:lineRule="auto"/>
        <w:rPr>
          <w:del w:id="73" w:author="Custer, Gordon" w:date="2022-07-18T13:15:00Z"/>
          <w:rFonts w:ascii="Times New Roman" w:hAnsi="Times New Roman" w:cs="Times New Roman"/>
          <w:i/>
          <w:iCs/>
          <w:color w:val="000000" w:themeColor="text1"/>
        </w:rPr>
      </w:pPr>
      <w:del w:id="74" w:author="Custer, Gordon" w:date="2022-07-18T13:15:00Z">
        <w:r w:rsidDel="00E76FD4">
          <w:rPr>
            <w:rFonts w:ascii="Times New Roman" w:hAnsi="Times New Roman" w:cs="Times New Roman"/>
            <w:i/>
            <w:iCs/>
            <w:color w:val="000000" w:themeColor="text1"/>
          </w:rPr>
          <w:delText xml:space="preserve">Bioinformatic processing of sequence </w:delText>
        </w:r>
        <w:commentRangeStart w:id="75"/>
        <w:r w:rsidDel="00E76FD4">
          <w:rPr>
            <w:rFonts w:ascii="Times New Roman" w:hAnsi="Times New Roman" w:cs="Times New Roman"/>
            <w:i/>
            <w:iCs/>
            <w:color w:val="000000" w:themeColor="text1"/>
          </w:rPr>
          <w:delText>data</w:delText>
        </w:r>
        <w:commentRangeEnd w:id="75"/>
        <w:r w:rsidDel="00E76FD4">
          <w:rPr>
            <w:rStyle w:val="CommentReference"/>
          </w:rPr>
          <w:commentReference w:id="75"/>
        </w:r>
      </w:del>
    </w:p>
    <w:p w14:paraId="33852ECA" w14:textId="77777777" w:rsidR="00A27C6C" w:rsidRDefault="00A27C6C" w:rsidP="00A27C6C">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02A78A56" w14:textId="0A87AF67" w:rsidR="009F442E" w:rsidRDefault="00A27C6C" w:rsidP="00DF3FFE">
      <w:pPr>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w:t>
      </w:r>
      <w:r>
        <w:rPr>
          <w:rFonts w:ascii="Times New Roman" w:hAnsi="Times New Roman" w:cs="Times New Roman"/>
          <w:color w:val="000000" w:themeColor="text1"/>
          <w:shd w:val="clear" w:color="auto" w:fill="FFFFFF"/>
        </w:rPr>
        <w:t xml:space="preserve"> thus</w:t>
      </w:r>
      <w:r w:rsidRPr="00B3074D">
        <w:rPr>
          <w:rFonts w:ascii="Times New Roman" w:hAnsi="Times New Roman" w:cs="Times New Roman"/>
          <w:color w:val="000000" w:themeColor="text1"/>
          <w:shd w:val="clear" w:color="auto" w:fill="FFFFFF"/>
        </w:rPr>
        <w:t xml:space="preserve">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collected from the same treatment plot. With aboveground vegetation </w:t>
      </w:r>
      <w:r>
        <w:rPr>
          <w:rFonts w:ascii="Times New Roman" w:hAnsi="Times New Roman" w:cs="Times New Roman"/>
          <w:color w:val="000000" w:themeColor="text1"/>
          <w:shd w:val="clear" w:color="auto" w:fill="FFFFFF"/>
        </w:rPr>
        <w:t>acting as a</w:t>
      </w:r>
      <w:r w:rsidRPr="00B3074D">
        <w:rPr>
          <w:rFonts w:ascii="Times New Roman" w:hAnsi="Times New Roman" w:cs="Times New Roman"/>
          <w:color w:val="000000" w:themeColor="text1"/>
          <w:shd w:val="clear" w:color="auto" w:fill="FFFFFF"/>
        </w:rPr>
        <w:t xml:space="preserve">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7C3D52">
        <w:rPr>
          <w:rFonts w:ascii="Times New Roman" w:hAnsi="Times New Roman" w:cs="Times New Roman"/>
        </w:rPr>
        <w:t xml:space="preserve"> </w:t>
      </w:r>
      <w:r w:rsidRPr="00B3074D">
        <w:rPr>
          <w:rFonts w:ascii="Times New Roman" w:hAnsi="Times New Roman" w:cs="Times New Roman"/>
        </w:rPr>
        <w:t xml:space="preserve">All statistical analyses were carried out in R </w:t>
      </w:r>
      <w:r>
        <w:rPr>
          <w:rFonts w:ascii="Times New Roman" w:hAnsi="Times New Roman" w:cs="Times New Roman"/>
        </w:rPr>
        <w:t>V4.1.1 - “Kick Things”</w:t>
      </w:r>
      <w:r w:rsidRPr="00B3074D">
        <w:rPr>
          <w:rFonts w:ascii="Times New Roman" w:hAnsi="Times New Roman" w:cs="Times New Roman"/>
        </w:rPr>
        <w:t xml:space="preserve"> </w:t>
      </w:r>
      <w:r w:rsidRPr="00B3074D">
        <w:rPr>
          <w:rFonts w:ascii="Times New Roman" w:hAnsi="Times New Roman" w:cs="Times New Roman"/>
        </w:rPr>
        <w:fldChar w:fldCharType="begin" w:fldLock="1"/>
      </w:r>
      <w:r w:rsidR="00B5577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(54)","plainTextFormattedCitation":"(54)","previouslyFormattedCitation":"(54)"},"properties":{"noteIndex":0},"schema":"https://github.com/citation-style-language/schema/raw/master/csl-citation.json"}</w:instrText>
      </w:r>
      <w:r w:rsidRPr="00B3074D">
        <w:rPr>
          <w:rFonts w:ascii="Times New Roman" w:hAnsi="Times New Roman" w:cs="Times New Roman"/>
        </w:rPr>
        <w:fldChar w:fldCharType="separate"/>
      </w:r>
      <w:r w:rsidR="00B55774" w:rsidRPr="00B55774">
        <w:rPr>
          <w:rFonts w:ascii="Times New Roman" w:hAnsi="Times New Roman" w:cs="Times New Roman"/>
          <w:noProof/>
        </w:rPr>
        <w:t>(54)</w:t>
      </w:r>
      <w:r w:rsidRPr="00B3074D">
        <w:rPr>
          <w:rFonts w:ascii="Times New Roman" w:hAnsi="Times New Roman" w:cs="Times New Roman"/>
        </w:rPr>
        <w:fldChar w:fldCharType="end"/>
      </w:r>
      <w:r w:rsidRPr="00B3074D">
        <w:rPr>
          <w:rFonts w:ascii="Times New Roman" w:hAnsi="Times New Roman" w:cs="Times New Roman"/>
        </w:rPr>
        <w:t>.</w:t>
      </w:r>
      <w:r>
        <w:rPr>
          <w:rFonts w:ascii="Times New Roman" w:hAnsi="Times New Roman" w:cs="Times New Roman"/>
        </w:rPr>
        <w:t xml:space="preserve"> </w:t>
      </w:r>
      <w:r>
        <w:rPr>
          <w:rFonts w:ascii="Times New Roman" w:hAnsi="Times New Roman"/>
          <w:color w:val="000000" w:themeColor="text1"/>
          <w:shd w:val="clear" w:color="auto" w:fill="FFFFFF"/>
        </w:rPr>
        <w:t>For all statistical comparisons, we report</w:t>
      </w:r>
      <w:r>
        <w:rPr>
          <w:rFonts w:ascii="Times New Roman" w:hAnsi="Times New Roman" w:cs="Times New Roman"/>
          <w:color w:val="000000" w:themeColor="text1"/>
          <w:shd w:val="clear" w:color="auto" w:fill="FFFFFF"/>
        </w:rPr>
        <w:t xml:space="preserve"> statistical</w:t>
      </w:r>
      <w:r w:rsidRPr="00B3074D">
        <w:rPr>
          <w:rFonts w:ascii="Times New Roman" w:hAnsi="Times New Roman" w:cs="Times New Roman"/>
          <w:color w:val="000000" w:themeColor="text1"/>
          <w:shd w:val="clear" w:color="auto" w:fill="FFFFFF"/>
        </w:rPr>
        <w:t xml:space="preserve"> significance </w:t>
      </w:r>
      <w:r>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0.05</w:t>
      </w:r>
      <w:r>
        <w:rPr>
          <w:rFonts w:ascii="Times New Roman" w:hAnsi="Times New Roman" w:cs="Times New Roman"/>
          <w:color w:val="000000" w:themeColor="text1"/>
          <w:shd w:val="clear" w:color="auto" w:fill="FFFFFF"/>
        </w:rPr>
        <w:t xml:space="preserve"> and marginal significance at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w:t>
      </w:r>
      <w:r>
        <w:rPr>
          <w:rFonts w:ascii="Times New Roman" w:hAnsi="Times New Roman" w:cs="Times New Roman"/>
          <w:color w:val="000000" w:themeColor="text1"/>
          <w:shd w:val="clear" w:color="auto" w:fill="FFFFFF"/>
        </w:rPr>
        <w:t xml:space="preserve">1. </w:t>
      </w:r>
    </w:p>
    <w:p w14:paraId="040C8BE1" w14:textId="77777777" w:rsidR="00DF3FFE" w:rsidRPr="00DF3FFE" w:rsidRDefault="00DF3FFE" w:rsidP="00DF3FFE">
      <w:pPr>
        <w:rPr>
          <w:rFonts w:ascii="Times New Roman" w:hAnsi="Times New Roman" w:cs="Times New Roman"/>
          <w:color w:val="000000" w:themeColor="text1"/>
          <w:shd w:val="clear" w:color="auto" w:fill="FFFFFF"/>
        </w:rPr>
      </w:pPr>
    </w:p>
    <w:p w14:paraId="2D42F660" w14:textId="7CF29E15" w:rsidR="009F442E" w:rsidRPr="00B3074D" w:rsidRDefault="009F442E" w:rsidP="009F442E">
      <w:pPr>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0919FD92" w14:textId="77777777" w:rsidR="00DF3FFE" w:rsidRPr="00B3074D" w:rsidRDefault="009F442E" w:rsidP="00DF3FF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Edaphic and enzymatic measurements were analyzed using ANCOVA. Our dataset was subset into either: </w:t>
      </w:r>
      <w:r w:rsidRPr="00B3074D">
        <w:rPr>
          <w:rFonts w:ascii="Times New Roman" w:hAnsi="Times New Roman" w:cs="Times New Roman"/>
          <w:color w:val="000000" w:themeColor="text1"/>
          <w:shd w:val="clear" w:color="auto" w:fill="FFFFFF"/>
        </w:rPr>
        <w:t xml:space="preserve">1) individual time points containing all five weed removal treatment types or 2) individual weed removal treatments that contained all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three time points.</w:t>
      </w:r>
      <w:r>
        <w:rPr>
          <w:rFonts w:ascii="Times New Roman" w:hAnsi="Times New Roman" w:cs="Times New Roman"/>
          <w:color w:val="000000" w:themeColor="text1"/>
          <w:shd w:val="clear" w:color="auto" w:fill="FFFFFF"/>
        </w:rPr>
        <w:t xml:space="preserve"> </w:t>
      </w:r>
      <w:r w:rsidR="00DF3FFE">
        <w:rPr>
          <w:rFonts w:ascii="Times New Roman" w:hAnsi="Times New Roman" w:cs="Times New Roman"/>
          <w:color w:val="000000" w:themeColor="text1"/>
          <w:shd w:val="clear" w:color="auto" w:fill="FFFFFF"/>
        </w:rPr>
        <w:t xml:space="preserve">In both cases, total weedy vegetation was included as a covariate. </w:t>
      </w:r>
      <w:r w:rsidR="00DF3FFE" w:rsidRPr="00B3074D">
        <w:rPr>
          <w:rFonts w:ascii="Times New Roman" w:hAnsi="Times New Roman" w:cs="Times New Roman"/>
          <w:color w:val="000000" w:themeColor="text1"/>
          <w:shd w:val="clear" w:color="auto" w:fill="FFFFFF"/>
        </w:rPr>
        <w:t xml:space="preserve">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DF3FFE">
        <w:rPr>
          <w:rFonts w:ascii="Times New Roman" w:hAnsi="Times New Roman" w:cs="Times New Roman"/>
          <w:color w:val="000000" w:themeColor="text1"/>
          <w:shd w:val="clear" w:color="auto" w:fill="FFFFFF"/>
        </w:rPr>
        <w:t xml:space="preserve">changes over </w:t>
      </w:r>
      <w:r w:rsidR="00DF3FFE"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w:t>
      </w:r>
      <w:r w:rsidR="00DF3FFE" w:rsidRPr="00B3074D">
        <w:rPr>
          <w:rFonts w:ascii="Times New Roman" w:hAnsi="Times New Roman" w:cs="Times New Roman"/>
          <w:color w:val="000000" w:themeColor="text1"/>
          <w:shd w:val="clear" w:color="auto" w:fill="FFFFFF"/>
        </w:rPr>
        <w:lastRenderedPageBreak/>
        <w:t>points). Pairwise differences in edaphic parameters among time points and treatment types were assessed using Tukey’s HSD.</w:t>
      </w:r>
      <w:r w:rsidR="00DF3FFE">
        <w:rPr>
          <w:rFonts w:ascii="Times New Roman" w:hAnsi="Times New Roman" w:cs="Times New Roman"/>
          <w:color w:val="000000" w:themeColor="text1"/>
          <w:shd w:val="clear" w:color="auto" w:fill="FFFFFF"/>
        </w:rPr>
        <w:t xml:space="preserve"> </w:t>
      </w:r>
      <w:r w:rsidR="00DF3FFE" w:rsidRPr="00B3074D">
        <w:rPr>
          <w:rFonts w:ascii="Times New Roman" w:hAnsi="Times New Roman" w:cs="Times New Roman"/>
          <w:color w:val="000000" w:themeColor="text1"/>
          <w:shd w:val="clear" w:color="auto" w:fill="FFFFFF"/>
        </w:rPr>
        <w:t xml:space="preserve">In addition, </w:t>
      </w:r>
      <w:r w:rsidR="00DF3FFE">
        <w:rPr>
          <w:rFonts w:ascii="Times New Roman" w:hAnsi="Times New Roman" w:cs="Times New Roman"/>
          <w:color w:val="000000" w:themeColor="text1"/>
          <w:shd w:val="clear" w:color="auto" w:fill="FFFFFF"/>
        </w:rPr>
        <w:t xml:space="preserve">we </w:t>
      </w:r>
      <w:r w:rsidR="00DF3FFE" w:rsidRPr="00B3074D">
        <w:rPr>
          <w:rFonts w:ascii="Times New Roman" w:hAnsi="Times New Roman" w:cs="Times New Roman"/>
          <w:color w:val="000000" w:themeColor="text1"/>
          <w:shd w:val="clear" w:color="auto" w:fill="FFFFFF"/>
        </w:rPr>
        <w:t>u</w:t>
      </w:r>
      <w:r w:rsidR="00DF3FFE">
        <w:rPr>
          <w:rFonts w:ascii="Times New Roman" w:hAnsi="Times New Roman" w:cs="Times New Roman"/>
          <w:color w:val="000000" w:themeColor="text1"/>
          <w:shd w:val="clear" w:color="auto" w:fill="FFFFFF"/>
        </w:rPr>
        <w:t>tilized</w:t>
      </w:r>
      <w:r w:rsidR="00DF3FFE" w:rsidRPr="00B3074D">
        <w:rPr>
          <w:rFonts w:ascii="Times New Roman" w:hAnsi="Times New Roman" w:cs="Times New Roman"/>
          <w:color w:val="000000" w:themeColor="text1"/>
          <w:shd w:val="clear" w:color="auto" w:fill="FFFFFF"/>
        </w:rPr>
        <w:t xml:space="preserve"> a conservative mixed modeling approach</w:t>
      </w:r>
      <w:r w:rsidR="00DF3FFE">
        <w:rPr>
          <w:rFonts w:ascii="Times New Roman" w:hAnsi="Times New Roman" w:cs="Times New Roman"/>
          <w:color w:val="000000" w:themeColor="text1"/>
          <w:shd w:val="clear" w:color="auto" w:fill="FFFFFF"/>
        </w:rPr>
        <w:t xml:space="preserve"> to </w:t>
      </w:r>
      <w:r w:rsidR="00DF3FFE" w:rsidRPr="00B3074D">
        <w:rPr>
          <w:rFonts w:ascii="Times New Roman" w:hAnsi="Times New Roman" w:cs="Times New Roman"/>
          <w:color w:val="000000" w:themeColor="text1"/>
          <w:shd w:val="clear" w:color="auto" w:fill="FFFFFF"/>
        </w:rPr>
        <w:t>examine the effect of time, weed removal treatment, and total weedy vegetation on enzyme activity simultaneously using linear mixed models</w:t>
      </w:r>
      <w:r w:rsidR="00DF3FFE">
        <w:rPr>
          <w:rFonts w:ascii="Times New Roman" w:hAnsi="Times New Roman" w:cs="Times New Roman"/>
          <w:color w:val="000000" w:themeColor="text1"/>
          <w:shd w:val="clear" w:color="auto" w:fill="FFFFFF"/>
        </w:rPr>
        <w:t>,</w:t>
      </w:r>
      <w:r w:rsidR="00DF3FFE"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DF3FFE">
        <w:rPr>
          <w:rFonts w:ascii="Times New Roman" w:hAnsi="Times New Roman" w:cs="Times New Roman"/>
          <w:color w:val="000000" w:themeColor="text1"/>
          <w:shd w:val="clear" w:color="auto" w:fill="FFFFFF"/>
        </w:rPr>
        <w:t>. The r</w:t>
      </w:r>
      <w:r w:rsidR="00DF3FFE" w:rsidRPr="00B3074D">
        <w:rPr>
          <w:rFonts w:ascii="Times New Roman" w:hAnsi="Times New Roman" w:cs="Times New Roman"/>
          <w:color w:val="000000" w:themeColor="text1"/>
          <w:shd w:val="clear" w:color="auto" w:fill="FFFFFF"/>
        </w:rPr>
        <w:t>andom effect</w:t>
      </w:r>
      <w:r w:rsidR="00DF3FFE">
        <w:rPr>
          <w:rFonts w:ascii="Times New Roman" w:hAnsi="Times New Roman" w:cs="Times New Roman"/>
          <w:color w:val="000000" w:themeColor="text1"/>
          <w:shd w:val="clear" w:color="auto" w:fill="FFFFFF"/>
        </w:rPr>
        <w:t xml:space="preserve"> in our model was limited to</w:t>
      </w:r>
      <w:r w:rsidR="00DF3FFE"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2D9E60A1" w14:textId="69414015" w:rsidR="00DF3FFE" w:rsidRPr="00B3074D" w:rsidRDefault="00DF3FFE" w:rsidP="00DF3FFE">
      <w:pPr>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Multivariate response to weed removal treatments and time since treatment was assessed using </w:t>
      </w:r>
      <w:proofErr w:type="spellStart"/>
      <w:r>
        <w:rPr>
          <w:rFonts w:ascii="Times New Roman" w:hAnsi="Times New Roman" w:cs="Times New Roman"/>
          <w:color w:val="000000" w:themeColor="text1"/>
          <w:shd w:val="clear" w:color="auto" w:fill="FFFFFF"/>
        </w:rPr>
        <w:t>PerMANOVA</w:t>
      </w:r>
      <w:proofErr w:type="spellEnd"/>
      <w:r>
        <w:rPr>
          <w:rFonts w:ascii="Times New Roman" w:hAnsi="Times New Roman" w:cs="Times New Roman"/>
          <w:color w:val="000000" w:themeColor="text1"/>
          <w:shd w:val="clear" w:color="auto" w:fill="FFFFFF"/>
        </w:rPr>
        <w:t xml:space="preserve"> testing implemented using the Adonis function in the vegan package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Data","type":"article-journal","volume":"8"},"uris":["http://www.mendeley.com/documents/?uuid=ba7d854a-96bf-4a89-86e5-6aec787dd1eb"]}],"mendeley":{"formattedCitation":"(55, 56)","plainTextFormattedCitation":"(55, 56)","previouslyFormattedCitation":"(55, 56)"},"properties":{"noteIndex":0},"schema":"https://github.com/citation-style-language/schema/raw/master/csl-citation.json"}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55774" w:rsidRPr="00B55774">
        <w:rPr>
          <w:rFonts w:ascii="Times New Roman" w:hAnsi="Times New Roman" w:cs="Times New Roman"/>
          <w:noProof/>
          <w:color w:val="000000" w:themeColor="text1"/>
          <w:shd w:val="clear" w:color="auto" w:fill="FFFFFF"/>
        </w:rPr>
        <w:t>(55, 56)</w:t>
      </w:r>
      <w:r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Non-metric multidimensional scaling</w:t>
      </w:r>
      <w:r>
        <w:rPr>
          <w:rFonts w:ascii="Times New Roman" w:hAnsi="Times New Roman" w:cs="Times New Roman"/>
          <w:color w:val="000000" w:themeColor="text1"/>
          <w:shd w:val="clear" w:color="auto" w:fill="FFFFFF"/>
        </w:rPr>
        <w:t xml:space="preserve"> (NMDS)</w:t>
      </w:r>
      <w:r w:rsidRPr="00B3074D">
        <w:rPr>
          <w:rFonts w:ascii="Times New Roman" w:hAnsi="Times New Roman" w:cs="Times New Roman"/>
          <w:color w:val="000000" w:themeColor="text1"/>
          <w:shd w:val="clear" w:color="auto" w:fill="FFFFFF"/>
        </w:rPr>
        <w:t xml:space="preserve"> was utilized to visualize differences in total enzymatic profiles</w:t>
      </w:r>
      <w:r>
        <w:rPr>
          <w:rFonts w:ascii="Times New Roman" w:hAnsi="Times New Roman" w:cs="Times New Roman"/>
          <w:color w:val="000000" w:themeColor="text1"/>
          <w:shd w:val="clear" w:color="auto" w:fill="FFFFFF"/>
        </w:rPr>
        <w:t xml:space="preserve"> (i.e., Bray-</w:t>
      </w:r>
      <w:proofErr w:type="gramStart"/>
      <w:r>
        <w:rPr>
          <w:rFonts w:ascii="Times New Roman" w:hAnsi="Times New Roman" w:cs="Times New Roman"/>
          <w:color w:val="000000" w:themeColor="text1"/>
          <w:shd w:val="clear" w:color="auto" w:fill="FFFFFF"/>
        </w:rPr>
        <w:t>Curtis</w:t>
      </w:r>
      <w:proofErr w:type="gramEnd"/>
      <w:r>
        <w:rPr>
          <w:rFonts w:ascii="Times New Roman" w:hAnsi="Times New Roman" w:cs="Times New Roman"/>
          <w:color w:val="000000" w:themeColor="text1"/>
          <w:shd w:val="clear" w:color="auto" w:fill="FFFFFF"/>
        </w:rPr>
        <w:t xml:space="preserve"> dissimilarities of all enzymes)</w:t>
      </w:r>
      <w:r w:rsidRPr="00B3074D">
        <w:rPr>
          <w:rFonts w:ascii="Times New Roman" w:hAnsi="Times New Roman" w:cs="Times New Roman"/>
          <w:color w:val="000000" w:themeColor="text1"/>
          <w:shd w:val="clear" w:color="auto" w:fill="FFFFFF"/>
        </w:rPr>
        <w:t xml:space="preserve">. Mantel testing was implemented to examine correlations in the distance matrices of edaphic conditions and enzymatic activities. </w:t>
      </w:r>
    </w:p>
    <w:p w14:paraId="4107A4E9" w14:textId="19956DD8" w:rsidR="00DF3FFE" w:rsidRPr="00B3074D" w:rsidRDefault="00DF3FFE" w:rsidP="00DF3FF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Differences in the cover of total weedy vegetation, lamb’s quarter, and redroot pigweed across herbicide treatments within a single time point were assessed individually </w:t>
      </w:r>
      <w:r>
        <w:rPr>
          <w:rFonts w:ascii="Times New Roman" w:hAnsi="Times New Roman" w:cs="Times New Roman"/>
          <w:color w:val="000000" w:themeColor="text1"/>
          <w:shd w:val="clear" w:color="auto" w:fill="FFFFFF"/>
        </w:rPr>
        <w:t>using ANCOVA</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hese measurements were collected as cover classes and converted to a continuous covariate</w:t>
      </w:r>
      <w:r>
        <w:rPr>
          <w:rFonts w:ascii="Times New Roman" w:hAnsi="Times New Roman" w:cs="Times New Roman"/>
          <w:color w:val="000000" w:themeColor="text1"/>
          <w:shd w:val="clear" w:color="auto" w:fill="FFFFFF"/>
        </w:rPr>
        <w:t xml:space="preserve">. Thus, </w:t>
      </w:r>
      <w:r w:rsidRPr="00B3074D">
        <w:rPr>
          <w:rFonts w:ascii="Times New Roman" w:hAnsi="Times New Roman" w:cs="Times New Roman"/>
          <w:color w:val="000000" w:themeColor="text1"/>
          <w:shd w:val="clear" w:color="auto" w:fill="FFFFFF"/>
        </w:rPr>
        <w:t xml:space="preserve">we do not report percent change or means following treatment, only directionality of change. </w:t>
      </w:r>
    </w:p>
    <w:p w14:paraId="2B0FCBE5" w14:textId="77777777" w:rsidR="00DF3FFE" w:rsidRDefault="00DF3FFE" w:rsidP="00DF3FFE">
      <w:pPr>
        <w:rPr>
          <w:rFonts w:ascii="Times New Roman" w:hAnsi="Times New Roman" w:cs="Times New Roman"/>
          <w:color w:val="000000" w:themeColor="text1"/>
          <w:shd w:val="clear" w:color="auto" w:fill="FFFFFF"/>
        </w:rPr>
      </w:pPr>
    </w:p>
    <w:p w14:paraId="0AED047B" w14:textId="3886EBC6" w:rsidR="00DF3FFE" w:rsidRPr="00B3074D" w:rsidRDefault="00DF3FFE" w:rsidP="00DF3FFE">
      <w:pPr>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59E7501C" w14:textId="67EAC959" w:rsidR="00307B85" w:rsidRDefault="00DF3FFE" w:rsidP="00DF3FFE">
      <w:pPr>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Differences in microbial alpha-diversity (</w:t>
      </w:r>
      <w:r>
        <w:rPr>
          <w:rFonts w:ascii="Times New Roman" w:hAnsi="Times New Roman"/>
          <w:color w:val="000000" w:themeColor="text1"/>
          <w:shd w:val="clear" w:color="auto" w:fill="FFFFFF"/>
        </w:rPr>
        <w:sym w:font="Symbol" w:char="F061"/>
      </w:r>
      <w:r>
        <w:rPr>
          <w:rFonts w:ascii="Times New Roman" w:hAnsi="Times New Roman"/>
          <w:color w:val="000000" w:themeColor="text1"/>
          <w:shd w:val="clear" w:color="auto" w:fill="FFFFFF"/>
        </w:rPr>
        <w:t>) across herbicide types were assessed using the rarefied taxon within each sampling time point. A significant effect was noted when the herbicide treated plots diverged from either of the controls. The effect of herbicide on community dissimilarity was assessed using both rarefied taxon count tables and the Dirichlet multinomial</w:t>
      </w:r>
      <w:r w:rsidR="00FD6697">
        <w:rPr>
          <w:rFonts w:ascii="Times New Roman" w:hAnsi="Times New Roman"/>
          <w:color w:val="000000" w:themeColor="text1"/>
          <w:shd w:val="clear" w:color="auto" w:fill="FFFFFF"/>
        </w:rPr>
        <w:t xml:space="preserve"> (DMN)</w:t>
      </w:r>
      <w:r>
        <w:rPr>
          <w:rFonts w:ascii="Times New Roman" w:hAnsi="Times New Roman"/>
          <w:color w:val="000000" w:themeColor="text1"/>
          <w:shd w:val="clear" w:color="auto" w:fill="FFFFFF"/>
        </w:rPr>
        <w:t xml:space="preserve"> modeled point estimates generated by the CNVRG package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(57)","plainTextFormattedCitation":"(57)","previouslyFormattedCitation":"(57)"},"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(57)</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Significant effects of herbicide treatment were determined by PERMANOVA testing using </w:t>
      </w:r>
      <w:proofErr w:type="spellStart"/>
      <w:r>
        <w:rPr>
          <w:rFonts w:ascii="Times New Roman" w:hAnsi="Times New Roman"/>
          <w:color w:val="000000" w:themeColor="text1"/>
          <w:shd w:val="clear" w:color="auto" w:fill="FFFFFF"/>
        </w:rPr>
        <w:t>beta_dispr</w:t>
      </w:r>
      <w:proofErr w:type="spellEnd"/>
      <w:r>
        <w:rPr>
          <w:rFonts w:ascii="Times New Roman" w:hAnsi="Times New Roman"/>
          <w:color w:val="000000" w:themeColor="text1"/>
          <w:shd w:val="clear" w:color="auto" w:fill="FFFFFF"/>
        </w:rPr>
        <w:t xml:space="preserve">() and </w:t>
      </w:r>
      <w:proofErr w:type="spellStart"/>
      <w:r>
        <w:rPr>
          <w:rFonts w:ascii="Times New Roman" w:hAnsi="Times New Roman"/>
          <w:color w:val="000000" w:themeColor="text1"/>
          <w:shd w:val="clear" w:color="auto" w:fill="FFFFFF"/>
        </w:rPr>
        <w:t>adonis</w:t>
      </w:r>
      <w:proofErr w:type="spellEnd"/>
      <w:r>
        <w:rPr>
          <w:rFonts w:ascii="Times New Roman" w:hAnsi="Times New Roman"/>
          <w:color w:val="000000" w:themeColor="text1"/>
          <w:shd w:val="clear" w:color="auto" w:fill="FFFFFF"/>
        </w:rPr>
        <w:t xml:space="preserve">() functions in the vegan package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(55)"},"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w:t>
      </w:r>
      <w:r w:rsidR="008E2F00">
        <w:rPr>
          <w:rFonts w:ascii="Times New Roman" w:hAnsi="Times New Roman"/>
          <w:color w:val="000000" w:themeColor="text1"/>
          <w:shd w:val="clear" w:color="auto" w:fill="FFFFFF"/>
        </w:rPr>
        <w:t>T</w:t>
      </w:r>
      <w:r>
        <w:rPr>
          <w:rFonts w:ascii="Times New Roman" w:hAnsi="Times New Roman"/>
          <w:color w:val="000000" w:themeColor="text1"/>
          <w:shd w:val="clear" w:color="auto" w:fill="FFFFFF"/>
        </w:rPr>
        <w:t xml:space="preserve">otal weedy vegetation was included in these models (Y ~ Herbicide * Time + total weedy vegetation, permutations = 1,000). Heterogeneity in microbiome composition </w:t>
      </w:r>
      <w:r w:rsidR="008E2F00">
        <w:rPr>
          <w:rFonts w:ascii="Times New Roman" w:hAnsi="Times New Roman"/>
          <w:color w:val="000000" w:themeColor="text1"/>
          <w:shd w:val="clear" w:color="auto" w:fill="FFFFFF"/>
        </w:rPr>
        <w:t xml:space="preserve">at each sampling </w:t>
      </w:r>
      <w:r>
        <w:rPr>
          <w:rFonts w:ascii="Times New Roman" w:hAnsi="Times New Roman"/>
          <w:color w:val="000000" w:themeColor="text1"/>
          <w:shd w:val="clear" w:color="auto" w:fill="FFFFFF"/>
        </w:rPr>
        <w:t>was assessed using Bray-</w:t>
      </w:r>
      <w:proofErr w:type="gramStart"/>
      <w:r>
        <w:rPr>
          <w:rFonts w:ascii="Times New Roman" w:hAnsi="Times New Roman"/>
          <w:color w:val="000000" w:themeColor="text1"/>
          <w:shd w:val="clear" w:color="auto" w:fill="FFFFFF"/>
        </w:rPr>
        <w:t>Curtis</w:t>
      </w:r>
      <w:proofErr w:type="gramEnd"/>
      <w:r>
        <w:rPr>
          <w:rFonts w:ascii="Times New Roman" w:hAnsi="Times New Roman"/>
          <w:color w:val="000000" w:themeColor="text1"/>
          <w:shd w:val="clear" w:color="auto" w:fill="FFFFFF"/>
        </w:rPr>
        <w:t xml:space="preserve"> dissimilarities and visualized with boxplots of pairwise dissimilarities to all other members of that treatment group. Significant differences in multivariate dispersion were assessed using </w:t>
      </w:r>
      <w:proofErr w:type="spellStart"/>
      <w:r>
        <w:rPr>
          <w:rFonts w:ascii="Times New Roman" w:hAnsi="Times New Roman"/>
          <w:color w:val="000000" w:themeColor="text1"/>
          <w:shd w:val="clear" w:color="auto" w:fill="FFFFFF"/>
        </w:rPr>
        <w:t>beta_</w:t>
      </w:r>
      <w:proofErr w:type="gramStart"/>
      <w:r>
        <w:rPr>
          <w:rFonts w:ascii="Times New Roman" w:hAnsi="Times New Roman"/>
          <w:color w:val="000000" w:themeColor="text1"/>
          <w:shd w:val="clear" w:color="auto" w:fill="FFFFFF"/>
        </w:rPr>
        <w:t>dispr</w:t>
      </w:r>
      <w:proofErr w:type="spellEnd"/>
      <w:r>
        <w:rPr>
          <w:rFonts w:ascii="Times New Roman" w:hAnsi="Times New Roman"/>
          <w:color w:val="000000" w:themeColor="text1"/>
          <w:shd w:val="clear" w:color="auto" w:fill="FFFFFF"/>
        </w:rPr>
        <w:t>(</w:t>
      </w:r>
      <w:proofErr w:type="gramEnd"/>
      <w:r>
        <w:rPr>
          <w:rFonts w:ascii="Times New Roman" w:hAnsi="Times New Roman"/>
          <w:color w:val="000000" w:themeColor="text1"/>
          <w:shd w:val="clear" w:color="auto" w:fill="FFFFFF"/>
        </w:rPr>
        <w:t>). All chemical treatments were analyzed separately and then again when combined as single treatment group</w:t>
      </w:r>
      <w:r w:rsidR="008E2F00">
        <w:rPr>
          <w:rFonts w:ascii="Times New Roman" w:hAnsi="Times New Roman"/>
          <w:color w:val="000000" w:themeColor="text1"/>
          <w:shd w:val="clear" w:color="auto" w:fill="FFFFFF"/>
        </w:rPr>
        <w:t>, herein referred to as “</w:t>
      </w:r>
      <w:r>
        <w:rPr>
          <w:rFonts w:ascii="Times New Roman" w:hAnsi="Times New Roman"/>
          <w:color w:val="000000" w:themeColor="text1"/>
          <w:shd w:val="clear" w:color="auto" w:fill="FFFFFF"/>
        </w:rPr>
        <w:t>chemical herbicide</w:t>
      </w:r>
      <w:r w:rsidR="008E2F00">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Shifts in community composition were visualized using NMDS implemented in the vegan and </w:t>
      </w:r>
      <w:proofErr w:type="spellStart"/>
      <w:r>
        <w:rPr>
          <w:rFonts w:ascii="Times New Roman" w:hAnsi="Times New Roman"/>
          <w:color w:val="000000" w:themeColor="text1"/>
          <w:shd w:val="clear" w:color="auto" w:fill="FFFFFF"/>
        </w:rPr>
        <w:t>ggordiplots</w:t>
      </w:r>
      <w:proofErr w:type="spellEnd"/>
      <w:r>
        <w:rPr>
          <w:rFonts w:ascii="Times New Roman" w:hAnsi="Times New Roman"/>
          <w:color w:val="000000" w:themeColor="text1"/>
          <w:shd w:val="clear" w:color="auto" w:fill="FFFFFF"/>
        </w:rPr>
        <w:t xml:space="preserve"> packages.</w:t>
      </w:r>
      <w:r w:rsidR="008E2F00">
        <w:rPr>
          <w:rFonts w:ascii="Times New Roman" w:hAnsi="Times New Roman"/>
          <w:color w:val="000000" w:themeColor="text1"/>
          <w:shd w:val="clear" w:color="auto" w:fill="FFFFFF"/>
        </w:rPr>
        <w:t xml:space="preserve"> Those taxa accounting for variation among treatments were </w:t>
      </w:r>
      <w:r>
        <w:rPr>
          <w:rFonts w:ascii="Times New Roman" w:hAnsi="Times New Roman"/>
          <w:color w:val="000000" w:themeColor="text1"/>
          <w:shd w:val="clear" w:color="auto" w:fill="FFFFFF"/>
        </w:rPr>
        <w:t xml:space="preserve">identified via </w:t>
      </w:r>
      <w:r w:rsidR="008E2F00">
        <w:rPr>
          <w:rFonts w:ascii="Times New Roman" w:hAnsi="Times New Roman"/>
          <w:color w:val="000000" w:themeColor="text1"/>
          <w:shd w:val="clear" w:color="auto" w:fill="FFFFFF"/>
        </w:rPr>
        <w:t xml:space="preserve">the </w:t>
      </w:r>
      <w:ins w:id="76" w:author="Josh Harrison" w:date="2022-05-20T18:55:00Z">
        <w:r w:rsidR="00EE641C">
          <w:rPr>
            <w:rFonts w:ascii="Times New Roman" w:hAnsi="Times New Roman"/>
            <w:color w:val="000000" w:themeColor="text1"/>
            <w:shd w:val="clear" w:color="auto" w:fill="FFFFFF"/>
          </w:rPr>
          <w:t>Bo</w:t>
        </w:r>
      </w:ins>
      <w:del w:id="77" w:author="Josh Harrison" w:date="2022-05-20T18:55:00Z">
        <w:r w:rsidDel="00EE641C">
          <w:rPr>
            <w:rFonts w:ascii="Times New Roman" w:hAnsi="Times New Roman"/>
            <w:color w:val="000000" w:themeColor="text1"/>
            <w:shd w:val="clear" w:color="auto" w:fill="FFFFFF"/>
          </w:rPr>
          <w:delText>Ba</w:delText>
        </w:r>
      </w:del>
      <w:r>
        <w:rPr>
          <w:rFonts w:ascii="Times New Roman" w:hAnsi="Times New Roman"/>
          <w:color w:val="000000" w:themeColor="text1"/>
          <w:shd w:val="clear" w:color="auto" w:fill="FFFFFF"/>
        </w:rPr>
        <w:t>ruta classification</w:t>
      </w:r>
      <w:r w:rsidR="008E2F00">
        <w:rPr>
          <w:rFonts w:ascii="Times New Roman" w:hAnsi="Times New Roman"/>
          <w:color w:val="000000" w:themeColor="text1"/>
          <w:shd w:val="clear" w:color="auto" w:fill="FFFFFF"/>
        </w:rPr>
        <w:t xml:space="preserve"> algorithm</w:t>
      </w:r>
      <w:r>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(58)","plainTextFormattedCitation":"(58)","previouslyFormattedCitation":"(58)"},"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(58)</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and</w:t>
      </w:r>
      <w:r>
        <w:rPr>
          <w:rFonts w:ascii="Times New Roman" w:hAnsi="Times New Roman"/>
          <w:color w:val="000000" w:themeColor="text1"/>
          <w:shd w:val="clear" w:color="auto" w:fill="FFFFFF"/>
        </w:rPr>
        <w:t xml:space="preserve"> simper </w:t>
      </w:r>
      <w:r>
        <w:rPr>
          <w:rFonts w:ascii="Times New Roman" w:hAnsi="Times New Roman"/>
          <w:color w:val="000000" w:themeColor="text1"/>
          <w:shd w:val="clear" w:color="auto" w:fill="FFFFFF"/>
        </w:rPr>
        <w:fldChar w:fldCharType="begin" w:fldLock="1"/>
      </w:r>
      <w:r w:rsidR="00B5577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(55)"},"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B55774" w:rsidRPr="00B55774">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w:t>
      </w:r>
      <w:r w:rsidR="00307B85">
        <w:rPr>
          <w:rFonts w:ascii="Times New Roman" w:hAnsi="Times New Roman"/>
          <w:color w:val="000000" w:themeColor="text1"/>
          <w:shd w:val="clear" w:color="auto" w:fill="FFFFFF"/>
        </w:rPr>
        <w:t xml:space="preserve">The response of these taxa </w:t>
      </w:r>
      <w:proofErr w:type="gramStart"/>
      <w:r w:rsidR="00307B85">
        <w:rPr>
          <w:rFonts w:ascii="Times New Roman" w:hAnsi="Times New Roman"/>
          <w:color w:val="000000" w:themeColor="text1"/>
          <w:shd w:val="clear" w:color="auto" w:fill="FFFFFF"/>
        </w:rPr>
        <w:t>were</w:t>
      </w:r>
      <w:proofErr w:type="gramEnd"/>
      <w:r w:rsidR="00307B85">
        <w:rPr>
          <w:rFonts w:ascii="Times New Roman" w:hAnsi="Times New Roman"/>
          <w:color w:val="000000" w:themeColor="text1"/>
          <w:shd w:val="clear" w:color="auto" w:fill="FFFFFF"/>
        </w:rPr>
        <w:t xml:space="preserve"> then modeled using </w:t>
      </w:r>
      <w:del w:id="78" w:author="Josh Harrison" w:date="2022-05-20T18:55:00Z">
        <w:r w:rsidR="00307B85" w:rsidDel="00EE641C">
          <w:rPr>
            <w:rFonts w:ascii="Times New Roman" w:hAnsi="Times New Roman"/>
            <w:color w:val="000000" w:themeColor="text1"/>
            <w:shd w:val="clear" w:color="auto" w:fill="FFFFFF"/>
          </w:rPr>
          <w:delText>Hellingner</w:delText>
        </w:r>
      </w:del>
      <w:ins w:id="79" w:author="Josh Harrison" w:date="2022-05-20T18:55:00Z">
        <w:r w:rsidR="00EE641C">
          <w:rPr>
            <w:rFonts w:ascii="Times New Roman" w:hAnsi="Times New Roman"/>
            <w:color w:val="000000" w:themeColor="text1"/>
            <w:shd w:val="clear" w:color="auto" w:fill="FFFFFF"/>
          </w:rPr>
          <w:t>Hellinger</w:t>
        </w:r>
      </w:ins>
      <w:r w:rsidR="00307B85">
        <w:rPr>
          <w:rFonts w:ascii="Times New Roman" w:hAnsi="Times New Roman"/>
          <w:color w:val="000000" w:themeColor="text1"/>
          <w:shd w:val="clear" w:color="auto" w:fill="FFFFFF"/>
        </w:rPr>
        <w:t xml:space="preserve">-transformed relative abundances and zero-inflated beta regression with time, weed removal treatment, and total weedy vegetation as fixed effects. The top 25 most abundant families were identified and shifts in their abundance over time were </w:t>
      </w:r>
      <w:r w:rsidR="005E2BEC">
        <w:rPr>
          <w:rFonts w:ascii="Times New Roman" w:hAnsi="Times New Roman"/>
          <w:color w:val="000000" w:themeColor="text1"/>
          <w:shd w:val="clear" w:color="auto" w:fill="FFFFFF"/>
        </w:rPr>
        <w:t>ident</w:t>
      </w:r>
      <w:r w:rsidR="00024EA8">
        <w:rPr>
          <w:rFonts w:ascii="Times New Roman" w:hAnsi="Times New Roman"/>
          <w:color w:val="000000" w:themeColor="text1"/>
          <w:shd w:val="clear" w:color="auto" w:fill="FFFFFF"/>
        </w:rPr>
        <w:t>ifi</w:t>
      </w:r>
      <w:r w:rsidR="005E2BEC">
        <w:rPr>
          <w:rFonts w:ascii="Times New Roman" w:hAnsi="Times New Roman"/>
          <w:color w:val="000000" w:themeColor="text1"/>
          <w:shd w:val="clear" w:color="auto" w:fill="FFFFFF"/>
        </w:rPr>
        <w:t>ed</w:t>
      </w:r>
      <w:r w:rsidR="00307B85">
        <w:rPr>
          <w:rFonts w:ascii="Times New Roman" w:hAnsi="Times New Roman"/>
          <w:color w:val="000000" w:themeColor="text1"/>
          <w:shd w:val="clear" w:color="auto" w:fill="FFFFFF"/>
        </w:rPr>
        <w:t xml:space="preserve"> using ANVOA with </w:t>
      </w:r>
      <w:r w:rsidR="005E2BEC">
        <w:rPr>
          <w:rFonts w:ascii="Times New Roman" w:hAnsi="Times New Roman"/>
          <w:color w:val="000000" w:themeColor="text1"/>
          <w:shd w:val="clear" w:color="auto" w:fill="FFFFFF"/>
        </w:rPr>
        <w:t xml:space="preserve">sampling time as the fixed effect. </w:t>
      </w:r>
    </w:p>
    <w:p w14:paraId="08A5635F" w14:textId="77777777" w:rsidR="00307B85" w:rsidRDefault="00307B85" w:rsidP="00DF3FFE">
      <w:pPr>
        <w:rPr>
          <w:rFonts w:ascii="Times New Roman" w:hAnsi="Times New Roman"/>
          <w:color w:val="000000" w:themeColor="text1"/>
          <w:shd w:val="clear" w:color="auto" w:fill="FFFFFF"/>
        </w:rPr>
      </w:pPr>
    </w:p>
    <w:p w14:paraId="3551ACCF" w14:textId="77777777" w:rsidR="00722102" w:rsidRPr="00E42EB2" w:rsidRDefault="00722102" w:rsidP="00722102">
      <w:pPr>
        <w:ind w:firstLine="720"/>
        <w:rPr>
          <w:rFonts w:ascii="Times New Roman" w:hAnsi="Times New Roman" w:cs="Times New Roman"/>
          <w:b/>
          <w:bCs/>
        </w:rPr>
      </w:pPr>
    </w:p>
    <w:p w14:paraId="217C13C8" w14:textId="2CA358D2" w:rsidR="00E800A0" w:rsidRDefault="00E800A0" w:rsidP="00BB0484">
      <w:pPr>
        <w:shd w:val="clear" w:color="auto" w:fill="FFFFFF"/>
        <w:spacing w:before="100" w:beforeAutospacing="1" w:after="100" w:afterAutospacing="1"/>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References</w:t>
      </w:r>
      <w:r w:rsidRPr="00E800A0">
        <w:rPr>
          <w:rFonts w:ascii="Times New Roman" w:eastAsia="Times New Roman" w:hAnsi="Times New Roman" w:cs="Times New Roman"/>
          <w:color w:val="222222"/>
        </w:rPr>
        <w:t xml:space="preserve"> (limited to 60 references, though not strictly enforced)</w:t>
      </w:r>
    </w:p>
    <w:p w14:paraId="64D385BF" w14:textId="0596FC6B" w:rsidR="00B55774" w:rsidRPr="00B55774" w:rsidRDefault="00E800A0" w:rsidP="00B55774">
      <w:pPr>
        <w:widowControl w:val="0"/>
        <w:autoSpaceDE w:val="0"/>
        <w:autoSpaceDN w:val="0"/>
        <w:adjustRightInd w:val="0"/>
        <w:spacing w:before="100" w:after="100"/>
        <w:ind w:left="640" w:hanging="640"/>
        <w:rPr>
          <w:rFonts w:ascii="Times New Roman" w:hAnsi="Times New Roman" w:cs="Times New Roman"/>
          <w:noProof/>
        </w:rPr>
      </w:pPr>
      <w:r>
        <w:rPr>
          <w:rFonts w:ascii="Times New Roman" w:eastAsia="Times New Roman" w:hAnsi="Times New Roman" w:cs="Times New Roman"/>
          <w:color w:val="222222"/>
        </w:rPr>
        <w:lastRenderedPageBreak/>
        <w:fldChar w:fldCharType="begin" w:fldLock="1"/>
      </w:r>
      <w:r>
        <w:rPr>
          <w:rFonts w:ascii="Times New Roman" w:eastAsia="Times New Roman" w:hAnsi="Times New Roman" w:cs="Times New Roman"/>
          <w:color w:val="222222"/>
        </w:rPr>
        <w:instrText xml:space="preserve">ADDIN Mendeley Bibliography CSL_BIBLIOGRAPHY </w:instrText>
      </w:r>
      <w:r>
        <w:rPr>
          <w:rFonts w:ascii="Times New Roman" w:eastAsia="Times New Roman" w:hAnsi="Times New Roman" w:cs="Times New Roman"/>
          <w:color w:val="222222"/>
        </w:rPr>
        <w:fldChar w:fldCharType="separate"/>
      </w:r>
      <w:r w:rsidR="00B55774" w:rsidRPr="00B55774">
        <w:rPr>
          <w:rFonts w:ascii="Times New Roman" w:hAnsi="Times New Roman" w:cs="Times New Roman"/>
          <w:noProof/>
        </w:rPr>
        <w:t xml:space="preserve">1. </w:t>
      </w:r>
      <w:r w:rsidR="00B55774" w:rsidRPr="00B55774">
        <w:rPr>
          <w:rFonts w:ascii="Times New Roman" w:hAnsi="Times New Roman" w:cs="Times New Roman"/>
          <w:noProof/>
        </w:rPr>
        <w:tab/>
        <w:t>Benbrook CM. 2012. Impacts of genetically engineered crops on pesticide use in the U.S.-the first sixteen years. Environ Sci Eur 24:1–13.</w:t>
      </w:r>
    </w:p>
    <w:p w14:paraId="21BEEC3F"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 </w:t>
      </w:r>
      <w:r w:rsidRPr="00B55774">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3479EA0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 </w:t>
      </w:r>
      <w:r w:rsidRPr="00B55774">
        <w:rPr>
          <w:rFonts w:ascii="Times New Roman" w:hAnsi="Times New Roman" w:cs="Times New Roman"/>
          <w:noProof/>
        </w:rPr>
        <w:tab/>
        <w:t>Palm C, Blanco-Canqui H, DeClerck F, Gatere L, Grace P. 2014. Conservation agriculture and ecosystem services: An overview. Agric Ecosyst Environ 187:87–105.</w:t>
      </w:r>
    </w:p>
    <w:p w14:paraId="4413F0C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 </w:t>
      </w:r>
      <w:r w:rsidRPr="00B55774">
        <w:rPr>
          <w:rFonts w:ascii="Times New Roman" w:hAnsi="Times New Roman" w:cs="Times New Roman"/>
          <w:noProof/>
        </w:rPr>
        <w:tab/>
        <w:t>Tu CM, Bollen WB. 1968. Interaction between Paraquat and microbes in soils. Weed Res 8:38–45.</w:t>
      </w:r>
    </w:p>
    <w:p w14:paraId="4C08BACA"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 </w:t>
      </w:r>
      <w:r w:rsidRPr="00B55774">
        <w:rPr>
          <w:rFonts w:ascii="Times New Roman" w:hAnsi="Times New Roman" w:cs="Times New Roman"/>
          <w:noProof/>
        </w:rPr>
        <w:tab/>
        <w:t>Nguyen DB, Rose MT, Rose TJ, Morris SG, van Zwieten L. 2016. Impact of glyphosate on soil microbial biomass and respiration: A meta-analysis. Soil Biol Biochem 92:50–57.</w:t>
      </w:r>
    </w:p>
    <w:p w14:paraId="05F2AF9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6. </w:t>
      </w:r>
      <w:r w:rsidRPr="00B55774">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4A466C3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7. </w:t>
      </w:r>
      <w:r w:rsidRPr="00B55774">
        <w:rPr>
          <w:rFonts w:ascii="Times New Roman" w:hAnsi="Times New Roman" w:cs="Times New Roman"/>
          <w:noProof/>
        </w:rPr>
        <w:tab/>
        <w:t>Liao H, Li X, Yang Q, Bai Y, Cui P, Wen C, Liu C, Chen Z. 2021. Herbicide selection promotes antibiotic resistance in soil microbiomes.</w:t>
      </w:r>
    </w:p>
    <w:p w14:paraId="0AB2AE0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8. </w:t>
      </w:r>
      <w:r w:rsidRPr="00B55774">
        <w:rPr>
          <w:rFonts w:ascii="Times New Roman" w:hAnsi="Times New Roman" w:cs="Times New Roman"/>
          <w:noProof/>
        </w:rPr>
        <w:tab/>
        <w:t>de Souza R, Ambrosini A, Passaglia LMP. 2015. Plant growth-promoting bacteria as inoculants in agricultural soils. Genet Mol Biol 38:401–419.</w:t>
      </w:r>
    </w:p>
    <w:p w14:paraId="03CB5542"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9. </w:t>
      </w:r>
      <w:r w:rsidRPr="00B55774">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2A926B1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10. </w:t>
      </w:r>
      <w:r w:rsidRPr="00B55774">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4E2422D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11. </w:t>
      </w:r>
      <w:r w:rsidRPr="00B55774">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5B59236A"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12. </w:t>
      </w:r>
      <w:r w:rsidRPr="00B55774">
        <w:rPr>
          <w:rFonts w:ascii="Times New Roman" w:hAnsi="Times New Roman" w:cs="Times New Roman"/>
          <w:noProof/>
        </w:rPr>
        <w:tab/>
        <w:t>Richardson AE, Simpson RJ. 2011. Soil Microorganisms Mediating Phosphorus Availability Update on Microbial Phosphorus. Plant Physiol 156:989–996.</w:t>
      </w:r>
    </w:p>
    <w:p w14:paraId="05B071C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13. </w:t>
      </w:r>
      <w:r w:rsidRPr="00B55774">
        <w:rPr>
          <w:rFonts w:ascii="Times New Roman" w:hAnsi="Times New Roman" w:cs="Times New Roman"/>
          <w:noProof/>
        </w:rPr>
        <w:tab/>
        <w:t>Garcia J, Kao-Kniffin J. 2018. Microbial Group Dynamics in Plant Rhizospheres and Their Implications on Nutrient Cycling. Front Microbiol 9:1–7.</w:t>
      </w:r>
    </w:p>
    <w:p w14:paraId="5D0991B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14. </w:t>
      </w:r>
      <w:r w:rsidRPr="00B55774">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5328230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15. </w:t>
      </w:r>
      <w:r w:rsidRPr="00B55774">
        <w:rPr>
          <w:rFonts w:ascii="Times New Roman" w:hAnsi="Times New Roman" w:cs="Times New Roman"/>
          <w:noProof/>
        </w:rPr>
        <w:tab/>
        <w:t>Imfeld G, Vuilleumier S. 2012. Measuring the effects of pesticides on bacterial communities in soil: A critical review. Eur J Soil Biol 49:22–30.</w:t>
      </w:r>
    </w:p>
    <w:p w14:paraId="45D5701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16. </w:t>
      </w:r>
      <w:r w:rsidRPr="00B55774">
        <w:rPr>
          <w:rFonts w:ascii="Times New Roman" w:hAnsi="Times New Roman" w:cs="Times New Roman"/>
          <w:noProof/>
        </w:rPr>
        <w:tab/>
        <w:t>Bünemann EK, Schwenke GD, Van Zwieten L. 2006. Impact of agricultural inputs on soil organisms - A review. Aust J Soil Res 44:379–406.</w:t>
      </w:r>
    </w:p>
    <w:p w14:paraId="28399E9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17. </w:t>
      </w:r>
      <w:r w:rsidRPr="00B55774">
        <w:rPr>
          <w:rFonts w:ascii="Times New Roman" w:hAnsi="Times New Roman" w:cs="Times New Roman"/>
          <w:noProof/>
        </w:rPr>
        <w:tab/>
        <w:t>Puglisi E. 2017. Response of microbial organisms (aquatic and terrestrial) to pesticides. EFSA Support Publ 9.</w:t>
      </w:r>
    </w:p>
    <w:p w14:paraId="45869D5D"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lastRenderedPageBreak/>
        <w:t xml:space="preserve">18. </w:t>
      </w:r>
      <w:r w:rsidRPr="00B55774">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584FD8B1"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19. </w:t>
      </w:r>
      <w:r w:rsidRPr="00B55774">
        <w:rPr>
          <w:rFonts w:ascii="Times New Roman" w:hAnsi="Times New Roman" w:cs="Times New Roman"/>
          <w:noProof/>
        </w:rPr>
        <w:tab/>
        <w:t>Weidenhamer JD, Callaway RM. 2010. Direct and Indirect Effects of Invasive Plants on Soil Chemistry and Ecosystem Function. J Chem Ecol 36:59–69.</w:t>
      </w:r>
    </w:p>
    <w:p w14:paraId="0A38EB5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20. </w:t>
      </w:r>
      <w:r w:rsidRPr="00B55774">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44A88DA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21. </w:t>
      </w:r>
      <w:r w:rsidRPr="00B55774">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114EB92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22. </w:t>
      </w:r>
      <w:r w:rsidRPr="00B55774">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1421C83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23. </w:t>
      </w:r>
      <w:r w:rsidRPr="00B55774">
        <w:rPr>
          <w:rFonts w:ascii="Times New Roman" w:hAnsi="Times New Roman" w:cs="Times New Roman"/>
          <w:noProof/>
        </w:rPr>
        <w:tab/>
        <w:t>Berg B, McClaugherty C. 2014. Plant LitterCarbon. Springer Berlin Heidelberg, Berlin, Heidelberg.</w:t>
      </w:r>
    </w:p>
    <w:p w14:paraId="6F0A9E8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24. </w:t>
      </w:r>
      <w:r w:rsidRPr="00B55774">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0571666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25. </w:t>
      </w:r>
      <w:r w:rsidRPr="00B55774">
        <w:rPr>
          <w:rFonts w:ascii="Times New Roman" w:hAnsi="Times New Roman" w:cs="Times New Roman"/>
          <w:noProof/>
        </w:rPr>
        <w:tab/>
        <w:t>Damin V, Triveli P. 2011. Herbicides Effect on Nitrogen Cycling in AgroecossystemsHerbicides and Environment. InTech.</w:t>
      </w:r>
    </w:p>
    <w:p w14:paraId="6A718B7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26. </w:t>
      </w:r>
      <w:r w:rsidRPr="00B55774">
        <w:rPr>
          <w:rFonts w:ascii="Times New Roman" w:hAnsi="Times New Roman" w:cs="Times New Roman"/>
          <w:noProof/>
        </w:rPr>
        <w:tab/>
        <w:t>Mahía J, González-Prieto SJ, Martín A, Bååth E, Díaz-Raviña M. 2011. Biochemical properties and microbial community structure of five different soils after atrazine addition. Biol Fertil Soils 47:577–589.</w:t>
      </w:r>
    </w:p>
    <w:p w14:paraId="20FFB06B"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27. </w:t>
      </w:r>
      <w:r w:rsidRPr="00B55774">
        <w:rPr>
          <w:rFonts w:ascii="Times New Roman" w:hAnsi="Times New Roman" w:cs="Times New Roman"/>
          <w:noProof/>
        </w:rPr>
        <w:tab/>
        <w:t>Millard P, Singh BK. 2010. Does grassland vegetation drive soil microbial diversity? Nutr Cycl Agroecosystems 88:147–158.</w:t>
      </w:r>
    </w:p>
    <w:p w14:paraId="0C1FB31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28. </w:t>
      </w:r>
      <w:r w:rsidRPr="00B55774">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3726585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29. </w:t>
      </w:r>
      <w:r w:rsidRPr="00B55774">
        <w:rPr>
          <w:rFonts w:ascii="Times New Roman" w:hAnsi="Times New Roman" w:cs="Times New Roman"/>
          <w:noProof/>
        </w:rPr>
        <w:tab/>
        <w:t>Płatkowski M, Telesiński A. 2016. Response of soil phosphatases to glyphosate and its formulations – Roundup (laboratory conditions). Plant, Soil Environ 62:286–292.</w:t>
      </w:r>
    </w:p>
    <w:p w14:paraId="5518CDE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30. </w:t>
      </w:r>
      <w:r w:rsidRPr="00B55774">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33A05397"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31. </w:t>
      </w:r>
      <w:r w:rsidRPr="00B55774">
        <w:rPr>
          <w:rFonts w:ascii="Times New Roman" w:hAnsi="Times New Roman" w:cs="Times New Roman"/>
          <w:noProof/>
        </w:rPr>
        <w:tab/>
        <w:t>Ratcliff AW, Busse MD, Shestak CJ. 2006. Changes in microbial community structure following herbicide (glyphosate) additions to forest soils. Appl Soil Ecol 34:114–124.</w:t>
      </w:r>
    </w:p>
    <w:p w14:paraId="28B38992"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32. </w:t>
      </w:r>
      <w:r w:rsidRPr="00B55774">
        <w:rPr>
          <w:rFonts w:ascii="Times New Roman" w:hAnsi="Times New Roman" w:cs="Times New Roman"/>
          <w:noProof/>
        </w:rPr>
        <w:tab/>
        <w:t xml:space="preserve">Zabaloy MC, Gómez MA. 2008. Microbial respiration in soils of the Argentine Pampas after metsulfuron methyl, 2,4-D, and glyphosate treatments. Commun Soil Sci Plant Anal </w:t>
      </w:r>
      <w:r w:rsidRPr="00B55774">
        <w:rPr>
          <w:rFonts w:ascii="Times New Roman" w:hAnsi="Times New Roman" w:cs="Times New Roman"/>
          <w:noProof/>
        </w:rPr>
        <w:lastRenderedPageBreak/>
        <w:t>39:370–385.</w:t>
      </w:r>
    </w:p>
    <w:p w14:paraId="0AB164FB"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33. </w:t>
      </w:r>
      <w:r w:rsidRPr="00B55774">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527BBAD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34. </w:t>
      </w:r>
      <w:r w:rsidRPr="00B55774">
        <w:rPr>
          <w:rFonts w:ascii="Times New Roman" w:hAnsi="Times New Roman" w:cs="Times New Roman"/>
          <w:noProof/>
        </w:rPr>
        <w:tab/>
        <w:t>Feld L, Nielsen TK, Hansen LH, Aamand J, Albers CN. 2016. Establishment of Bacterial Herbicide Degraders in a Rapid Sand Filter for Bioremediation of Phenoxypropionate-Polluted Groundwater. Appl Environ Microbiol 82:878–887.</w:t>
      </w:r>
    </w:p>
    <w:p w14:paraId="6FBB92C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35. </w:t>
      </w:r>
      <w:r w:rsidRPr="00B55774">
        <w:rPr>
          <w:rFonts w:ascii="Times New Roman" w:hAnsi="Times New Roman" w:cs="Times New Roman"/>
          <w:noProof/>
        </w:rPr>
        <w:tab/>
        <w:t>Liu B, Wang H, Zhang K, Zhu J, He Q, He J. 2020. Improved Herbicide Resistance of 4-Hydroxyphenylpyruvate Dioxygenase from Sphingobium sp. TPM-19 through Directed Evolution. J Agric Food Chem 68:12365–12374.</w:t>
      </w:r>
    </w:p>
    <w:p w14:paraId="09FB0A3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36. </w:t>
      </w:r>
      <w:r w:rsidRPr="00B55774">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7EC336F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37. </w:t>
      </w:r>
      <w:r w:rsidRPr="00B55774">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2221A0C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38. </w:t>
      </w:r>
      <w:r w:rsidRPr="00B55774">
        <w:rPr>
          <w:rFonts w:ascii="Times New Roman" w:hAnsi="Times New Roman" w:cs="Times New Roman"/>
          <w:noProof/>
        </w:rPr>
        <w:tab/>
        <w:t>Gómez-Anduro G, Ceniceros-Ojeda EA, Casados-Vázquez LE, Bencivenni C, Sierra-Beltrán A, Murillo-Amador B, Tiessen A. 2011. Genome-wide analysis of the beta-glucosidase gene family in maize (Zea mays L. var B73). Plant Mol Biol 77:159–183.</w:t>
      </w:r>
    </w:p>
    <w:p w14:paraId="7F2147A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39. </w:t>
      </w:r>
      <w:r w:rsidRPr="00B55774">
        <w:rPr>
          <w:rFonts w:ascii="Times New Roman" w:hAnsi="Times New Roman" w:cs="Times New Roman"/>
          <w:noProof/>
        </w:rPr>
        <w:tab/>
        <w:t>T. Sherene. 2017. Role of Soil Enzymes in Nutrient Transformation: A Review. Bio Bull 3 (1):109–131.</w:t>
      </w:r>
    </w:p>
    <w:p w14:paraId="3AC6EAA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40. </w:t>
      </w:r>
      <w:r w:rsidRPr="00B55774">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7C259F0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41. </w:t>
      </w:r>
      <w:r w:rsidRPr="00B55774">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4A52A18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42. </w:t>
      </w:r>
      <w:r w:rsidRPr="00B55774">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5F0B1400"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43. </w:t>
      </w:r>
      <w:r w:rsidRPr="00B55774">
        <w:rPr>
          <w:rFonts w:ascii="Times New Roman" w:hAnsi="Times New Roman" w:cs="Times New Roman"/>
          <w:noProof/>
        </w:rPr>
        <w:tab/>
        <w:t xml:space="preserve"> 2020. Standard Methods Online -- Standard Methods for the Examination of Water and Wastewater.</w:t>
      </w:r>
    </w:p>
    <w:p w14:paraId="470B360A"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44. </w:t>
      </w:r>
      <w:r w:rsidRPr="00B55774">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14250902"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45. </w:t>
      </w:r>
      <w:r w:rsidRPr="00B55774">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6BD7505D"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46. </w:t>
      </w:r>
      <w:r w:rsidRPr="00B55774">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3E32FA4B"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lastRenderedPageBreak/>
        <w:t xml:space="preserve">47. </w:t>
      </w:r>
      <w:r w:rsidRPr="00B55774">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44B8E87C"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48. </w:t>
      </w:r>
      <w:r w:rsidRPr="00B55774">
        <w:rPr>
          <w:rFonts w:ascii="Times New Roman" w:hAnsi="Times New Roman" w:cs="Times New Roman"/>
          <w:noProof/>
        </w:rPr>
        <w:tab/>
        <w:t>Custer GF, VanDiepen LTA, Stump WL. 2020. Structural and functional dynamics of soil microbes following spruce beetle infestation. Appl Environ Microbiol 86:1–19.</w:t>
      </w:r>
    </w:p>
    <w:p w14:paraId="04BBC3B4"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49. </w:t>
      </w:r>
      <w:r w:rsidRPr="00B55774">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24F7E06"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50. </w:t>
      </w:r>
      <w:r w:rsidRPr="00B55774">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2EA27769"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51. </w:t>
      </w:r>
      <w:r w:rsidRPr="00B55774">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29CBB8B5"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52. </w:t>
      </w:r>
      <w:r w:rsidRPr="00B55774">
        <w:rPr>
          <w:rFonts w:ascii="Times New Roman" w:hAnsi="Times New Roman" w:cs="Times New Roman"/>
          <w:noProof/>
        </w:rPr>
        <w:tab/>
        <w:t>Gardes M, Bruns TD. 1993. ITS primers with enhanced specificity for basidiomycetes ‐ application to the identification of mycorrhizae and rusts. Mol Ecol 2:113–118.</w:t>
      </w:r>
    </w:p>
    <w:p w14:paraId="0779CF20"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53. </w:t>
      </w:r>
      <w:r w:rsidRPr="00B55774">
        <w:rPr>
          <w:rFonts w:ascii="Times New Roman" w:hAnsi="Times New Roman" w:cs="Times New Roman"/>
          <w:noProof/>
        </w:rPr>
        <w:tab/>
        <w:t xml:space="preserve">White TJ, Bruns T, Lee S, Taylor J. 1990. Amplification and direct sequencing of fungal ribosomal RNA genes for phylogenetics, p. 315–322. </w:t>
      </w:r>
      <w:r w:rsidRPr="00B55774">
        <w:rPr>
          <w:rFonts w:ascii="Times New Roman" w:hAnsi="Times New Roman" w:cs="Times New Roman"/>
          <w:i/>
          <w:iCs/>
          <w:noProof/>
        </w:rPr>
        <w:t>In</w:t>
      </w:r>
      <w:r w:rsidRPr="00B55774">
        <w:rPr>
          <w:rFonts w:ascii="Times New Roman" w:hAnsi="Times New Roman" w:cs="Times New Roman"/>
          <w:noProof/>
        </w:rPr>
        <w:t xml:space="preserve"> PCR Protocols. Elsevier.</w:t>
      </w:r>
    </w:p>
    <w:p w14:paraId="670BAA28"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54. </w:t>
      </w:r>
      <w:r w:rsidRPr="00B55774">
        <w:rPr>
          <w:rFonts w:ascii="Times New Roman" w:hAnsi="Times New Roman" w:cs="Times New Roman"/>
          <w:noProof/>
        </w:rPr>
        <w:tab/>
        <w:t>R Development Core Team. 2020. A Language and Environment for Statistical Computing. R Found Stat Comput. Vienna, Austria.</w:t>
      </w:r>
    </w:p>
    <w:p w14:paraId="458BAED3"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55. </w:t>
      </w:r>
      <w:r w:rsidRPr="00B55774">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1ABEBCE1"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56. </w:t>
      </w:r>
      <w:r w:rsidRPr="00B55774">
        <w:rPr>
          <w:rFonts w:ascii="Times New Roman" w:hAnsi="Times New Roman" w:cs="Times New Roman"/>
          <w:noProof/>
        </w:rPr>
        <w:tab/>
        <w:t>McMurdie PJ, Holmes S. 2013. phyloseq: An R Package for Reproducible Interactive Analysis and Graphics of Microbiome Census Data. PLoS One 8:1–11.</w:t>
      </w:r>
    </w:p>
    <w:p w14:paraId="2260D09E"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57. </w:t>
      </w:r>
      <w:r w:rsidRPr="00B55774">
        <w:rPr>
          <w:rFonts w:ascii="Times New Roman" w:hAnsi="Times New Roman" w:cs="Times New Roman"/>
          <w:noProof/>
        </w:rPr>
        <w:tab/>
        <w:t>Harrison JG, Calder WJ, Shastry V, Buerkle CA. 2020. Dirichlet‐multinomial modelling outperforms alternatives for analysis of microbiome and other ecological count data. Mol Ecol Resour 20:481–497.</w:t>
      </w:r>
    </w:p>
    <w:p w14:paraId="772FFECF" w14:textId="77777777" w:rsidR="00B55774" w:rsidRPr="00B55774" w:rsidRDefault="00B55774" w:rsidP="00B55774">
      <w:pPr>
        <w:widowControl w:val="0"/>
        <w:autoSpaceDE w:val="0"/>
        <w:autoSpaceDN w:val="0"/>
        <w:adjustRightInd w:val="0"/>
        <w:spacing w:before="100" w:after="100"/>
        <w:ind w:left="640" w:hanging="640"/>
        <w:rPr>
          <w:rFonts w:ascii="Times New Roman" w:hAnsi="Times New Roman" w:cs="Times New Roman"/>
          <w:noProof/>
        </w:rPr>
      </w:pPr>
      <w:r w:rsidRPr="00B55774">
        <w:rPr>
          <w:rFonts w:ascii="Times New Roman" w:hAnsi="Times New Roman" w:cs="Times New Roman"/>
          <w:noProof/>
        </w:rPr>
        <w:t xml:space="preserve">58. </w:t>
      </w:r>
      <w:r w:rsidRPr="00B55774">
        <w:rPr>
          <w:rFonts w:ascii="Times New Roman" w:hAnsi="Times New Roman" w:cs="Times New Roman"/>
          <w:noProof/>
        </w:rPr>
        <w:tab/>
        <w:t>Kursa MB, Rudnicki WR. 2020. Boruta: Wrapper Algorithm for All Relevant Feature Selection.</w:t>
      </w:r>
    </w:p>
    <w:p w14:paraId="11933AD9" w14:textId="074F3AFF" w:rsidR="00E800A0" w:rsidRPr="00E800A0" w:rsidRDefault="00E800A0" w:rsidP="00B55774">
      <w:pPr>
        <w:widowControl w:val="0"/>
        <w:autoSpaceDE w:val="0"/>
        <w:autoSpaceDN w:val="0"/>
        <w:adjustRightInd w:val="0"/>
        <w:spacing w:before="100" w:after="100"/>
        <w:ind w:left="640" w:hanging="640"/>
        <w:rPr>
          <w:rFonts w:ascii="Times New Roman" w:eastAsia="Times New Roman" w:hAnsi="Times New Roman" w:cs="Times New Roman"/>
          <w:color w:val="222222"/>
        </w:rPr>
      </w:pPr>
      <w:r>
        <w:rPr>
          <w:rFonts w:ascii="Times New Roman" w:eastAsia="Times New Roman" w:hAnsi="Times New Roman" w:cs="Times New Roman"/>
          <w:color w:val="222222"/>
        </w:rPr>
        <w:fldChar w:fldCharType="end"/>
      </w:r>
    </w:p>
    <w:p w14:paraId="300F97A1"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Acknowledgements</w:t>
      </w:r>
      <w:r w:rsidRPr="00E800A0">
        <w:rPr>
          <w:rFonts w:ascii="Times New Roman" w:eastAsia="Times New Roman" w:hAnsi="Times New Roman" w:cs="Times New Roman"/>
          <w:color w:val="222222"/>
        </w:rPr>
        <w:t xml:space="preserve"> (optional)</w:t>
      </w:r>
    </w:p>
    <w:p w14:paraId="6138C943"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Author contributions</w:t>
      </w:r>
      <w:r w:rsidRPr="00E800A0">
        <w:rPr>
          <w:rFonts w:ascii="Times New Roman" w:eastAsia="Times New Roman" w:hAnsi="Times New Roman" w:cs="Times New Roman"/>
          <w:color w:val="222222"/>
        </w:rPr>
        <w:t xml:space="preserve"> (names must be given as initials)</w:t>
      </w:r>
    </w:p>
    <w:p w14:paraId="5A8DFE02"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Data availability statement</w:t>
      </w:r>
      <w:r w:rsidRPr="00E800A0">
        <w:rPr>
          <w:rFonts w:ascii="Times New Roman" w:eastAsia="Times New Roman" w:hAnsi="Times New Roman" w:cs="Times New Roman"/>
          <w:color w:val="222222"/>
        </w:rPr>
        <w:t xml:space="preserve"> (mandatory)</w:t>
      </w:r>
    </w:p>
    <w:p w14:paraId="1456776F"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Additional Information</w:t>
      </w:r>
      <w:r w:rsidRPr="00E800A0">
        <w:rPr>
          <w:rFonts w:ascii="Times New Roman" w:eastAsia="Times New Roman" w:hAnsi="Times New Roman" w:cs="Times New Roman"/>
          <w:color w:val="222222"/>
        </w:rPr>
        <w:t xml:space="preserve"> (including a Competing Interests Statement)</w:t>
      </w:r>
    </w:p>
    <w:p w14:paraId="54309598" w14:textId="77777777"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Figure legends</w:t>
      </w:r>
      <w:r w:rsidRPr="00E800A0">
        <w:rPr>
          <w:rFonts w:ascii="Times New Roman" w:eastAsia="Times New Roman" w:hAnsi="Times New Roman" w:cs="Times New Roman"/>
          <w:color w:val="222222"/>
        </w:rPr>
        <w:t xml:space="preserve"> (these are limited to 350 words per figure)</w:t>
      </w:r>
    </w:p>
    <w:p w14:paraId="09052715" w14:textId="77777777" w:rsidR="00E800A0" w:rsidRDefault="00E800A0" w:rsidP="00E800A0">
      <w:pPr>
        <w:widowControl w:val="0"/>
        <w:autoSpaceDE w:val="0"/>
        <w:autoSpaceDN w:val="0"/>
        <w:adjustRightInd w:val="0"/>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lastRenderedPageBreak/>
        <w:t>Tables</w:t>
      </w:r>
    </w:p>
    <w:p w14:paraId="4E7A3AC6" w14:textId="25B8FC8A" w:rsidR="00E800A0" w:rsidRPr="0037707D" w:rsidRDefault="00E800A0" w:rsidP="00E800A0">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422DA7CE" w14:textId="77777777" w:rsidR="00E800A0" w:rsidRPr="0037707D" w:rsidRDefault="00E800A0" w:rsidP="00E800A0">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E800A0" w:rsidRPr="0037707D" w14:paraId="3DAE7A41" w14:textId="77777777" w:rsidTr="00044A61">
        <w:trPr>
          <w:trHeight w:val="534"/>
        </w:trPr>
        <w:tc>
          <w:tcPr>
            <w:tcW w:w="2970" w:type="dxa"/>
          </w:tcPr>
          <w:p w14:paraId="6C8B568F" w14:textId="7AC0C2B4"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Weed removal treatment</w:t>
            </w:r>
            <w:r w:rsidR="00744B82">
              <w:rPr>
                <w:b/>
                <w:bCs/>
                <w:color w:val="000000" w:themeColor="text1"/>
              </w:rPr>
              <w:t xml:space="preserve"> – Commercial formulation</w:t>
            </w:r>
          </w:p>
        </w:tc>
        <w:tc>
          <w:tcPr>
            <w:tcW w:w="2272" w:type="dxa"/>
          </w:tcPr>
          <w:p w14:paraId="3884AC27"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54CD25EA"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5D34625D" w14:textId="77777777" w:rsidR="00E800A0" w:rsidRPr="0037707D" w:rsidRDefault="00E800A0" w:rsidP="00044A61">
            <w:pPr>
              <w:widowControl w:val="0"/>
              <w:autoSpaceDE w:val="0"/>
              <w:autoSpaceDN w:val="0"/>
              <w:adjustRightInd w:val="0"/>
              <w:rPr>
                <w:b/>
                <w:bCs/>
                <w:color w:val="000000" w:themeColor="text1"/>
              </w:rPr>
            </w:pPr>
            <w:r w:rsidRPr="0037707D">
              <w:rPr>
                <w:b/>
                <w:bCs/>
                <w:color w:val="000000" w:themeColor="text1"/>
              </w:rPr>
              <w:t>Application rate</w:t>
            </w:r>
          </w:p>
        </w:tc>
      </w:tr>
      <w:tr w:rsidR="00E800A0" w:rsidRPr="0037707D" w14:paraId="485A9DE0" w14:textId="77777777" w:rsidTr="00044A61">
        <w:trPr>
          <w:trHeight w:val="267"/>
        </w:trPr>
        <w:tc>
          <w:tcPr>
            <w:tcW w:w="2970" w:type="dxa"/>
          </w:tcPr>
          <w:p w14:paraId="6994DBBD"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Clarity ®</w:t>
            </w:r>
          </w:p>
        </w:tc>
        <w:tc>
          <w:tcPr>
            <w:tcW w:w="2272" w:type="dxa"/>
          </w:tcPr>
          <w:p w14:paraId="0EBED07C"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dicamba</w:t>
            </w:r>
          </w:p>
        </w:tc>
        <w:tc>
          <w:tcPr>
            <w:tcW w:w="2501" w:type="dxa"/>
          </w:tcPr>
          <w:p w14:paraId="4950CAF6"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Auxin mimic</w:t>
            </w:r>
          </w:p>
        </w:tc>
        <w:tc>
          <w:tcPr>
            <w:tcW w:w="2067" w:type="dxa"/>
          </w:tcPr>
          <w:p w14:paraId="3B8715C3"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584.6 mL/Ha</w:t>
            </w:r>
          </w:p>
        </w:tc>
      </w:tr>
      <w:tr w:rsidR="00E800A0" w:rsidRPr="0037707D" w14:paraId="774E0750" w14:textId="77777777" w:rsidTr="00044A61">
        <w:trPr>
          <w:trHeight w:val="674"/>
        </w:trPr>
        <w:tc>
          <w:tcPr>
            <w:tcW w:w="2970" w:type="dxa"/>
          </w:tcPr>
          <w:p w14:paraId="57677184" w14:textId="77777777" w:rsidR="00E800A0" w:rsidRPr="0037707D" w:rsidRDefault="00E800A0" w:rsidP="00044A61">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367AB84F" w14:textId="77777777" w:rsidR="00E800A0" w:rsidRPr="0037707D" w:rsidRDefault="00E800A0" w:rsidP="00044A61">
            <w:pPr>
              <w:widowControl w:val="0"/>
              <w:autoSpaceDE w:val="0"/>
              <w:autoSpaceDN w:val="0"/>
              <w:adjustRightInd w:val="0"/>
              <w:rPr>
                <w:color w:val="000000" w:themeColor="text1"/>
              </w:rPr>
            </w:pPr>
            <w:bookmarkStart w:id="80" w:name="OLE_LINK3"/>
            <w:bookmarkStart w:id="81"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80"/>
            <w:bookmarkEnd w:id="81"/>
          </w:p>
        </w:tc>
        <w:tc>
          <w:tcPr>
            <w:tcW w:w="2501" w:type="dxa"/>
          </w:tcPr>
          <w:p w14:paraId="1CFD82FF"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44973160"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1169.25 mL/Ha and 219.25 mL/Ha</w:t>
            </w:r>
          </w:p>
        </w:tc>
      </w:tr>
      <w:tr w:rsidR="00E800A0" w:rsidRPr="0037707D" w14:paraId="2AEF9AD3" w14:textId="77777777" w:rsidTr="00044A61">
        <w:trPr>
          <w:trHeight w:val="815"/>
        </w:trPr>
        <w:tc>
          <w:tcPr>
            <w:tcW w:w="2970" w:type="dxa"/>
          </w:tcPr>
          <w:p w14:paraId="077B874B" w14:textId="77777777" w:rsidR="00E800A0" w:rsidRPr="0037707D" w:rsidRDefault="00E800A0" w:rsidP="00044A61">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29020C35"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glyphosate</w:t>
            </w:r>
          </w:p>
        </w:tc>
        <w:tc>
          <w:tcPr>
            <w:tcW w:w="2501" w:type="dxa"/>
          </w:tcPr>
          <w:p w14:paraId="4E9B1D6D"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FC4C613"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2338.49 mL/Ha</w:t>
            </w:r>
          </w:p>
        </w:tc>
      </w:tr>
      <w:tr w:rsidR="00E800A0" w:rsidRPr="0037707D" w14:paraId="3ED4A74B" w14:textId="77777777" w:rsidTr="00044A61">
        <w:trPr>
          <w:trHeight w:val="548"/>
        </w:trPr>
        <w:tc>
          <w:tcPr>
            <w:tcW w:w="2970" w:type="dxa"/>
          </w:tcPr>
          <w:p w14:paraId="451354E9" w14:textId="4C65D4AB" w:rsidR="00E800A0" w:rsidRPr="0037707D" w:rsidRDefault="00E800A0" w:rsidP="00044A61">
            <w:pPr>
              <w:widowControl w:val="0"/>
              <w:autoSpaceDE w:val="0"/>
              <w:autoSpaceDN w:val="0"/>
              <w:adjustRightInd w:val="0"/>
              <w:rPr>
                <w:color w:val="000000" w:themeColor="text1"/>
              </w:rPr>
            </w:pPr>
            <w:r w:rsidRPr="0037707D">
              <w:rPr>
                <w:color w:val="000000" w:themeColor="text1"/>
              </w:rPr>
              <w:t>Handweed</w:t>
            </w:r>
            <w:r w:rsidR="00044E01">
              <w:rPr>
                <w:color w:val="000000" w:themeColor="text1"/>
              </w:rPr>
              <w:t>ed</w:t>
            </w:r>
          </w:p>
        </w:tc>
        <w:tc>
          <w:tcPr>
            <w:tcW w:w="2272" w:type="dxa"/>
          </w:tcPr>
          <w:p w14:paraId="11AD5AB2"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501" w:type="dxa"/>
          </w:tcPr>
          <w:p w14:paraId="427D0F4B"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52C085AA"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r>
      <w:tr w:rsidR="00E800A0" w:rsidRPr="0037707D" w14:paraId="06C1651F" w14:textId="77777777" w:rsidTr="00044A61">
        <w:trPr>
          <w:trHeight w:val="253"/>
        </w:trPr>
        <w:tc>
          <w:tcPr>
            <w:tcW w:w="2970" w:type="dxa"/>
          </w:tcPr>
          <w:p w14:paraId="7F22CE98" w14:textId="4FFA716B" w:rsidR="00E800A0" w:rsidRPr="0037707D" w:rsidRDefault="00E800A0" w:rsidP="00044A61">
            <w:pPr>
              <w:widowControl w:val="0"/>
              <w:autoSpaceDE w:val="0"/>
              <w:autoSpaceDN w:val="0"/>
              <w:adjustRightInd w:val="0"/>
              <w:rPr>
                <w:color w:val="000000" w:themeColor="text1"/>
              </w:rPr>
            </w:pPr>
            <w:r w:rsidRPr="0037707D">
              <w:rPr>
                <w:color w:val="000000" w:themeColor="text1"/>
              </w:rPr>
              <w:t>Non</w:t>
            </w:r>
            <w:r w:rsidR="00744B82">
              <w:rPr>
                <w:color w:val="000000" w:themeColor="text1"/>
              </w:rPr>
              <w:t>-</w:t>
            </w:r>
            <w:r w:rsidRPr="0037707D">
              <w:rPr>
                <w:color w:val="000000" w:themeColor="text1"/>
              </w:rPr>
              <w:t>treated</w:t>
            </w:r>
          </w:p>
        </w:tc>
        <w:tc>
          <w:tcPr>
            <w:tcW w:w="2272" w:type="dxa"/>
          </w:tcPr>
          <w:p w14:paraId="755CA210"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501" w:type="dxa"/>
          </w:tcPr>
          <w:p w14:paraId="7DC241F6"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c>
          <w:tcPr>
            <w:tcW w:w="2067" w:type="dxa"/>
          </w:tcPr>
          <w:p w14:paraId="206967D7" w14:textId="77777777" w:rsidR="00E800A0" w:rsidRPr="0037707D" w:rsidRDefault="00E800A0" w:rsidP="00044A61">
            <w:pPr>
              <w:widowControl w:val="0"/>
              <w:autoSpaceDE w:val="0"/>
              <w:autoSpaceDN w:val="0"/>
              <w:adjustRightInd w:val="0"/>
              <w:rPr>
                <w:color w:val="000000" w:themeColor="text1"/>
              </w:rPr>
            </w:pPr>
            <w:r w:rsidRPr="0037707D">
              <w:rPr>
                <w:color w:val="000000" w:themeColor="text1"/>
              </w:rPr>
              <w:t>NA</w:t>
            </w:r>
          </w:p>
        </w:tc>
      </w:tr>
    </w:tbl>
    <w:p w14:paraId="00A3D0D3" w14:textId="77777777" w:rsidR="00744B82" w:rsidRDefault="00744B82" w:rsidP="00E800A0">
      <w:pPr>
        <w:rPr>
          <w:rFonts w:ascii="Times New Roman" w:hAnsi="Times New Roman" w:cs="Times New Roman"/>
          <w:b/>
          <w:bCs/>
          <w:color w:val="000000" w:themeColor="text1"/>
        </w:rPr>
        <w:sectPr w:rsidR="00744B82" w:rsidSect="003D1C5E">
          <w:pgSz w:w="12240" w:h="15840"/>
          <w:pgMar w:top="1440" w:right="1440" w:bottom="1440" w:left="1440" w:header="720" w:footer="720" w:gutter="0"/>
          <w:cols w:space="720"/>
          <w:docGrid w:linePitch="360"/>
        </w:sectPr>
      </w:pPr>
    </w:p>
    <w:p w14:paraId="6FB720BB" w14:textId="77777777" w:rsidR="00744B82" w:rsidRDefault="00744B82" w:rsidP="00E800A0">
      <w:pPr>
        <w:rPr>
          <w:rFonts w:ascii="Times New Roman" w:hAnsi="Times New Roman" w:cs="Times New Roman"/>
          <w:b/>
          <w:bCs/>
          <w:color w:val="000000" w:themeColor="text1"/>
        </w:rPr>
      </w:pPr>
    </w:p>
    <w:p w14:paraId="632F237E" w14:textId="4BFA4F8D" w:rsidR="007E316D" w:rsidRDefault="00744B82" w:rsidP="00E800A0">
      <w:pPr>
        <w:rPr>
          <w:rFonts w:ascii="Times New Roman" w:hAnsi="Times New Roman" w:cs="Times New Roman"/>
          <w:b/>
          <w:bCs/>
          <w:color w:val="000000" w:themeColor="text1"/>
        </w:rPr>
      </w:pPr>
      <w:r>
        <w:rPr>
          <w:rFonts w:ascii="Times New Roman" w:hAnsi="Times New Roman" w:cs="Times New Roman"/>
          <w:b/>
          <w:bCs/>
          <w:color w:val="000000" w:themeColor="text1"/>
        </w:rPr>
        <w:t>Figures</w:t>
      </w:r>
    </w:p>
    <w:p w14:paraId="7D56060B" w14:textId="6832D35F" w:rsidR="007E316D" w:rsidRDefault="007E316D" w:rsidP="00E800A0">
      <w:pPr>
        <w:rPr>
          <w:rFonts w:ascii="Times New Roman" w:hAnsi="Times New Roman" w:cs="Times New Roman"/>
          <w:b/>
          <w:bCs/>
          <w:color w:val="000000" w:themeColor="text1"/>
        </w:rPr>
      </w:pPr>
    </w:p>
    <w:p w14:paraId="00E3DBA0" w14:textId="30CA3336" w:rsidR="007E316D" w:rsidRDefault="007E316D" w:rsidP="00E800A0">
      <w:pPr>
        <w:rPr>
          <w:rFonts w:ascii="Times New Roman" w:hAnsi="Times New Roman" w:cs="Times New Roman"/>
          <w:b/>
          <w:bCs/>
          <w:color w:val="000000" w:themeColor="text1"/>
        </w:rPr>
      </w:pPr>
      <w:r w:rsidRPr="0037707D">
        <w:rPr>
          <w:rFonts w:ascii="Times New Roman" w:hAnsi="Times New Roman" w:cs="Times New Roman"/>
          <w:noProof/>
          <w:color w:val="000000" w:themeColor="text1"/>
        </w:rPr>
        <w:drawing>
          <wp:inline distT="0" distB="0" distL="0" distR="0" wp14:anchorId="581B7383" wp14:editId="2C217AB5">
            <wp:extent cx="3098375" cy="3521798"/>
            <wp:effectExtent l="0" t="0" r="635" b="0"/>
            <wp:docPr id="1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a:extLst>
                        <a:ext uri="{FF2B5EF4-FFF2-40B4-BE49-F238E27FC236}">
                          <a16:creationId xmlns:a16="http://schemas.microsoft.com/office/drawing/2014/main" id="{982B9AE2-D409-DC45-9B13-230467FB5B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98375" cy="3521798"/>
                    </a:xfrm>
                    <a:prstGeom prst="rect">
                      <a:avLst/>
                    </a:prstGeom>
                  </pic:spPr>
                </pic:pic>
              </a:graphicData>
            </a:graphic>
          </wp:inline>
        </w:drawing>
      </w:r>
    </w:p>
    <w:p w14:paraId="78DE9952" w14:textId="0EACD029" w:rsidR="007E316D" w:rsidRDefault="007E316D" w:rsidP="00E800A0">
      <w:pPr>
        <w:rPr>
          <w:rFonts w:ascii="Times New Roman" w:hAnsi="Times New Roman" w:cs="Times New Roman"/>
          <w:b/>
          <w:bCs/>
          <w:color w:val="000000" w:themeColor="text1"/>
        </w:rPr>
      </w:pPr>
    </w:p>
    <w:p w14:paraId="16BA61A1" w14:textId="3CCBE884" w:rsidR="007E316D" w:rsidRDefault="007E316D" w:rsidP="00E800A0">
      <w:pPr>
        <w:rPr>
          <w:rFonts w:ascii="Times New Roman" w:hAnsi="Times New Roman" w:cs="Times New Roman"/>
          <w:b/>
          <w:bCs/>
          <w:color w:val="000000" w:themeColor="text1"/>
        </w:rPr>
      </w:pPr>
    </w:p>
    <w:p w14:paraId="49DFB2A0" w14:textId="433B2445" w:rsidR="007E316D" w:rsidRPr="0037707D" w:rsidRDefault="007E316D" w:rsidP="007E316D">
      <w:pPr>
        <w:rPr>
          <w:rFonts w:ascii="Times New Roman" w:hAnsi="Times New Roman" w:cs="Times New Roman"/>
          <w:color w:val="000000" w:themeColor="text1"/>
        </w:rPr>
      </w:pPr>
      <w:r>
        <w:rPr>
          <w:rFonts w:ascii="Times New Roman" w:hAnsi="Times New Roman" w:cs="Times New Roman"/>
          <w:color w:val="000000" w:themeColor="text1"/>
        </w:rPr>
        <w:t xml:space="preserve">Figure 1. </w:t>
      </w:r>
      <w:r w:rsidRPr="0037707D">
        <w:rPr>
          <w:rFonts w:ascii="Times New Roman" w:hAnsi="Times New Roman" w:cs="Times New Roman"/>
          <w:color w:val="000000" w:themeColor="text1"/>
        </w:rPr>
        <w:t xml:space="preserve">Enzyme activities of the a) handweeded and b)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treatment plots over three sampling times. Enzyme activities were significant as per global models for AG, BG, BX, </w:t>
      </w:r>
      <w:r w:rsidR="00084AF7" w:rsidRPr="0037707D">
        <w:rPr>
          <w:rFonts w:ascii="Times New Roman" w:hAnsi="Times New Roman" w:cs="Times New Roman"/>
          <w:color w:val="000000" w:themeColor="text1"/>
        </w:rPr>
        <w:t>the ratio of C:N</w:t>
      </w:r>
      <w:r w:rsidR="00084AF7" w:rsidRPr="00084AF7">
        <w:rPr>
          <w:rFonts w:ascii="Times New Roman" w:hAnsi="Times New Roman" w:cs="Times New Roman"/>
          <w:color w:val="000000" w:themeColor="text1"/>
        </w:rPr>
        <w:t xml:space="preserve"> </w:t>
      </w:r>
      <w:r w:rsidR="00084AF7" w:rsidRPr="0037707D">
        <w:rPr>
          <w:rFonts w:ascii="Times New Roman" w:hAnsi="Times New Roman" w:cs="Times New Roman"/>
          <w:color w:val="000000" w:themeColor="text1"/>
        </w:rPr>
        <w:t>cycling enzymes</w:t>
      </w:r>
      <w:r w:rsidR="00084AF7">
        <w:rPr>
          <w:rFonts w:ascii="Times New Roman" w:hAnsi="Times New Roman" w:cs="Times New Roman"/>
          <w:color w:val="000000" w:themeColor="text1"/>
        </w:rPr>
        <w:t>, and</w:t>
      </w:r>
      <w:r w:rsidR="00084AF7" w:rsidRPr="0037707D">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 xml:space="preserve">PHOS for the handweeded plots. Only PHOS activity was significant in the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425E684E" w14:textId="25D4829D" w:rsidR="007E316D" w:rsidRPr="007E316D" w:rsidRDefault="007E316D" w:rsidP="00E800A0">
      <w:pPr>
        <w:rPr>
          <w:rFonts w:ascii="Times New Roman" w:hAnsi="Times New Roman" w:cs="Times New Roman"/>
          <w:color w:val="000000" w:themeColor="text1"/>
        </w:rPr>
      </w:pPr>
    </w:p>
    <w:p w14:paraId="15B2F7E9" w14:textId="7F6BCF09" w:rsidR="00744B82" w:rsidRPr="0037707D" w:rsidRDefault="00744B82" w:rsidP="00E800A0">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65F27BD6" wp14:editId="6FBAB4E2">
            <wp:extent cx="7896233" cy="442060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896858" cy="4420959"/>
                    </a:xfrm>
                    <a:prstGeom prst="rect">
                      <a:avLst/>
                    </a:prstGeom>
                  </pic:spPr>
                </pic:pic>
              </a:graphicData>
            </a:graphic>
          </wp:inline>
        </w:drawing>
      </w:r>
    </w:p>
    <w:p w14:paraId="03DEEC6F" w14:textId="6893FB83" w:rsidR="00744B82" w:rsidRPr="0037707D" w:rsidRDefault="00744B82" w:rsidP="00744B82">
      <w:pPr>
        <w:widowControl w:val="0"/>
        <w:autoSpaceDE w:val="0"/>
        <w:autoSpaceDN w:val="0"/>
        <w:adjustRightInd w:val="0"/>
        <w:ind w:left="480" w:hanging="480"/>
        <w:rPr>
          <w:rFonts w:ascii="Times New Roman" w:hAnsi="Times New Roman" w:cs="Times New Roman"/>
          <w:color w:val="000000" w:themeColor="text1"/>
        </w:rPr>
      </w:pPr>
      <w:r>
        <w:rPr>
          <w:rFonts w:ascii="Times New Roman" w:eastAsia="Times New Roman" w:hAnsi="Times New Roman" w:cs="Times New Roman"/>
          <w:color w:val="222222"/>
        </w:rPr>
        <w:t xml:space="preserve">Figure 2. </w:t>
      </w:r>
      <w:r w:rsidR="00024EA8">
        <w:rPr>
          <w:rFonts w:ascii="Times New Roman" w:eastAsia="Times New Roman" w:hAnsi="Times New Roman" w:cs="Times New Roman"/>
          <w:color w:val="222222"/>
        </w:rPr>
        <w:t xml:space="preserve">Column 1: </w:t>
      </w:r>
      <w:r>
        <w:rPr>
          <w:rFonts w:ascii="Times New Roman" w:hAnsi="Times New Roman" w:cs="Times New Roman"/>
          <w:color w:val="000000" w:themeColor="text1"/>
        </w:rPr>
        <w:t xml:space="preserve">16S ordination of rarefied count tables with 95% SE ellipses. </w:t>
      </w:r>
      <w:r w:rsidR="00024EA8">
        <w:rPr>
          <w:rFonts w:ascii="Times New Roman" w:hAnsi="Times New Roman" w:cs="Times New Roman"/>
          <w:color w:val="000000" w:themeColor="text1"/>
        </w:rPr>
        <w:t>Points indicate independent samples and are colored by treatment type. Column 2: Sample pairwise d</w:t>
      </w:r>
      <w:r>
        <w:rPr>
          <w:rFonts w:ascii="Times New Roman" w:hAnsi="Times New Roman" w:cs="Times New Roman"/>
          <w:color w:val="000000" w:themeColor="text1"/>
        </w:rPr>
        <w:t>issimilarity within treatment types</w:t>
      </w:r>
      <w:r w:rsidR="00024EA8">
        <w:rPr>
          <w:rFonts w:ascii="Times New Roman" w:hAnsi="Times New Roman" w:cs="Times New Roman"/>
          <w:color w:val="000000" w:themeColor="text1"/>
        </w:rPr>
        <w:t>. Letters indicate significance within a single panel (i.e., differences among treatment types). Symbols indicate differences among time points for a single treatment type. For example, in column 2, Atrazine-</w:t>
      </w:r>
      <w:proofErr w:type="spellStart"/>
      <w:r w:rsidR="00024EA8">
        <w:rPr>
          <w:rFonts w:ascii="Times New Roman" w:hAnsi="Times New Roman" w:cs="Times New Roman"/>
          <w:color w:val="000000" w:themeColor="text1"/>
        </w:rPr>
        <w:t>Mesotrione</w:t>
      </w:r>
      <w:proofErr w:type="spellEnd"/>
      <w:r w:rsidR="00024EA8">
        <w:rPr>
          <w:rFonts w:ascii="Times New Roman" w:hAnsi="Times New Roman" w:cs="Times New Roman"/>
          <w:color w:val="000000" w:themeColor="text1"/>
        </w:rPr>
        <w:t xml:space="preserve"> treated plots differed at sampling time one and three, as indicated by * vs. +.  Column 3:  Sample pairwise dissimilarity w</w:t>
      </w:r>
      <w:r>
        <w:rPr>
          <w:rFonts w:ascii="Times New Roman" w:hAnsi="Times New Roman" w:cs="Times New Roman"/>
          <w:color w:val="000000" w:themeColor="text1"/>
        </w:rPr>
        <w:t xml:space="preserve">hen all chemical treatments </w:t>
      </w:r>
      <w:r w:rsidR="00024EA8">
        <w:rPr>
          <w:rFonts w:ascii="Times New Roman" w:hAnsi="Times New Roman" w:cs="Times New Roman"/>
          <w:color w:val="000000" w:themeColor="text1"/>
        </w:rPr>
        <w:t xml:space="preserve">were </w:t>
      </w:r>
      <w:r>
        <w:rPr>
          <w:rFonts w:ascii="Times New Roman" w:hAnsi="Times New Roman" w:cs="Times New Roman"/>
          <w:color w:val="000000" w:themeColor="text1"/>
        </w:rPr>
        <w:t>grouped together as a single chemical herbicide treatmen</w:t>
      </w:r>
      <w:r w:rsidR="00024EA8">
        <w:rPr>
          <w:rFonts w:ascii="Times New Roman" w:hAnsi="Times New Roman" w:cs="Times New Roman"/>
          <w:color w:val="000000" w:themeColor="text1"/>
        </w:rPr>
        <w:t xml:space="preserve">t. Letters indicate significance within a single panel (i.e., differences among treatment types). Symbols indicate differences among time points for a single treatment type. For example, in column 3, the chemical treated plots differed at sampling time one and three, as indicated by * vs. +.  </w:t>
      </w:r>
    </w:p>
    <w:p w14:paraId="66E7D1DE" w14:textId="1A20FFD2" w:rsidR="00E800A0" w:rsidRPr="00E800A0" w:rsidRDefault="00E800A0" w:rsidP="00E800A0">
      <w:pPr>
        <w:shd w:val="clear" w:color="auto" w:fill="FFFFFF"/>
        <w:spacing w:before="100" w:beforeAutospacing="1" w:after="100" w:afterAutospacing="1"/>
        <w:ind w:left="360"/>
        <w:jc w:val="both"/>
        <w:rPr>
          <w:rFonts w:ascii="Times New Roman" w:eastAsia="Times New Roman" w:hAnsi="Times New Roman" w:cs="Times New Roman"/>
          <w:color w:val="222222"/>
        </w:rPr>
      </w:pPr>
    </w:p>
    <w:p w14:paraId="70BA448F" w14:textId="4C208AB3" w:rsidR="00431399" w:rsidRDefault="00C82D55" w:rsidP="00E800A0">
      <w:pPr>
        <w:jc w:val="both"/>
        <w:rPr>
          <w:rFonts w:ascii="Times New Roman" w:hAnsi="Times New Roman" w:cs="Times New Roman"/>
        </w:rPr>
      </w:pPr>
      <w:r>
        <w:rPr>
          <w:rFonts w:ascii="Times New Roman" w:hAnsi="Times New Roman" w:cs="Times New Roman"/>
          <w:noProof/>
        </w:rPr>
        <w:drawing>
          <wp:inline distT="0" distB="0" distL="0" distR="0" wp14:anchorId="1775CC66" wp14:editId="235F757F">
            <wp:extent cx="8229600" cy="45689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8229600" cy="4568904"/>
                    </a:xfrm>
                    <a:prstGeom prst="rect">
                      <a:avLst/>
                    </a:prstGeom>
                  </pic:spPr>
                </pic:pic>
              </a:graphicData>
            </a:graphic>
          </wp:inline>
        </w:drawing>
      </w:r>
    </w:p>
    <w:p w14:paraId="5256D22B" w14:textId="77777777" w:rsidR="00431399" w:rsidRDefault="00431399" w:rsidP="00E800A0">
      <w:pPr>
        <w:jc w:val="both"/>
        <w:rPr>
          <w:rFonts w:ascii="Times New Roman" w:hAnsi="Times New Roman" w:cs="Times New Roman"/>
        </w:rPr>
      </w:pPr>
    </w:p>
    <w:p w14:paraId="33B1C4B7" w14:textId="62BF2A54" w:rsidR="00C82D55" w:rsidRPr="0037707D" w:rsidRDefault="00431399" w:rsidP="00A65BC8">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rPr>
        <w:t>Figure 3.</w:t>
      </w:r>
      <w:r w:rsidR="00C82D55">
        <w:rPr>
          <w:rFonts w:ascii="Times New Roman" w:hAnsi="Times New Roman" w:cs="Times New Roman"/>
        </w:rPr>
        <w:t xml:space="preserve"> </w:t>
      </w:r>
      <w:r w:rsidR="00A65BC8">
        <w:rPr>
          <w:rFonts w:ascii="Times New Roman" w:hAnsi="Times New Roman" w:cs="Times New Roman"/>
        </w:rPr>
        <w:t xml:space="preserve">Column 1: </w:t>
      </w:r>
      <w:r w:rsidR="00C82D55">
        <w:rPr>
          <w:rFonts w:ascii="Times New Roman" w:hAnsi="Times New Roman" w:cs="Times New Roman"/>
        </w:rPr>
        <w:t>ITS</w:t>
      </w:r>
      <w:r w:rsidR="00A65BC8" w:rsidRPr="00A65BC8">
        <w:rPr>
          <w:rFonts w:ascii="Times New Roman" w:eastAsia="Times New Roman" w:hAnsi="Times New Roman" w:cs="Times New Roman"/>
          <w:color w:val="222222"/>
        </w:rPr>
        <w:t xml:space="preserve"> </w:t>
      </w:r>
      <w:r w:rsidR="00A65BC8">
        <w:rPr>
          <w:rFonts w:ascii="Times New Roman" w:hAnsi="Times New Roman" w:cs="Times New Roman"/>
          <w:color w:val="000000" w:themeColor="text1"/>
        </w:rPr>
        <w:t xml:space="preserve">ordination of rarefied count tables with 95% SE ellipses. Points indicate independent samples and are colored by treatment type. Column 2: Sample pairwise dissimilarity within treatment types. No significant pairwise differences were detected across treatments within a time point or across time within in single treatment. Column 3:  Sample pairwise dissimilarity when all chemical treatments were grouped together as a single chemical herbicide treatment. No significant pairwise differences </w:t>
      </w:r>
      <w:r w:rsidR="00A65BC8">
        <w:rPr>
          <w:rFonts w:ascii="Times New Roman" w:hAnsi="Times New Roman" w:cs="Times New Roman"/>
          <w:color w:val="000000" w:themeColor="text1"/>
        </w:rPr>
        <w:lastRenderedPageBreak/>
        <w:t>were detected across treatments within a time point or across time within in single treatment.</w:t>
      </w:r>
    </w:p>
    <w:p w14:paraId="4C38B179" w14:textId="45D47141" w:rsidR="00E800A0" w:rsidRPr="00E800A0" w:rsidRDefault="00E800A0" w:rsidP="00E800A0">
      <w:pPr>
        <w:jc w:val="both"/>
        <w:rPr>
          <w:rFonts w:ascii="Times New Roman" w:hAnsi="Times New Roman" w:cs="Times New Roman"/>
        </w:rPr>
      </w:pPr>
    </w:p>
    <w:sectPr w:rsidR="00E800A0" w:rsidRPr="00E800A0" w:rsidSect="00744B8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uster, Gordon" w:date="2022-04-28T14:44:00Z" w:initials="CG">
    <w:p w14:paraId="0195721F" w14:textId="3F9ADB60" w:rsidR="002A5F08" w:rsidRDefault="002A5F08">
      <w:pPr>
        <w:pStyle w:val="CommentText"/>
      </w:pPr>
      <w:r>
        <w:rPr>
          <w:rStyle w:val="CommentReference"/>
        </w:rPr>
        <w:annotationRef/>
      </w:r>
      <w:r>
        <w:t xml:space="preserve">Open to title suggestions. </w:t>
      </w:r>
    </w:p>
  </w:comment>
  <w:comment w:id="21" w:author="Josh Harrison" w:date="2022-05-20T18:39:00Z" w:initials="JH">
    <w:p w14:paraId="56DFE699" w14:textId="77777777" w:rsidR="00100CAF" w:rsidRDefault="00100CAF" w:rsidP="00C23879">
      <w:r>
        <w:rPr>
          <w:rStyle w:val="CommentReference"/>
        </w:rPr>
        <w:annotationRef/>
      </w:r>
      <w:r>
        <w:rPr>
          <w:sz w:val="20"/>
          <w:szCs w:val="20"/>
        </w:rPr>
        <w:t>do they require line numbers and double spacing, per convention?</w:t>
      </w:r>
    </w:p>
  </w:comment>
  <w:comment w:id="35" w:author="Josh Harrison" w:date="2022-05-20T18:41:00Z" w:initials="JH">
    <w:p w14:paraId="08AA24CA" w14:textId="77777777" w:rsidR="00100CAF" w:rsidRDefault="00100CAF" w:rsidP="003D5A2D">
      <w:r>
        <w:rPr>
          <w:rStyle w:val="CommentReference"/>
        </w:rPr>
        <w:annotationRef/>
      </w:r>
      <w:r>
        <w:rPr>
          <w:sz w:val="20"/>
          <w:szCs w:val="20"/>
        </w:rPr>
        <w:t xml:space="preserve">This will need to be justified somehow in the intro…e.g., why does atrazine specifically affect n pools..etc. </w:t>
      </w:r>
    </w:p>
  </w:comment>
  <w:comment w:id="36" w:author="Josh Harrison" w:date="2022-05-20T18:42:00Z" w:initials="JH">
    <w:p w14:paraId="5E64B613" w14:textId="77777777" w:rsidR="00100CAF" w:rsidRDefault="00100CAF" w:rsidP="0026700C">
      <w:r>
        <w:rPr>
          <w:rStyle w:val="CommentReference"/>
        </w:rPr>
        <w:annotationRef/>
      </w:r>
      <w:r>
        <w:rPr>
          <w:sz w:val="20"/>
          <w:szCs w:val="20"/>
        </w:rPr>
        <w:t>same for the next sentence. Probably best to make a whole paragraph in the intro justifying why certain herbicides might have certain effects</w:t>
      </w:r>
    </w:p>
  </w:comment>
  <w:comment w:id="37" w:author="Josh Harrison" w:date="2022-05-20T18:43:00Z" w:initials="JH">
    <w:p w14:paraId="2B80CBE7" w14:textId="77777777" w:rsidR="00100CAF" w:rsidRDefault="00100CAF" w:rsidP="00C43462">
      <w:r>
        <w:rPr>
          <w:rStyle w:val="CommentReference"/>
        </w:rPr>
        <w:annotationRef/>
      </w:r>
      <w:r>
        <w:rPr>
          <w:sz w:val="20"/>
          <w:szCs w:val="20"/>
        </w:rPr>
        <w:t xml:space="preserve">Suggest rewriting to explicitely say what the sampling points were…e.g., covar at two and four weeks post-treatment… </w:t>
      </w:r>
    </w:p>
  </w:comment>
  <w:comment w:id="38" w:author="Josh Harrison" w:date="2022-05-20T18:44:00Z" w:initials="JH">
    <w:p w14:paraId="4E430AA3" w14:textId="77777777" w:rsidR="00100CAF" w:rsidRDefault="00100CAF" w:rsidP="004B21BC">
      <w:r>
        <w:rPr>
          <w:rStyle w:val="CommentReference"/>
        </w:rPr>
        <w:annotationRef/>
      </w:r>
      <w:r>
        <w:rPr>
          <w:sz w:val="20"/>
          <w:szCs w:val="20"/>
        </w:rPr>
        <w:t>need latin here at least paranthetically</w:t>
      </w:r>
    </w:p>
  </w:comment>
  <w:comment w:id="39" w:author="Josh Harrison" w:date="2022-05-20T18:51:00Z" w:initials="JH">
    <w:p w14:paraId="43D8F7B4" w14:textId="77777777" w:rsidR="007D2FB3" w:rsidRDefault="007D2FB3" w:rsidP="00D318BE">
      <w:r>
        <w:rPr>
          <w:rStyle w:val="CommentReference"/>
        </w:rPr>
        <w:annotationRef/>
      </w:r>
      <w:r>
        <w:rPr>
          <w:sz w:val="20"/>
          <w:szCs w:val="20"/>
        </w:rPr>
        <w:t>Supported?</w:t>
      </w:r>
    </w:p>
  </w:comment>
  <w:comment w:id="63" w:author="Custer, Gordon" w:date="2022-04-21T15:44:00Z" w:initials="CG">
    <w:p w14:paraId="3755CFFB" w14:textId="77777777" w:rsidR="00E76FD4" w:rsidRPr="009F391E" w:rsidRDefault="00E76FD4" w:rsidP="00E76FD4">
      <w:pPr>
        <w:pStyle w:val="CommentText"/>
        <w:rPr>
          <w:color w:val="000000" w:themeColor="text1"/>
        </w:rPr>
      </w:pPr>
      <w:r>
        <w:rPr>
          <w:rStyle w:val="CommentReference"/>
        </w:rPr>
        <w:annotationRef/>
      </w:r>
      <w:r>
        <w:rPr>
          <w:rStyle w:val="CommentReference"/>
        </w:rPr>
        <w:annotationRef/>
      </w:r>
      <w:r w:rsidRPr="009F391E">
        <w:rPr>
          <w:color w:val="000000" w:themeColor="text1"/>
        </w:rPr>
        <w:t>Josh, care to take a stab at this? You are more familiar with what was done in the Vsearch pipeline.</w:t>
      </w:r>
      <w:r>
        <w:rPr>
          <w:color w:val="000000" w:themeColor="text1"/>
        </w:rPr>
        <w:t xml:space="preserve"> I believe we should indicate the CNVRG DM modeling here or in the statistical section. </w:t>
      </w:r>
    </w:p>
    <w:p w14:paraId="7218A659" w14:textId="77777777" w:rsidR="00E76FD4" w:rsidRPr="009F391E" w:rsidRDefault="00E76FD4" w:rsidP="00E76FD4">
      <w:pPr>
        <w:pStyle w:val="CommentText"/>
        <w:rPr>
          <w:color w:val="000000" w:themeColor="text1"/>
        </w:rPr>
      </w:pPr>
    </w:p>
    <w:p w14:paraId="36B2A030" w14:textId="77777777" w:rsidR="00E76FD4" w:rsidRDefault="00E76FD4" w:rsidP="00E76FD4">
      <w:pPr>
        <w:pStyle w:val="CommentText"/>
      </w:pPr>
      <w:r w:rsidRPr="009F391E">
        <w:rPr>
          <w:color w:val="000000" w:themeColor="text1"/>
        </w:rPr>
        <w:t>Taxonomy was assigned with gg16s_13.5 and unite4_02_20.fa.</w:t>
      </w:r>
    </w:p>
  </w:comment>
  <w:comment w:id="66" w:author="Josh Harrison" w:date="2022-07-16T08:05:00Z" w:initials="JH">
    <w:p w14:paraId="7DB83504" w14:textId="77777777" w:rsidR="00E76FD4" w:rsidRDefault="00E76FD4" w:rsidP="00E76FD4">
      <w:r>
        <w:rPr>
          <w:rStyle w:val="CommentReference"/>
        </w:rPr>
        <w:annotationRef/>
      </w:r>
      <w:r>
        <w:rPr>
          <w:sz w:val="20"/>
          <w:szCs w:val="20"/>
        </w:rPr>
        <w:t>Rognes, T., Flouri, T., Nichols, B., Quince, C., &amp; Mahé, F. (2016). VSEARCH: a versatile open source tool for metagenomics. PeerJ, 4, e2584.</w:t>
      </w:r>
    </w:p>
  </w:comment>
  <w:comment w:id="67" w:author="Josh Harrison" w:date="2022-07-16T08:05:00Z" w:initials="JH">
    <w:p w14:paraId="1ED6C3A8" w14:textId="77777777" w:rsidR="00E76FD4" w:rsidRDefault="00E76FD4" w:rsidP="00E76FD4">
      <w:r>
        <w:rPr>
          <w:rStyle w:val="CommentReference"/>
        </w:rPr>
        <w:annotationRef/>
      </w:r>
      <w:r>
        <w:rPr>
          <w:sz w:val="20"/>
          <w:szCs w:val="20"/>
        </w:rPr>
        <w:t>Edgar, R. C. (2016). SINTAX: a simple non-Bayesian taxonomy classifier for 16S and ITS sequences. biorxiv, 074161.</w:t>
      </w:r>
    </w:p>
    <w:p w14:paraId="301CB868" w14:textId="77777777" w:rsidR="00E76FD4" w:rsidRDefault="00E76FD4" w:rsidP="00E76FD4"/>
  </w:comment>
  <w:comment w:id="68" w:author="Josh Harrison" w:date="2022-07-16T08:06:00Z" w:initials="JH">
    <w:p w14:paraId="58DB4658" w14:textId="77777777" w:rsidR="00E76FD4" w:rsidRDefault="00E76FD4" w:rsidP="00E76FD4">
      <w:r>
        <w:rPr>
          <w:rStyle w:val="CommentReference"/>
        </w:rPr>
        <w:annotationRef/>
      </w:r>
      <w:r>
        <w:rPr>
          <w:sz w:val="20"/>
          <w:szCs w:val="20"/>
        </w:rPr>
        <w:t>DeSantis, T. Z., Hugenholtz, P., Larsen, N., Rojas, M., Brodie, E. L., Keller, K., ... &amp; Andersen, G. L. (2006). Greengenes, a chimera-checked 16S rRNA gene database and workbench compatible with ARB. Applied and environmental microbiology, 72(7), 5069-5072.</w:t>
      </w:r>
    </w:p>
    <w:p w14:paraId="6F2692A1" w14:textId="77777777" w:rsidR="00E76FD4" w:rsidRDefault="00E76FD4" w:rsidP="00E76FD4"/>
  </w:comment>
  <w:comment w:id="69" w:author="Josh Harrison" w:date="2022-07-16T08:06:00Z" w:initials="JH">
    <w:p w14:paraId="35D42393" w14:textId="77777777" w:rsidR="00E76FD4" w:rsidRDefault="00E76FD4" w:rsidP="00E76FD4">
      <w:r>
        <w:rPr>
          <w:rStyle w:val="CommentReference"/>
        </w:rPr>
        <w:annotationRef/>
      </w:r>
      <w:r>
        <w:rPr>
          <w:sz w:val="20"/>
          <w:szCs w:val="20"/>
        </w:rPr>
        <w:t>Nilsson, R. H., Larsson, K. H., Taylor, A. F. S., Bengtsson-Palme, J., Jeppesen, T. S., Schigel, D., ... &amp; Abarenkov, K. (2019). The UNITE database for molecular identification of fungi: handling dark taxa and parallel taxonomic classifications. Nucleic acids research, 47(D1), D259-D264.</w:t>
      </w:r>
    </w:p>
  </w:comment>
  <w:comment w:id="72" w:author="Josh Harrison" w:date="2022-07-16T08:08:00Z" w:initials="JH">
    <w:p w14:paraId="26658643" w14:textId="77777777" w:rsidR="00E76FD4" w:rsidRDefault="00E76FD4" w:rsidP="00E76FD4">
      <w:r>
        <w:rPr>
          <w:rStyle w:val="CommentReference"/>
        </w:rPr>
        <w:annotationRef/>
      </w:r>
      <w:r>
        <w:rPr>
          <w:sz w:val="20"/>
          <w:szCs w:val="20"/>
        </w:rPr>
        <w:t>Harrison, J. G., Calder, W. J., Shastry, V., &amp; Buerkle, C. A. (2020). Dirichlet‐multinomial modelling outperforms alternatives for analysis of microbiome and other ecological count data. Molecular ecology resources, 20(2), 481-497.</w:t>
      </w:r>
    </w:p>
  </w:comment>
  <w:comment w:id="75" w:author="Custer, Gordon" w:date="2022-04-21T13:44:00Z" w:initials="CG">
    <w:p w14:paraId="102ACA75" w14:textId="75A37E6B" w:rsidR="00A27C6C" w:rsidRPr="009F391E" w:rsidRDefault="00A27C6C" w:rsidP="00A27C6C">
      <w:pPr>
        <w:pStyle w:val="CommentText"/>
        <w:rPr>
          <w:color w:val="000000" w:themeColor="text1"/>
        </w:rPr>
      </w:pPr>
      <w:r>
        <w:rPr>
          <w:rStyle w:val="CommentReference"/>
        </w:rPr>
        <w:annotationRef/>
      </w:r>
      <w:r>
        <w:rPr>
          <w:rStyle w:val="CommentReference"/>
        </w:rPr>
        <w:annotationRef/>
      </w:r>
      <w:r w:rsidRPr="009F391E">
        <w:rPr>
          <w:color w:val="000000" w:themeColor="text1"/>
        </w:rPr>
        <w:t>Josh, care to take a stab at this? You are more familiar with what was done in the Vsearch pipeline.</w:t>
      </w:r>
      <w:r>
        <w:rPr>
          <w:color w:val="000000" w:themeColor="text1"/>
        </w:rPr>
        <w:t xml:space="preserve"> I believe we should indicate the CNVRG DM modeling here </w:t>
      </w:r>
      <w:r w:rsidR="00E84773">
        <w:rPr>
          <w:color w:val="000000" w:themeColor="text1"/>
        </w:rPr>
        <w:t>or in the statistical section</w:t>
      </w:r>
      <w:r>
        <w:rPr>
          <w:color w:val="000000" w:themeColor="text1"/>
        </w:rPr>
        <w:t xml:space="preserve">. </w:t>
      </w:r>
    </w:p>
    <w:p w14:paraId="54A5AAF1" w14:textId="77777777" w:rsidR="00A27C6C" w:rsidRPr="009F391E" w:rsidRDefault="00A27C6C" w:rsidP="00A27C6C">
      <w:pPr>
        <w:pStyle w:val="CommentText"/>
        <w:rPr>
          <w:color w:val="000000" w:themeColor="text1"/>
        </w:rPr>
      </w:pPr>
    </w:p>
    <w:p w14:paraId="7CF2D981" w14:textId="729BC17B" w:rsidR="00A27C6C" w:rsidRDefault="00A27C6C" w:rsidP="00A27C6C">
      <w:pPr>
        <w:pStyle w:val="CommentText"/>
      </w:pPr>
      <w:r w:rsidRPr="009F391E">
        <w:rPr>
          <w:color w:val="000000" w:themeColor="text1"/>
        </w:rPr>
        <w:t>Taxonomy was assigned with gg16s_13.5 and unite4_02_20.fa.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95721F" w15:done="0"/>
  <w15:commentEx w15:paraId="56DFE699" w15:done="0"/>
  <w15:commentEx w15:paraId="08AA24CA" w15:done="0"/>
  <w15:commentEx w15:paraId="5E64B613" w15:paraIdParent="08AA24CA" w15:done="0"/>
  <w15:commentEx w15:paraId="2B80CBE7" w15:done="0"/>
  <w15:commentEx w15:paraId="4E430AA3" w15:done="0"/>
  <w15:commentEx w15:paraId="43D8F7B4" w15:done="0"/>
  <w15:commentEx w15:paraId="36B2A030" w15:done="0"/>
  <w15:commentEx w15:paraId="7DB83504" w15:done="0"/>
  <w15:commentEx w15:paraId="301CB868" w15:done="0"/>
  <w15:commentEx w15:paraId="6F2692A1" w15:paraIdParent="301CB868" w15:done="0"/>
  <w15:commentEx w15:paraId="35D42393" w15:paraIdParent="301CB868" w15:done="0"/>
  <w15:commentEx w15:paraId="26658643" w15:done="0"/>
  <w15:commentEx w15:paraId="7CF2D9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42D0" w16cex:dateUtc="2022-04-28T20:44:00Z"/>
  <w16cex:commentExtensible w16cex:durableId="26325ECB" w16cex:dateUtc="2022-05-21T00:39:00Z"/>
  <w16cex:commentExtensible w16cex:durableId="26325F57" w16cex:dateUtc="2022-05-21T00:41:00Z"/>
  <w16cex:commentExtensible w16cex:durableId="26325F83" w16cex:dateUtc="2022-05-21T00:42:00Z"/>
  <w16cex:commentExtensible w16cex:durableId="26325FE0" w16cex:dateUtc="2022-05-21T00:43:00Z"/>
  <w16cex:commentExtensible w16cex:durableId="26325FF6" w16cex:dateUtc="2022-05-21T00:44:00Z"/>
  <w16cex:commentExtensible w16cex:durableId="263261A8" w16cex:dateUtc="2022-05-21T00:51:00Z"/>
  <w16cex:commentExtensible w16cex:durableId="267FDB60" w16cex:dateUtc="2022-04-21T19:44:00Z"/>
  <w16cex:commentExtensible w16cex:durableId="267CEFC3" w16cex:dateUtc="2022-07-16T14:05:00Z"/>
  <w16cex:commentExtensible w16cex:durableId="267CEFDD" w16cex:dateUtc="2022-07-16T14:05:00Z"/>
  <w16cex:commentExtensible w16cex:durableId="267CEFF4" w16cex:dateUtc="2022-07-16T14:06:00Z"/>
  <w16cex:commentExtensible w16cex:durableId="267CF00D" w16cex:dateUtc="2022-07-16T14:06:00Z"/>
  <w16cex:commentExtensible w16cex:durableId="267CF06A" w16cex:dateUtc="2022-07-16T14:08:00Z"/>
  <w16cex:commentExtensible w16cex:durableId="260BFA60" w16cex:dateUtc="2022-04-21T1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5721F" w16cid:durableId="261542D0"/>
  <w16cid:commentId w16cid:paraId="56DFE699" w16cid:durableId="26325ECB"/>
  <w16cid:commentId w16cid:paraId="08AA24CA" w16cid:durableId="26325F57"/>
  <w16cid:commentId w16cid:paraId="5E64B613" w16cid:durableId="26325F83"/>
  <w16cid:commentId w16cid:paraId="2B80CBE7" w16cid:durableId="26325FE0"/>
  <w16cid:commentId w16cid:paraId="4E430AA3" w16cid:durableId="26325FF6"/>
  <w16cid:commentId w16cid:paraId="43D8F7B4" w16cid:durableId="263261A8"/>
  <w16cid:commentId w16cid:paraId="36B2A030" w16cid:durableId="267FDB60"/>
  <w16cid:commentId w16cid:paraId="7DB83504" w16cid:durableId="267CEFC3"/>
  <w16cid:commentId w16cid:paraId="301CB868" w16cid:durableId="267CEFDD"/>
  <w16cid:commentId w16cid:paraId="6F2692A1" w16cid:durableId="267CEFF4"/>
  <w16cid:commentId w16cid:paraId="35D42393" w16cid:durableId="267CF00D"/>
  <w16cid:commentId w16cid:paraId="26658643" w16cid:durableId="267CF06A"/>
  <w16cid:commentId w16cid:paraId="7CF2D981" w16cid:durableId="260BFA6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9051915">
    <w:abstractNumId w:val="0"/>
  </w:num>
  <w:num w:numId="2" w16cid:durableId="69569119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rson w15:author="Josh Harrison">
    <w15:presenceInfo w15:providerId="AD" w15:userId="S::jharrison@biobot2019.onmicrosoft.com::08d591fd-679d-416e-a4a6-370bd54f2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0"/>
    <w:rsid w:val="00024EA8"/>
    <w:rsid w:val="0003066F"/>
    <w:rsid w:val="00044E01"/>
    <w:rsid w:val="00084AF7"/>
    <w:rsid w:val="000D608D"/>
    <w:rsid w:val="000E2BD7"/>
    <w:rsid w:val="00100CAF"/>
    <w:rsid w:val="001145F8"/>
    <w:rsid w:val="0027774A"/>
    <w:rsid w:val="002A3496"/>
    <w:rsid w:val="002A5F08"/>
    <w:rsid w:val="002C6A06"/>
    <w:rsid w:val="00307B85"/>
    <w:rsid w:val="003324DD"/>
    <w:rsid w:val="003D1C5E"/>
    <w:rsid w:val="00431399"/>
    <w:rsid w:val="0049688B"/>
    <w:rsid w:val="00534C01"/>
    <w:rsid w:val="00580BCA"/>
    <w:rsid w:val="005D259D"/>
    <w:rsid w:val="005E2BEC"/>
    <w:rsid w:val="006B3822"/>
    <w:rsid w:val="00722102"/>
    <w:rsid w:val="00744B82"/>
    <w:rsid w:val="007D2FB3"/>
    <w:rsid w:val="007E316D"/>
    <w:rsid w:val="007E58BA"/>
    <w:rsid w:val="00870515"/>
    <w:rsid w:val="008E2F00"/>
    <w:rsid w:val="0091104F"/>
    <w:rsid w:val="009767CC"/>
    <w:rsid w:val="009A3C2B"/>
    <w:rsid w:val="009C33F5"/>
    <w:rsid w:val="009F442E"/>
    <w:rsid w:val="00A27C6C"/>
    <w:rsid w:val="00A65BC8"/>
    <w:rsid w:val="00A9579B"/>
    <w:rsid w:val="00B27EB3"/>
    <w:rsid w:val="00B55774"/>
    <w:rsid w:val="00B77E8B"/>
    <w:rsid w:val="00BB0484"/>
    <w:rsid w:val="00BD695F"/>
    <w:rsid w:val="00C72D04"/>
    <w:rsid w:val="00C80AB8"/>
    <w:rsid w:val="00C82D55"/>
    <w:rsid w:val="00C87232"/>
    <w:rsid w:val="00CE7F1B"/>
    <w:rsid w:val="00D90A0E"/>
    <w:rsid w:val="00DA1609"/>
    <w:rsid w:val="00DF3FFE"/>
    <w:rsid w:val="00E15456"/>
    <w:rsid w:val="00E42EB2"/>
    <w:rsid w:val="00E661CF"/>
    <w:rsid w:val="00E76FD4"/>
    <w:rsid w:val="00E800A0"/>
    <w:rsid w:val="00E84773"/>
    <w:rsid w:val="00EE641C"/>
    <w:rsid w:val="00F03607"/>
    <w:rsid w:val="00F23B0C"/>
    <w:rsid w:val="00F47F7D"/>
    <w:rsid w:val="00F608EF"/>
    <w:rsid w:val="00F853F8"/>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431A4-40E9-014E-AD84-D33A8430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22</Pages>
  <Words>32863</Words>
  <Characters>187322</Characters>
  <Application>Microsoft Office Word</Application>
  <DocSecurity>0</DocSecurity>
  <Lines>1561</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26</cp:revision>
  <dcterms:created xsi:type="dcterms:W3CDTF">2022-04-21T18:20:00Z</dcterms:created>
  <dcterms:modified xsi:type="dcterms:W3CDTF">2022-07-18T17:15:00Z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http://www.zotero.org/styles/journal-of-molecular-biology</vt:lpwstr>
  </property>
  <property fmtid="{D5CDD505-2E9C-101B-9397-08002B2CF9AE}" pid="18" name="Mendeley Recent Style Name 6_1">
    <vt:lpwstr>Journal of Molecular Biology</vt:lpwstr>
  </property>
  <property fmtid="{D5CDD505-2E9C-101B-9397-08002B2CF9AE}" pid="19" name="Mendeley Recent Style Id 7_1">
    <vt:lpwstr>http://www.zotero.org/styles/microbiome</vt:lpwstr>
  </property>
  <property fmtid="{D5CDD505-2E9C-101B-9397-08002B2CF9AE}" pid="20" name="Mendeley Recent Style Name 7_1">
    <vt:lpwstr>Microbiome</vt:lpwstr>
  </property>
  <property fmtid="{D5CDD505-2E9C-101B-9397-08002B2CF9AE}" pid="21" name="Mendeley Recent Style Id 8_1">
    <vt:lpwstr>http://www.zotero.org/styles/pedobiologia-journal-of-soil-ecology</vt:lpwstr>
  </property>
  <property fmtid="{D5CDD505-2E9C-101B-9397-08002B2CF9AE}" pid="22" name="Mendeley Recent Style Name 8_1">
    <vt:lpwstr>Pedobiologia - Journal of Soil Ecology</vt:lpwstr>
  </property>
  <property fmtid="{D5CDD505-2E9C-101B-9397-08002B2CF9AE}" pid="23" name="Mendeley Recent Style Id 9_1">
    <vt:lpwstr>http://www.zotero.org/styles/rangeland-ecology-and-management</vt:lpwstr>
  </property>
  <property fmtid="{D5CDD505-2E9C-101B-9397-08002B2CF9AE}" pid="24" name="Mendeley Recent Style Name 9_1">
    <vt:lpwstr>Rangeland Ecology &amp; Management</vt:lpwstr>
  </property>
</Properties>
</file>