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people1.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58EE" w14:textId="05DD01DA"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Title: Direct and indirect effects of herbicide application on</w:t>
      </w:r>
      <w:del w:id="0" w:author="Custer, Gordon" w:date="2024-01-05T11:13:00Z">
        <w:r w:rsidRPr="001A7742" w:rsidDel="00B1617A">
          <w:rPr>
            <w:rFonts w:ascii="Times New Roman" w:hAnsi="Times New Roman" w:cs="Times New Roman"/>
          </w:rPr>
          <w:delText xml:space="preserve"> the</w:delText>
        </w:r>
      </w:del>
      <w:ins w:id="1" w:author="Custer, Gordon" w:date="2024-01-05T11:13:00Z">
        <w:r w:rsidR="00B1617A">
          <w:rPr>
            <w:rFonts w:ascii="Times New Roman" w:hAnsi="Times New Roman" w:cs="Times New Roman"/>
          </w:rPr>
          <w:t xml:space="preserve"> an agricultural</w:t>
        </w:r>
      </w:ins>
      <w:r w:rsidRPr="001A7742">
        <w:rPr>
          <w:rFonts w:ascii="Times New Roman" w:hAnsi="Times New Roman" w:cs="Times New Roman"/>
        </w:rPr>
        <w:t xml:space="preserve"> soil microbiome</w:t>
      </w:r>
    </w:p>
    <w:p w14:paraId="78C96A04" w14:textId="77777777" w:rsidR="00740E69" w:rsidRPr="001A7742" w:rsidRDefault="00740E69" w:rsidP="00205A4E">
      <w:pPr>
        <w:spacing w:line="480" w:lineRule="auto"/>
        <w:jc w:val="both"/>
        <w:rPr>
          <w:rFonts w:ascii="Times New Roman" w:hAnsi="Times New Roman" w:cs="Times New Roman"/>
        </w:rPr>
      </w:pPr>
    </w:p>
    <w:p w14:paraId="61F50733" w14:textId="79FF58A1" w:rsidR="00740E69" w:rsidRDefault="00740E69" w:rsidP="00205A4E">
      <w:pPr>
        <w:spacing w:line="480" w:lineRule="auto"/>
        <w:jc w:val="both"/>
        <w:rPr>
          <w:rFonts w:ascii="Times New Roman" w:hAnsi="Times New Roman" w:cs="Times New Roman"/>
          <w:vertAlign w:val="superscript"/>
        </w:rPr>
      </w:pPr>
      <w:r w:rsidRPr="001A7742">
        <w:rPr>
          <w:rFonts w:ascii="Times New Roman" w:hAnsi="Times New Roman" w:cs="Times New Roman"/>
        </w:rPr>
        <w:t>Authors: Gordon F. Custer</w:t>
      </w:r>
      <w:r w:rsidRPr="001A7742">
        <w:rPr>
          <w:rFonts w:ascii="Times New Roman" w:hAnsi="Times New Roman" w:cs="Times New Roman"/>
          <w:vertAlign w:val="superscript"/>
        </w:rPr>
        <w:t>1,2</w:t>
      </w:r>
      <w:r w:rsidR="008A6633">
        <w:rPr>
          <w:rFonts w:ascii="Times New Roman" w:hAnsi="Times New Roman" w:cs="Times New Roman"/>
          <w:vertAlign w:val="superscript"/>
        </w:rPr>
        <w:t>,3,4</w:t>
      </w:r>
      <w:ins w:id="2" w:author="Custer, Gordon" w:date="2024-01-05T11:57:00Z">
        <w:r w:rsidR="00991488">
          <w:rPr>
            <w:rFonts w:ascii="Times New Roman" w:hAnsi="Times New Roman" w:cs="Times New Roman"/>
            <w:vertAlign w:val="superscript"/>
          </w:rPr>
          <w:t>*</w:t>
        </w:r>
      </w:ins>
      <w:del w:id="3" w:author="Custer, Gordon" w:date="2024-01-05T11:56:00Z">
        <w:r w:rsidRPr="001A7742" w:rsidDel="00991488">
          <w:rPr>
            <w:rFonts w:ascii="Times New Roman" w:hAnsi="Times New Roman" w:cs="Times New Roman"/>
            <w:vertAlign w:val="superscript"/>
          </w:rPr>
          <w:delText>*</w:delText>
        </w:r>
      </w:del>
      <w:r w:rsidRPr="001A7742">
        <w:rPr>
          <w:rFonts w:ascii="Times New Roman" w:hAnsi="Times New Roman" w:cs="Times New Roman"/>
        </w:rPr>
        <w:t>, Joshua G. Harrison</w:t>
      </w:r>
      <w:r w:rsidR="008A6633">
        <w:rPr>
          <w:rFonts w:ascii="Times New Roman" w:hAnsi="Times New Roman" w:cs="Times New Roman"/>
          <w:vertAlign w:val="superscript"/>
        </w:rPr>
        <w:t>5</w:t>
      </w:r>
      <w:r w:rsidRPr="001A7742">
        <w:rPr>
          <w:rFonts w:ascii="Times New Roman" w:hAnsi="Times New Roman" w:cs="Times New Roman"/>
        </w:rPr>
        <w:t xml:space="preserve">, Andrew </w:t>
      </w:r>
      <w:r w:rsidR="00031364">
        <w:rPr>
          <w:rFonts w:ascii="Times New Roman" w:hAnsi="Times New Roman" w:cs="Times New Roman"/>
        </w:rPr>
        <w:t xml:space="preserve">R. </w:t>
      </w:r>
      <w:r w:rsidRPr="001A7742">
        <w:rPr>
          <w:rFonts w:ascii="Times New Roman" w:hAnsi="Times New Roman" w:cs="Times New Roman"/>
        </w:rPr>
        <w:t>Kniss</w:t>
      </w:r>
      <w:r w:rsidR="008A6633">
        <w:rPr>
          <w:rFonts w:ascii="Times New Roman" w:hAnsi="Times New Roman" w:cs="Times New Roman"/>
          <w:vertAlign w:val="superscript"/>
        </w:rPr>
        <w:t>6</w:t>
      </w:r>
      <w:r w:rsidRPr="001A7742">
        <w:rPr>
          <w:rFonts w:ascii="Times New Roman" w:hAnsi="Times New Roman" w:cs="Times New Roman"/>
        </w:rPr>
        <w:t>, and Linda TA van Diepen</w:t>
      </w:r>
      <w:r w:rsidRPr="001A7742">
        <w:rPr>
          <w:rFonts w:ascii="Times New Roman" w:hAnsi="Times New Roman" w:cs="Times New Roman"/>
          <w:vertAlign w:val="superscript"/>
        </w:rPr>
        <w:t>1,2</w:t>
      </w:r>
      <w:ins w:id="4" w:author="Custer, Gordon" w:date="2024-01-05T11:57:00Z">
        <w:r w:rsidR="00991488">
          <w:rPr>
            <w:rFonts w:ascii="Times New Roman" w:hAnsi="Times New Roman" w:cs="Times New Roman"/>
            <w:vertAlign w:val="superscript"/>
          </w:rPr>
          <w:t>*</w:t>
        </w:r>
      </w:ins>
    </w:p>
    <w:p w14:paraId="014D5228" w14:textId="6408ECB0" w:rsidR="008A6633" w:rsidRPr="00032A34" w:rsidRDefault="008A6633" w:rsidP="00205A4E">
      <w:pPr>
        <w:spacing w:line="480" w:lineRule="auto"/>
        <w:jc w:val="both"/>
        <w:rPr>
          <w:rFonts w:ascii="Times New Roman" w:hAnsi="Times New Roman" w:cs="Times New Roman"/>
        </w:rPr>
      </w:pPr>
      <w:r w:rsidRPr="00032A34">
        <w:rPr>
          <w:rFonts w:ascii="Times New Roman" w:hAnsi="Times New Roman" w:cs="Times New Roman"/>
        </w:rPr>
        <w:t>ORCID</w:t>
      </w:r>
      <w:ins w:id="5" w:author="Custer, Gordon" w:date="2024-01-17T08:46:00Z">
        <w:r w:rsidR="00032A34">
          <w:rPr>
            <w:rFonts w:ascii="Times New Roman" w:hAnsi="Times New Roman" w:cs="Times New Roman"/>
          </w:rPr>
          <w:t>s</w:t>
        </w:r>
      </w:ins>
      <w:r w:rsidRPr="00032A34">
        <w:rPr>
          <w:rFonts w:ascii="Times New Roman" w:hAnsi="Times New Roman" w:cs="Times New Roman"/>
        </w:rPr>
        <w:t xml:space="preserve">: GC: 0000-0002-4328-0714; JH: </w:t>
      </w:r>
      <w:ins w:id="6" w:author="Custer, Gordon" w:date="2024-01-10T10:25:00Z">
        <w:r w:rsidR="00E45E77" w:rsidRPr="00032A34">
          <w:rPr>
            <w:rFonts w:ascii="Times New Roman" w:hAnsi="Times New Roman" w:cs="Times New Roman"/>
          </w:rPr>
          <w:t>0000-0003-2524-0273</w:t>
        </w:r>
      </w:ins>
      <w:del w:id="7" w:author="Custer, Gordon" w:date="2024-01-10T10:25:00Z">
        <w:r w:rsidRPr="00032A34" w:rsidDel="00E45E77">
          <w:rPr>
            <w:rFonts w:ascii="Times New Roman" w:hAnsi="Times New Roman" w:cs="Times New Roman"/>
          </w:rPr>
          <w:delText>X</w:delText>
        </w:r>
      </w:del>
      <w:r w:rsidRPr="00032A34">
        <w:rPr>
          <w:rFonts w:ascii="Times New Roman" w:hAnsi="Times New Roman" w:cs="Times New Roman"/>
        </w:rPr>
        <w:t xml:space="preserve"> ; AK: </w:t>
      </w:r>
      <w:del w:id="8" w:author="Custer, Gordon" w:date="2024-01-10T10:25:00Z">
        <w:r w:rsidR="00000000" w:rsidRPr="00032A34" w:rsidDel="00E45E77">
          <w:rPr>
            <w:rFonts w:ascii="Times New Roman" w:hAnsi="Times New Roman" w:cs="Times New Roman"/>
            <w:color w:val="000000" w:themeColor="text1"/>
            <w:rPrChange w:id="9" w:author="Custer, Gordon" w:date="2024-01-17T08:46:00Z">
              <w:rPr/>
            </w:rPrChange>
          </w:rPr>
          <w:fldChar w:fldCharType="begin"/>
        </w:r>
        <w:r w:rsidR="00000000" w:rsidRPr="00032A34" w:rsidDel="00E45E77">
          <w:rPr>
            <w:rFonts w:ascii="Times New Roman" w:hAnsi="Times New Roman" w:cs="Times New Roman"/>
            <w:color w:val="000000" w:themeColor="text1"/>
            <w:rPrChange w:id="10" w:author="Custer, Gordon" w:date="2024-01-17T08:46:00Z">
              <w:rPr/>
            </w:rPrChange>
          </w:rPr>
          <w:delInstrText>HYPERLINK "https://orcid.org/0000-0003-2551-4959"</w:delInstrText>
        </w:r>
        <w:r w:rsidR="00000000" w:rsidRPr="00032A34" w:rsidDel="00E45E77">
          <w:rPr>
            <w:rFonts w:ascii="Times New Roman" w:hAnsi="Times New Roman" w:cs="Times New Roman"/>
            <w:color w:val="000000" w:themeColor="text1"/>
            <w:rPrChange w:id="11" w:author="Custer, Gordon" w:date="2024-01-17T08:46:00Z">
              <w:rPr/>
            </w:rPrChange>
          </w:rPr>
        </w:r>
        <w:r w:rsidR="00000000" w:rsidRPr="00032A34" w:rsidDel="00E45E77">
          <w:rPr>
            <w:rFonts w:ascii="Times New Roman" w:hAnsi="Times New Roman" w:cs="Times New Roman"/>
            <w:color w:val="000000" w:themeColor="text1"/>
            <w:rPrChange w:id="12" w:author="Custer, Gordon" w:date="2024-01-17T08:46:00Z">
              <w:rPr/>
            </w:rPrChange>
          </w:rPr>
          <w:fldChar w:fldCharType="separate"/>
        </w:r>
        <w:r w:rsidRPr="00032A34" w:rsidDel="00E45E77">
          <w:rPr>
            <w:rFonts w:ascii="Times New Roman" w:hAnsi="Times New Roman" w:cs="Times New Roman"/>
            <w:color w:val="000000" w:themeColor="text1"/>
            <w:rPrChange w:id="13" w:author="Custer, Gordon" w:date="2024-01-17T08:46:00Z">
              <w:rPr>
                <w:rFonts w:ascii="Helvetica Neue" w:hAnsi="Helvetica Neue" w:cs="Helvetica Neue"/>
                <w:color w:val="094FD1"/>
                <w:sz w:val="26"/>
                <w:szCs w:val="26"/>
                <w:u w:val="single" w:color="094FD1"/>
              </w:rPr>
            </w:rPrChange>
          </w:rPr>
          <w:delText>0000-</w:delText>
        </w:r>
        <w:r w:rsidRPr="00032A34" w:rsidDel="00E45E77">
          <w:rPr>
            <w:rFonts w:ascii="Times New Roman" w:hAnsi="Times New Roman" w:cs="Times New Roman"/>
            <w:color w:val="000000" w:themeColor="text1"/>
            <w:rPrChange w:id="14" w:author="Custer, Gordon" w:date="2024-01-17T08:46:00Z">
              <w:rPr>
                <w:rFonts w:ascii="Helvetica Neue" w:hAnsi="Helvetica Neue" w:cs="Helvetica Neue"/>
                <w:color w:val="094FD1"/>
                <w:sz w:val="26"/>
                <w:szCs w:val="26"/>
                <w:u w:val="single" w:color="094FD1"/>
              </w:rPr>
            </w:rPrChange>
          </w:rPr>
          <w:delText>0</w:delText>
        </w:r>
        <w:r w:rsidRPr="00032A34" w:rsidDel="00E45E77">
          <w:rPr>
            <w:rFonts w:ascii="Times New Roman" w:hAnsi="Times New Roman" w:cs="Times New Roman"/>
            <w:color w:val="000000" w:themeColor="text1"/>
            <w:rPrChange w:id="15" w:author="Custer, Gordon" w:date="2024-01-17T08:46:00Z">
              <w:rPr>
                <w:rFonts w:ascii="Helvetica Neue" w:hAnsi="Helvetica Neue" w:cs="Helvetica Neue"/>
                <w:color w:val="094FD1"/>
                <w:sz w:val="26"/>
                <w:szCs w:val="26"/>
                <w:u w:val="single" w:color="094FD1"/>
              </w:rPr>
            </w:rPrChange>
          </w:rPr>
          <w:delText>003-2551-4959</w:delText>
        </w:r>
        <w:r w:rsidR="00000000" w:rsidRPr="00032A34" w:rsidDel="00E45E77">
          <w:rPr>
            <w:rFonts w:ascii="Times New Roman" w:hAnsi="Times New Roman" w:cs="Times New Roman"/>
            <w:color w:val="000000" w:themeColor="text1"/>
            <w:rPrChange w:id="16" w:author="Custer, Gordon" w:date="2024-01-17T08:46:00Z">
              <w:rPr>
                <w:rFonts w:ascii="Helvetica Neue" w:hAnsi="Helvetica Neue" w:cs="Helvetica Neue"/>
                <w:color w:val="094FD1"/>
                <w:sz w:val="26"/>
                <w:szCs w:val="26"/>
                <w:u w:val="single" w:color="094FD1"/>
              </w:rPr>
            </w:rPrChange>
          </w:rPr>
          <w:fldChar w:fldCharType="end"/>
        </w:r>
      </w:del>
      <w:ins w:id="17" w:author="Custer, Gordon" w:date="2024-01-10T10:25:00Z">
        <w:r w:rsidR="00E45E77" w:rsidRPr="00032A34">
          <w:rPr>
            <w:rFonts w:ascii="Times New Roman" w:hAnsi="Times New Roman" w:cs="Times New Roman"/>
            <w:color w:val="000000" w:themeColor="text1"/>
            <w:rPrChange w:id="18" w:author="Custer, Gordon" w:date="2024-01-17T08:46:00Z">
              <w:rPr>
                <w:rFonts w:ascii="Helvetica Neue" w:hAnsi="Helvetica Neue" w:cs="Helvetica Neue"/>
                <w:color w:val="094FD1"/>
                <w:sz w:val="26"/>
                <w:szCs w:val="26"/>
                <w:u w:val="single" w:color="094FD1"/>
              </w:rPr>
            </w:rPrChange>
          </w:rPr>
          <w:t>0000-0003-2551-4959</w:t>
        </w:r>
      </w:ins>
      <w:r w:rsidRPr="00032A34">
        <w:rPr>
          <w:rFonts w:ascii="Times New Roman" w:hAnsi="Times New Roman" w:cs="Times New Roman"/>
          <w:rPrChange w:id="19" w:author="Custer, Gordon" w:date="2024-01-17T08:46:00Z">
            <w:rPr>
              <w:rFonts w:ascii="Helvetica Neue" w:hAnsi="Helvetica Neue"/>
            </w:rPr>
          </w:rPrChange>
        </w:rPr>
        <w:t xml:space="preserve">; </w:t>
      </w:r>
      <w:proofErr w:type="spellStart"/>
      <w:r w:rsidRPr="00032A34">
        <w:rPr>
          <w:rFonts w:ascii="Times New Roman" w:hAnsi="Times New Roman" w:cs="Times New Roman"/>
          <w:rPrChange w:id="20" w:author="Custer, Gordon" w:date="2024-01-17T08:46:00Z">
            <w:rPr>
              <w:rFonts w:ascii="Helvetica Neue" w:hAnsi="Helvetica Neue"/>
            </w:rPr>
          </w:rPrChange>
        </w:rPr>
        <w:t>LvD</w:t>
      </w:r>
      <w:proofErr w:type="spellEnd"/>
      <w:r w:rsidRPr="00032A34">
        <w:rPr>
          <w:rFonts w:ascii="Times New Roman" w:hAnsi="Times New Roman" w:cs="Times New Roman"/>
          <w:rPrChange w:id="21" w:author="Custer, Gordon" w:date="2024-01-17T08:46:00Z">
            <w:rPr>
              <w:rFonts w:ascii="Helvetica Neue" w:hAnsi="Helvetica Neue"/>
            </w:rPr>
          </w:rPrChange>
        </w:rPr>
        <w:t xml:space="preserve">: </w:t>
      </w:r>
      <w:ins w:id="22" w:author="Custer, Gordon" w:date="2024-01-10T10:25:00Z">
        <w:r w:rsidR="00E45E77" w:rsidRPr="00032A34">
          <w:rPr>
            <w:rFonts w:ascii="Times New Roman" w:hAnsi="Times New Roman" w:cs="Times New Roman"/>
            <w:color w:val="212121"/>
            <w:rPrChange w:id="23" w:author="Custer, Gordon" w:date="2024-01-17T08:46:00Z">
              <w:rPr>
                <w:rFonts w:ascii="Calibri" w:hAnsi="Calibri" w:cs="Calibri"/>
                <w:color w:val="212121"/>
              </w:rPr>
            </w:rPrChange>
          </w:rPr>
          <w:t>0000-0002-5902-9364</w:t>
        </w:r>
        <w:r w:rsidR="00E45E77" w:rsidRPr="00032A34" w:rsidDel="00E45E77">
          <w:rPr>
            <w:rFonts w:ascii="Times New Roman" w:hAnsi="Times New Roman" w:cs="Times New Roman"/>
            <w:rPrChange w:id="24" w:author="Custer, Gordon" w:date="2024-01-17T08:46:00Z">
              <w:rPr>
                <w:rFonts w:ascii="Helvetica Neue" w:hAnsi="Helvetica Neue"/>
              </w:rPr>
            </w:rPrChange>
          </w:rPr>
          <w:t xml:space="preserve"> </w:t>
        </w:r>
      </w:ins>
      <w:del w:id="25" w:author="Custer, Gordon" w:date="2024-01-10T10:25:00Z">
        <w:r w:rsidRPr="00032A34" w:rsidDel="00E45E77">
          <w:rPr>
            <w:rFonts w:ascii="Times New Roman" w:hAnsi="Times New Roman" w:cs="Times New Roman"/>
            <w:rPrChange w:id="26" w:author="Custer, Gordon" w:date="2024-01-17T08:46:00Z">
              <w:rPr>
                <w:rFonts w:ascii="Helvetica Neue" w:hAnsi="Helvetica Neue"/>
              </w:rPr>
            </w:rPrChange>
          </w:rPr>
          <w:delText>X</w:delText>
        </w:r>
      </w:del>
    </w:p>
    <w:p w14:paraId="1022112A" w14:textId="77777777" w:rsidR="00740E69" w:rsidRPr="001A7742" w:rsidRDefault="00740E69" w:rsidP="00205A4E">
      <w:pPr>
        <w:spacing w:line="480" w:lineRule="auto"/>
        <w:jc w:val="both"/>
        <w:rPr>
          <w:rFonts w:ascii="Times New Roman" w:hAnsi="Times New Roman" w:cs="Times New Roman"/>
        </w:rPr>
      </w:pPr>
    </w:p>
    <w:p w14:paraId="05F91F60" w14:textId="4388AD85"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Affiliations: </w:t>
      </w:r>
      <w:r w:rsidRPr="001A7742">
        <w:rPr>
          <w:rFonts w:ascii="Times New Roman" w:hAnsi="Times New Roman" w:cs="Times New Roman"/>
          <w:vertAlign w:val="superscript"/>
        </w:rPr>
        <w:t>1</w:t>
      </w:r>
      <w:r w:rsidRPr="001A7742">
        <w:rPr>
          <w:rFonts w:ascii="Times New Roman" w:hAnsi="Times New Roman" w:cs="Times New Roman"/>
        </w:rPr>
        <w:t>Department of Ecosystem Science and Management,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Pr="001A7742">
        <w:rPr>
          <w:rFonts w:ascii="Times New Roman" w:hAnsi="Times New Roman" w:cs="Times New Roman"/>
          <w:vertAlign w:val="superscript"/>
        </w:rPr>
        <w:t>2</w:t>
      </w:r>
      <w:r w:rsidRPr="001A7742">
        <w:rPr>
          <w:rFonts w:ascii="Times New Roman" w:hAnsi="Times New Roman" w:cs="Times New Roman"/>
        </w:rPr>
        <w:t>Program in Ecology,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Pr="001A7742">
        <w:rPr>
          <w:rFonts w:ascii="Times New Roman" w:hAnsi="Times New Roman" w:cs="Times New Roman"/>
          <w:vertAlign w:val="superscript"/>
        </w:rPr>
        <w:t>3</w:t>
      </w:r>
      <w:r w:rsidR="008A6633">
        <w:rPr>
          <w:rFonts w:ascii="Times New Roman" w:hAnsi="Times New Roman" w:cs="Times New Roman"/>
        </w:rPr>
        <w:t xml:space="preserve">Department of Plant Science, The Pennsylvania State University, University Park, PA; </w:t>
      </w:r>
      <w:r w:rsidR="008A6633">
        <w:rPr>
          <w:rFonts w:ascii="Times New Roman" w:hAnsi="Times New Roman" w:cs="Times New Roman"/>
          <w:vertAlign w:val="superscript"/>
        </w:rPr>
        <w:t>4</w:t>
      </w:r>
      <w:r w:rsidR="008A6633">
        <w:rPr>
          <w:rFonts w:ascii="Times New Roman" w:hAnsi="Times New Roman" w:cs="Times New Roman"/>
        </w:rPr>
        <w:t xml:space="preserve">Huck One Health Microbiome Center, The Pennsylvania State University, University Park, PA; </w:t>
      </w:r>
      <w:r w:rsidR="008A6633">
        <w:rPr>
          <w:rFonts w:ascii="Times New Roman" w:hAnsi="Times New Roman" w:cs="Times New Roman"/>
          <w:vertAlign w:val="superscript"/>
        </w:rPr>
        <w:t>5</w:t>
      </w:r>
      <w:r w:rsidRPr="001A7742">
        <w:rPr>
          <w:rFonts w:ascii="Times New Roman" w:hAnsi="Times New Roman" w:cs="Times New Roman"/>
        </w:rPr>
        <w:t>Department of Botany,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008A6633">
        <w:rPr>
          <w:rFonts w:ascii="Times New Roman" w:hAnsi="Times New Roman" w:cs="Times New Roman"/>
          <w:vertAlign w:val="superscript"/>
        </w:rPr>
        <w:t>6</w:t>
      </w:r>
      <w:r w:rsidRPr="001A7742">
        <w:rPr>
          <w:rFonts w:ascii="Times New Roman" w:hAnsi="Times New Roman" w:cs="Times New Roman"/>
        </w:rPr>
        <w:t>Department of Plant Sciences, University of Wyoming</w:t>
      </w:r>
      <w:r w:rsidR="008A6633">
        <w:rPr>
          <w:rFonts w:ascii="Times New Roman" w:hAnsi="Times New Roman" w:cs="Times New Roman"/>
        </w:rPr>
        <w:t>, Laramie, WY.</w:t>
      </w:r>
    </w:p>
    <w:p w14:paraId="4135524F" w14:textId="77777777" w:rsidR="00740E69" w:rsidRPr="001A7742" w:rsidRDefault="00740E69" w:rsidP="00205A4E">
      <w:pPr>
        <w:spacing w:line="480" w:lineRule="auto"/>
        <w:jc w:val="both"/>
        <w:rPr>
          <w:rFonts w:ascii="Times New Roman" w:hAnsi="Times New Roman" w:cs="Times New Roman"/>
        </w:rPr>
      </w:pPr>
    </w:p>
    <w:p w14:paraId="35A36F86" w14:textId="29EEB71F"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w:t>
      </w:r>
      <w:proofErr w:type="gramStart"/>
      <w:r w:rsidRPr="001A7742">
        <w:rPr>
          <w:rFonts w:ascii="Times New Roman" w:hAnsi="Times New Roman" w:cs="Times New Roman"/>
        </w:rPr>
        <w:t>denotes</w:t>
      </w:r>
      <w:proofErr w:type="gramEnd"/>
      <w:r w:rsidRPr="001A7742">
        <w:rPr>
          <w:rFonts w:ascii="Times New Roman" w:hAnsi="Times New Roman" w:cs="Times New Roman"/>
        </w:rPr>
        <w:t xml:space="preserve"> corresponding author</w:t>
      </w:r>
      <w:ins w:id="27" w:author="Custer, Gordon" w:date="2024-01-05T11:57:00Z">
        <w:r w:rsidR="00991488">
          <w:rPr>
            <w:rFonts w:ascii="Times New Roman" w:hAnsi="Times New Roman" w:cs="Times New Roman"/>
          </w:rPr>
          <w:t>s</w:t>
        </w:r>
      </w:ins>
    </w:p>
    <w:p w14:paraId="59FA44D0" w14:textId="77777777" w:rsidR="00740E69" w:rsidRPr="001A7742" w:rsidRDefault="00740E69" w:rsidP="00205A4E">
      <w:pPr>
        <w:spacing w:line="480" w:lineRule="auto"/>
        <w:jc w:val="both"/>
        <w:rPr>
          <w:rFonts w:ascii="Times New Roman" w:hAnsi="Times New Roman" w:cs="Times New Roman"/>
        </w:rPr>
      </w:pPr>
    </w:p>
    <w:p w14:paraId="712ED74C" w14:textId="708E9ADB"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Author Contact: GC – </w:t>
      </w:r>
      <w:del w:id="28" w:author="Custer, Gordon" w:date="2024-01-05T11:10:00Z">
        <w:r w:rsidRPr="001A7742" w:rsidDel="000D4BBA">
          <w:rPr>
            <w:rFonts w:ascii="Times New Roman" w:hAnsi="Times New Roman" w:cs="Times New Roman"/>
          </w:rPr>
          <w:delText>Gordon.custer91@gmail.com</w:delText>
        </w:r>
      </w:del>
      <w:ins w:id="29" w:author="Custer, Gordon" w:date="2024-01-05T11:57:00Z">
        <w:r w:rsidR="00991488">
          <w:rPr>
            <w:rFonts w:ascii="Times New Roman" w:hAnsi="Times New Roman" w:cs="Times New Roman"/>
          </w:rPr>
          <w:fldChar w:fldCharType="begin"/>
        </w:r>
        <w:r w:rsidR="00991488">
          <w:rPr>
            <w:rFonts w:ascii="Times New Roman" w:hAnsi="Times New Roman" w:cs="Times New Roman"/>
          </w:rPr>
          <w:instrText>HYPERLINK "mailto:</w:instrText>
        </w:r>
      </w:ins>
      <w:ins w:id="30" w:author="Custer, Gordon" w:date="2024-01-05T11:10:00Z">
        <w:r w:rsidR="00991488">
          <w:rPr>
            <w:rFonts w:ascii="Times New Roman" w:hAnsi="Times New Roman" w:cs="Times New Roman"/>
          </w:rPr>
          <w:instrText>gfc7@psu.edu</w:instrText>
        </w:r>
      </w:ins>
      <w:ins w:id="31" w:author="Custer, Gordon" w:date="2024-01-05T11:57:00Z">
        <w:r w:rsidR="00991488">
          <w:rPr>
            <w:rFonts w:ascii="Times New Roman" w:hAnsi="Times New Roman" w:cs="Times New Roman"/>
          </w:rPr>
          <w:instrText>"</w:instrText>
        </w:r>
        <w:r w:rsidR="00991488">
          <w:rPr>
            <w:rFonts w:ascii="Times New Roman" w:hAnsi="Times New Roman" w:cs="Times New Roman"/>
          </w:rPr>
        </w:r>
        <w:r w:rsidR="00991488">
          <w:rPr>
            <w:rFonts w:ascii="Times New Roman" w:hAnsi="Times New Roman" w:cs="Times New Roman"/>
          </w:rPr>
          <w:fldChar w:fldCharType="separate"/>
        </w:r>
      </w:ins>
      <w:ins w:id="32" w:author="Custer, Gordon" w:date="2024-01-05T11:10:00Z">
        <w:r w:rsidR="00991488" w:rsidRPr="000F21B2">
          <w:rPr>
            <w:rStyle w:val="Hyperlink"/>
            <w:rFonts w:ascii="Times New Roman" w:hAnsi="Times New Roman" w:cs="Times New Roman"/>
          </w:rPr>
          <w:t>gfc7@psu.edu</w:t>
        </w:r>
      </w:ins>
      <w:ins w:id="33" w:author="Custer, Gordon" w:date="2024-01-05T11:57:00Z">
        <w:r w:rsidR="00991488">
          <w:rPr>
            <w:rFonts w:ascii="Times New Roman" w:hAnsi="Times New Roman" w:cs="Times New Roman"/>
          </w:rPr>
          <w:fldChar w:fldCharType="end"/>
        </w:r>
        <w:r w:rsidR="00991488">
          <w:rPr>
            <w:rFonts w:ascii="Times New Roman" w:hAnsi="Times New Roman" w:cs="Times New Roman"/>
          </w:rPr>
          <w:t xml:space="preserve">, </w:t>
        </w:r>
        <w:proofErr w:type="spellStart"/>
        <w:r w:rsidR="00991488">
          <w:rPr>
            <w:rFonts w:ascii="Times New Roman" w:hAnsi="Times New Roman" w:cs="Times New Roman"/>
          </w:rPr>
          <w:t>LvD</w:t>
        </w:r>
        <w:proofErr w:type="spellEnd"/>
        <w:r w:rsidR="00991488">
          <w:rPr>
            <w:rFonts w:ascii="Times New Roman" w:hAnsi="Times New Roman" w:cs="Times New Roman"/>
          </w:rPr>
          <w:t xml:space="preserve"> – </w:t>
        </w:r>
        <w:r w:rsidR="00991488">
          <w:rPr>
            <w:rFonts w:ascii="Times New Roman" w:hAnsi="Times New Roman" w:cs="Times New Roman"/>
          </w:rPr>
          <w:fldChar w:fldCharType="begin"/>
        </w:r>
        <w:r w:rsidR="00991488">
          <w:rPr>
            <w:rFonts w:ascii="Times New Roman" w:hAnsi="Times New Roman" w:cs="Times New Roman"/>
          </w:rPr>
          <w:instrText>HYPERLINK "mailto:lindavandiepen@uwyo.edu"</w:instrText>
        </w:r>
        <w:r w:rsidR="00991488">
          <w:rPr>
            <w:rFonts w:ascii="Times New Roman" w:hAnsi="Times New Roman" w:cs="Times New Roman"/>
          </w:rPr>
        </w:r>
        <w:r w:rsidR="00991488">
          <w:rPr>
            <w:rFonts w:ascii="Times New Roman" w:hAnsi="Times New Roman" w:cs="Times New Roman"/>
          </w:rPr>
          <w:fldChar w:fldCharType="separate"/>
        </w:r>
        <w:r w:rsidR="00991488" w:rsidRPr="000F21B2">
          <w:rPr>
            <w:rStyle w:val="Hyperlink"/>
            <w:rFonts w:ascii="Times New Roman" w:hAnsi="Times New Roman" w:cs="Times New Roman"/>
          </w:rPr>
          <w:t>lindavandiepen@uwyo.edu</w:t>
        </w:r>
        <w:r w:rsidR="00991488">
          <w:rPr>
            <w:rFonts w:ascii="Times New Roman" w:hAnsi="Times New Roman" w:cs="Times New Roman"/>
          </w:rPr>
          <w:fldChar w:fldCharType="end"/>
        </w:r>
        <w:r w:rsidR="00991488">
          <w:rPr>
            <w:rFonts w:ascii="Times New Roman" w:hAnsi="Times New Roman" w:cs="Times New Roman"/>
          </w:rPr>
          <w:t xml:space="preserve"> </w:t>
        </w:r>
      </w:ins>
    </w:p>
    <w:p w14:paraId="2D06627E" w14:textId="77777777" w:rsidR="00740E69" w:rsidRPr="001A7742" w:rsidRDefault="00740E69" w:rsidP="00205A4E">
      <w:pPr>
        <w:spacing w:line="480" w:lineRule="auto"/>
        <w:jc w:val="both"/>
        <w:rPr>
          <w:rFonts w:ascii="Times New Roman" w:hAnsi="Times New Roman" w:cs="Times New Roman"/>
        </w:rPr>
      </w:pPr>
    </w:p>
    <w:p w14:paraId="68FD3431" w14:textId="4C63B800"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Keywords: </w:t>
      </w:r>
      <w:r w:rsidR="008A6633">
        <w:rPr>
          <w:rFonts w:ascii="Times New Roman" w:hAnsi="Times New Roman" w:cs="Times New Roman"/>
        </w:rPr>
        <w:t xml:space="preserve">Agricultural intensification, </w:t>
      </w:r>
      <w:ins w:id="34" w:author="Custer, Gordon" w:date="2024-01-05T11:10:00Z">
        <w:r w:rsidR="000D4BBA">
          <w:rPr>
            <w:rFonts w:ascii="Times New Roman" w:hAnsi="Times New Roman" w:cs="Times New Roman"/>
          </w:rPr>
          <w:t xml:space="preserve">homogenization, </w:t>
        </w:r>
      </w:ins>
      <w:r w:rsidR="008A6633">
        <w:rPr>
          <w:rFonts w:ascii="Times New Roman" w:hAnsi="Times New Roman" w:cs="Times New Roman"/>
        </w:rPr>
        <w:t xml:space="preserve">glyphosate, pesticide, enzymes, bacteria, fungi </w:t>
      </w:r>
    </w:p>
    <w:p w14:paraId="54C83363" w14:textId="77777777" w:rsidR="00740E69" w:rsidRPr="001A7742" w:rsidRDefault="00740E69" w:rsidP="00205A4E">
      <w:pPr>
        <w:spacing w:line="480" w:lineRule="auto"/>
        <w:jc w:val="both"/>
        <w:rPr>
          <w:rFonts w:ascii="Times New Roman" w:hAnsi="Times New Roman" w:cs="Times New Roman"/>
        </w:rPr>
      </w:pPr>
    </w:p>
    <w:p w14:paraId="1F6832E9"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br w:type="page"/>
      </w:r>
    </w:p>
    <w:p w14:paraId="7B75D53B"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b/>
          <w:bCs/>
        </w:rPr>
        <w:lastRenderedPageBreak/>
        <w:t xml:space="preserve">Abstract </w:t>
      </w:r>
    </w:p>
    <w:p w14:paraId="7282284C" w14:textId="702AD78E" w:rsidR="00740E69" w:rsidRPr="001A7742" w:rsidRDefault="00740E69" w:rsidP="00205A4E">
      <w:pPr>
        <w:spacing w:line="480" w:lineRule="auto"/>
        <w:jc w:val="both"/>
        <w:rPr>
          <w:rFonts w:ascii="Times New Roman" w:hAnsi="Times New Roman" w:cs="Times New Roman"/>
          <w:color w:val="000000" w:themeColor="text1"/>
        </w:rPr>
      </w:pPr>
      <w:r w:rsidRPr="001A7742">
        <w:rPr>
          <w:rFonts w:ascii="Times New Roman" w:hAnsi="Times New Roman" w:cs="Times New Roman"/>
          <w:color w:val="000000" w:themeColor="text1"/>
        </w:rPr>
        <w:t xml:space="preserve">Chemical herbicides, </w:t>
      </w:r>
      <w:r w:rsidR="00031364">
        <w:rPr>
          <w:rFonts w:ascii="Times New Roman" w:hAnsi="Times New Roman" w:cs="Times New Roman"/>
          <w:color w:val="000000" w:themeColor="text1"/>
        </w:rPr>
        <w:t>including</w:t>
      </w:r>
      <w:r w:rsidR="00031364"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glyphosate</w:t>
      </w:r>
      <w:r w:rsidR="00031364">
        <w:rPr>
          <w:rFonts w:ascii="Times New Roman" w:hAnsi="Times New Roman" w:cs="Times New Roman"/>
          <w:color w:val="000000" w:themeColor="text1"/>
        </w:rPr>
        <w:t xml:space="preserve">, atrazine, </w:t>
      </w:r>
      <w:del w:id="35" w:author="Custer, Gordon" w:date="2023-10-04T12:00:00Z">
        <w:r w:rsidRPr="001A7742" w:rsidDel="003518B9">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 xml:space="preserve">and </w:t>
      </w:r>
      <w:r w:rsidR="00031364">
        <w:rPr>
          <w:rFonts w:ascii="Times New Roman" w:hAnsi="Times New Roman" w:cs="Times New Roman"/>
          <w:color w:val="000000" w:themeColor="text1"/>
        </w:rPr>
        <w:t xml:space="preserve">many </w:t>
      </w:r>
      <w:r w:rsidRPr="001A7742">
        <w:rPr>
          <w:rFonts w:ascii="Times New Roman" w:hAnsi="Times New Roman" w:cs="Times New Roman"/>
          <w:color w:val="000000" w:themeColor="text1"/>
        </w:rPr>
        <w:t xml:space="preserve">others, are commonly used to control unwanted vegetation in agroecosystems and </w:t>
      </w:r>
      <w:r w:rsidR="00031364">
        <w:rPr>
          <w:rFonts w:ascii="Times New Roman" w:hAnsi="Times New Roman" w:cs="Times New Roman"/>
          <w:color w:val="000000" w:themeColor="text1"/>
        </w:rPr>
        <w:t>protect</w:t>
      </w:r>
      <w:r w:rsidR="00031364" w:rsidRPr="001A7742">
        <w:rPr>
          <w:rFonts w:ascii="Times New Roman" w:hAnsi="Times New Roman" w:cs="Times New Roman"/>
          <w:color w:val="000000" w:themeColor="text1"/>
        </w:rPr>
        <w:t xml:space="preserve"> </w:t>
      </w:r>
      <w:r w:rsidR="00031364">
        <w:rPr>
          <w:rFonts w:ascii="Times New Roman" w:hAnsi="Times New Roman" w:cs="Times New Roman"/>
          <w:color w:val="000000" w:themeColor="text1"/>
        </w:rPr>
        <w:t xml:space="preserve">crop </w:t>
      </w:r>
      <w:r w:rsidRPr="001A7742">
        <w:rPr>
          <w:rFonts w:ascii="Times New Roman" w:hAnsi="Times New Roman" w:cs="Times New Roman"/>
          <w:color w:val="000000" w:themeColor="text1"/>
        </w:rPr>
        <w:t>yield</w:t>
      </w:r>
      <w:r w:rsidR="00031364">
        <w:rPr>
          <w:rFonts w:ascii="Times New Roman" w:hAnsi="Times New Roman" w:cs="Times New Roman"/>
          <w:color w:val="000000" w:themeColor="text1"/>
        </w:rPr>
        <w:t xml:space="preserve"> potential</w:t>
      </w:r>
      <w:r w:rsidRPr="001A7742">
        <w:rPr>
          <w:rFonts w:ascii="Times New Roman" w:hAnsi="Times New Roman" w:cs="Times New Roman"/>
          <w:color w:val="000000" w:themeColor="text1"/>
        </w:rPr>
        <w:t xml:space="preserve">. </w:t>
      </w:r>
      <w:r w:rsidR="00031364">
        <w:rPr>
          <w:rFonts w:ascii="Times New Roman" w:hAnsi="Times New Roman" w:cs="Times New Roman"/>
          <w:color w:val="000000" w:themeColor="text1"/>
        </w:rPr>
        <w:t>E</w:t>
      </w:r>
      <w:r w:rsidRPr="001A7742">
        <w:rPr>
          <w:rFonts w:ascii="Times New Roman" w:hAnsi="Times New Roman" w:cs="Times New Roman"/>
          <w:color w:val="000000" w:themeColor="text1"/>
        </w:rPr>
        <w:t xml:space="preserve">ffects </w:t>
      </w:r>
      <w:r w:rsidR="00031364">
        <w:rPr>
          <w:rFonts w:ascii="Times New Roman" w:hAnsi="Times New Roman" w:cs="Times New Roman"/>
          <w:color w:val="000000" w:themeColor="text1"/>
        </w:rPr>
        <w:t xml:space="preserve">of herbicides </w:t>
      </w:r>
      <w:r w:rsidRPr="001A7742">
        <w:rPr>
          <w:rFonts w:ascii="Times New Roman" w:hAnsi="Times New Roman" w:cs="Times New Roman"/>
          <w:color w:val="000000" w:themeColor="text1"/>
        </w:rPr>
        <w:t>on aboveground weedy vegetation are well documented</w:t>
      </w:r>
      <w:r w:rsidR="008A6633">
        <w:rPr>
          <w:rFonts w:ascii="Times New Roman" w:hAnsi="Times New Roman" w:cs="Times New Roman"/>
          <w:color w:val="000000" w:themeColor="text1"/>
        </w:rPr>
        <w:t>; by</w:t>
      </w:r>
      <w:r w:rsidRPr="001A7742">
        <w:rPr>
          <w:rFonts w:ascii="Times New Roman" w:hAnsi="Times New Roman" w:cs="Times New Roman"/>
          <w:color w:val="000000" w:themeColor="text1"/>
        </w:rPr>
        <w:t xml:space="preserve"> comparison, the influence of herbicide</w:t>
      </w:r>
      <w:r w:rsidR="00031364">
        <w:rPr>
          <w:rFonts w:ascii="Times New Roman" w:hAnsi="Times New Roman" w:cs="Times New Roman"/>
          <w:color w:val="000000" w:themeColor="text1"/>
        </w:rPr>
        <w:t>s</w:t>
      </w:r>
      <w:r w:rsidRPr="001A7742">
        <w:rPr>
          <w:rFonts w:ascii="Times New Roman" w:hAnsi="Times New Roman" w:cs="Times New Roman"/>
          <w:color w:val="000000" w:themeColor="text1"/>
        </w:rPr>
        <w:t xml:space="preserve"> on below-ground microbial communities is poorly understood. Given the importance of the soil microbiome for providing ecosystem services, understanding microbial responses to herbicide treatment is of pressing interest. In this study, we examine</w:t>
      </w:r>
      <w:r w:rsidR="003A06CE">
        <w:rPr>
          <w:rFonts w:ascii="Times New Roman" w:hAnsi="Times New Roman" w:cs="Times New Roman"/>
          <w:color w:val="000000" w:themeColor="text1"/>
        </w:rPr>
        <w:t>d</w:t>
      </w:r>
      <w:r w:rsidRPr="001A7742">
        <w:rPr>
          <w:rFonts w:ascii="Times New Roman" w:hAnsi="Times New Roman" w:cs="Times New Roman"/>
          <w:color w:val="000000" w:themeColor="text1"/>
        </w:rPr>
        <w:t xml:space="preserve"> the non-target effects of herbicide application by comparing three commonly used chemical herbicide</w:t>
      </w:r>
      <w:r w:rsidR="00D362EE">
        <w:rPr>
          <w:rFonts w:ascii="Times New Roman" w:hAnsi="Times New Roman" w:cs="Times New Roman"/>
          <w:color w:val="000000" w:themeColor="text1"/>
        </w:rPr>
        <w:t xml:space="preserve"> treatments</w:t>
      </w:r>
      <w:r w:rsidRPr="001A7742">
        <w:rPr>
          <w:rFonts w:ascii="Times New Roman" w:hAnsi="Times New Roman" w:cs="Times New Roman"/>
          <w:color w:val="000000" w:themeColor="text1"/>
        </w:rPr>
        <w:t xml:space="preserve"> </w:t>
      </w:r>
      <w:r w:rsidR="00D362EE">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glyphosate, dicamba, and a tank mix</w:t>
      </w:r>
      <w:r w:rsidR="00031364">
        <w:rPr>
          <w:rFonts w:ascii="Times New Roman" w:hAnsi="Times New Roman" w:cs="Times New Roman"/>
          <w:color w:val="000000" w:themeColor="text1"/>
        </w:rPr>
        <w:t>ture</w:t>
      </w:r>
      <w:r w:rsidRPr="001A7742">
        <w:rPr>
          <w:rFonts w:ascii="Times New Roman" w:hAnsi="Times New Roman" w:cs="Times New Roman"/>
          <w:color w:val="000000" w:themeColor="text1"/>
        </w:rPr>
        <w:t xml:space="preserve"> of atrazine </w:t>
      </w:r>
      <w:r w:rsidR="00031364">
        <w:rPr>
          <w:rFonts w:ascii="Times New Roman" w:hAnsi="Times New Roman" w:cs="Times New Roman"/>
          <w:color w:val="000000" w:themeColor="text1"/>
        </w:rPr>
        <w:t>plus</w:t>
      </w:r>
      <w:r w:rsidR="00031364"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mesotrione</w:t>
      </w:r>
      <w:proofErr w:type="spellEnd"/>
      <w:r w:rsidR="00D362EE">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 xml:space="preserve"> to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and non-treated controls. </w:t>
      </w:r>
      <w:r w:rsidR="00D362EE">
        <w:rPr>
          <w:rFonts w:ascii="Times New Roman" w:hAnsi="Times New Roman" w:cs="Times New Roman"/>
          <w:color w:val="000000" w:themeColor="text1"/>
        </w:rPr>
        <w:t>W</w:t>
      </w:r>
      <w:r w:rsidRPr="001A7742">
        <w:rPr>
          <w:rFonts w:ascii="Times New Roman" w:hAnsi="Times New Roman" w:cs="Times New Roman"/>
          <w:color w:val="000000" w:themeColor="text1"/>
        </w:rPr>
        <w:t xml:space="preserve">e assessed changes in soil microbial function, nutrient pools, and microbiome composition in </w:t>
      </w:r>
      <w:proofErr w:type="spellStart"/>
      <w:r w:rsidRPr="001A7742">
        <w:rPr>
          <w:rFonts w:ascii="Times New Roman" w:hAnsi="Times New Roman" w:cs="Times New Roman"/>
          <w:i/>
          <w:iCs/>
          <w:color w:val="000000" w:themeColor="text1"/>
        </w:rPr>
        <w:t>Zea</w:t>
      </w:r>
      <w:proofErr w:type="spellEnd"/>
      <w:r w:rsidRPr="001A7742">
        <w:rPr>
          <w:rFonts w:ascii="Times New Roman" w:hAnsi="Times New Roman" w:cs="Times New Roman"/>
          <w:i/>
          <w:iCs/>
          <w:color w:val="000000" w:themeColor="text1"/>
        </w:rPr>
        <w:t xml:space="preserve"> mays </w:t>
      </w:r>
      <w:r w:rsidRPr="001A7742">
        <w:rPr>
          <w:rFonts w:ascii="Times New Roman" w:hAnsi="Times New Roman" w:cs="Times New Roman"/>
          <w:color w:val="000000" w:themeColor="text1"/>
        </w:rPr>
        <w:t xml:space="preserve">over 20 days post-treatment. The examined herbicides were shown to have limited and transient effects on soil edaphic properties and microbial function. Changes in enzymatic activities, nutrient concentrations, and fungal community structure were predicted by weedy vegetation cover, but not weed removal treatment, suggesting that </w:t>
      </w:r>
      <w:r w:rsidR="00D362EE" w:rsidRPr="001A7742">
        <w:rPr>
          <w:rFonts w:ascii="Times New Roman" w:hAnsi="Times New Roman" w:cs="Times New Roman"/>
          <w:color w:val="000000" w:themeColor="text1"/>
        </w:rPr>
        <w:t>the</w:t>
      </w:r>
      <w:r w:rsidR="00D362EE">
        <w:rPr>
          <w:rFonts w:ascii="Times New Roman" w:hAnsi="Times New Roman" w:cs="Times New Roman"/>
          <w:color w:val="000000" w:themeColor="text1"/>
        </w:rPr>
        <w:t xml:space="preserve"> observed</w:t>
      </w:r>
      <w:r w:rsidR="00D362EE"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 xml:space="preserve">responses are indirectly mediated by herbicide application. Conversely, we show that weed removal treatment was a significant predictor of bacterial community composition and that chemical herbicide application resulted in homogenization of the bacterial community, a trend not observed in the non-treated and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controls. Together, our results suggest that chemical herbicide application has </w:t>
      </w:r>
      <w:r w:rsidR="00FC2F50" w:rsidRPr="001A7742">
        <w:rPr>
          <w:rFonts w:ascii="Times New Roman" w:hAnsi="Times New Roman" w:cs="Times New Roman"/>
          <w:color w:val="000000" w:themeColor="text1"/>
        </w:rPr>
        <w:t xml:space="preserve">a </w:t>
      </w:r>
      <w:r w:rsidRPr="001A7742">
        <w:rPr>
          <w:rFonts w:ascii="Times New Roman" w:hAnsi="Times New Roman" w:cs="Times New Roman"/>
          <w:color w:val="000000" w:themeColor="text1"/>
        </w:rPr>
        <w:t xml:space="preserve">limited effect on microbial diversity and function in agroecosystems. </w:t>
      </w:r>
      <w:r w:rsidRPr="00BD3099">
        <w:rPr>
          <w:rFonts w:ascii="Times New Roman" w:hAnsi="Times New Roman" w:cs="Times New Roman"/>
          <w:color w:val="000000" w:themeColor="text1"/>
        </w:rPr>
        <w:t>However, the trend of biotic homogenization in agroecosystems warrants further examination.</w:t>
      </w:r>
      <w:r w:rsidRPr="001A7742">
        <w:rPr>
          <w:rFonts w:ascii="Times New Roman" w:hAnsi="Times New Roman" w:cs="Times New Roman"/>
          <w:color w:val="000000" w:themeColor="text1"/>
        </w:rPr>
        <w:t xml:space="preserve"> </w:t>
      </w:r>
    </w:p>
    <w:p w14:paraId="0650F329" w14:textId="77777777" w:rsidR="00740E69" w:rsidRPr="001A7742" w:rsidRDefault="00740E69" w:rsidP="00205A4E">
      <w:pPr>
        <w:spacing w:line="480" w:lineRule="auto"/>
        <w:jc w:val="both"/>
        <w:rPr>
          <w:rFonts w:ascii="Times New Roman" w:eastAsia="Times New Roman" w:hAnsi="Times New Roman" w:cs="Times New Roman"/>
          <w:b/>
          <w:bCs/>
          <w:color w:val="222222"/>
        </w:rPr>
      </w:pPr>
      <w:r w:rsidRPr="001A7742">
        <w:rPr>
          <w:rFonts w:ascii="Times New Roman" w:hAnsi="Times New Roman" w:cs="Times New Roman"/>
        </w:rPr>
        <w:br w:type="page"/>
      </w:r>
      <w:r w:rsidRPr="001A7742">
        <w:rPr>
          <w:rFonts w:ascii="Times New Roman" w:eastAsia="Times New Roman" w:hAnsi="Times New Roman" w:cs="Times New Roman"/>
          <w:b/>
          <w:bCs/>
          <w:color w:val="222222"/>
        </w:rPr>
        <w:lastRenderedPageBreak/>
        <w:t>Introduction</w:t>
      </w:r>
    </w:p>
    <w:p w14:paraId="6A8D0FA2" w14:textId="0CA05770" w:rsidR="00740E69" w:rsidRPr="001A7742" w:rsidRDefault="00740E69" w:rsidP="00FD0671">
      <w:pPr>
        <w:shd w:val="clear" w:color="auto" w:fill="FFFFFF"/>
        <w:spacing w:before="100" w:beforeAutospacing="1" w:after="100" w:afterAutospacing="1" w:line="480" w:lineRule="auto"/>
        <w:jc w:val="both"/>
        <w:rPr>
          <w:rFonts w:ascii="Times New Roman" w:hAnsi="Times New Roman" w:cs="Times New Roman"/>
          <w:color w:val="000000" w:themeColor="text1"/>
        </w:rPr>
      </w:pPr>
      <w:r w:rsidRPr="001A7742">
        <w:rPr>
          <w:rFonts w:ascii="Times New Roman" w:eastAsia="Times New Roman" w:hAnsi="Times New Roman" w:cs="Times New Roman"/>
          <w:color w:val="222222"/>
        </w:rPr>
        <w:t xml:space="preserve">Genetically modified herbicide-resistant crops were introduced to the United States in 1996, prompting a shift in herbicide use patterns. </w:t>
      </w:r>
      <w:r w:rsidR="008A6633">
        <w:rPr>
          <w:rFonts w:ascii="Times New Roman" w:eastAsia="Times New Roman" w:hAnsi="Times New Roman" w:cs="Times New Roman"/>
          <w:color w:val="222222"/>
        </w:rPr>
        <w:t xml:space="preserve">Over this time, herbicide use intensity has increased significantly in the United States </w:t>
      </w:r>
      <w:r w:rsidR="008A6633" w:rsidRPr="008A6633">
        <w:rPr>
          <w:rFonts w:ascii="Times New Roman" w:eastAsia="Times New Roman" w:hAnsi="Times New Roman" w:cs="Times New Roman"/>
          <w:color w:val="000000"/>
        </w:rPr>
        <w:t>(1, 2)</w:t>
      </w:r>
      <w:r w:rsidRPr="001A7742">
        <w:rPr>
          <w:rFonts w:ascii="Times New Roman" w:hAnsi="Times New Roman" w:cs="Times New Roman"/>
          <w:color w:val="000000" w:themeColor="text1"/>
        </w:rPr>
        <w:t xml:space="preserve"> making these chemical compounds a staple in </w:t>
      </w:r>
      <w:r w:rsidR="009B2002" w:rsidRPr="001A7742">
        <w:rPr>
          <w:rFonts w:ascii="Times New Roman" w:hAnsi="Times New Roman" w:cs="Times New Roman"/>
          <w:color w:val="000000" w:themeColor="text1"/>
        </w:rPr>
        <w:t>conventional</w:t>
      </w:r>
      <w:r w:rsidRPr="001A7742">
        <w:rPr>
          <w:rFonts w:ascii="Times New Roman" w:hAnsi="Times New Roman" w:cs="Times New Roman"/>
          <w:color w:val="000000" w:themeColor="text1"/>
        </w:rPr>
        <w:t xml:space="preserve"> agriculture. In this way, producers remove unwanted vegetation </w:t>
      </w:r>
      <w:r w:rsidR="001A7742">
        <w:rPr>
          <w:rFonts w:ascii="Times New Roman" w:hAnsi="Times New Roman" w:cs="Times New Roman"/>
          <w:color w:val="000000" w:themeColor="text1"/>
        </w:rPr>
        <w:t>to</w:t>
      </w:r>
      <w:r w:rsidRPr="001A7742">
        <w:rPr>
          <w:rFonts w:ascii="Times New Roman" w:hAnsi="Times New Roman" w:cs="Times New Roman"/>
          <w:color w:val="000000" w:themeColor="text1"/>
        </w:rPr>
        <w:t xml:space="preserve"> reduce crop-weed competition </w:t>
      </w:r>
      <w:r w:rsidR="001A7742">
        <w:rPr>
          <w:rFonts w:ascii="Times New Roman" w:hAnsi="Times New Roman" w:cs="Times New Roman"/>
          <w:color w:val="000000" w:themeColor="text1"/>
        </w:rPr>
        <w:t>and</w:t>
      </w:r>
      <w:r w:rsidRPr="001A7742">
        <w:rPr>
          <w:rFonts w:ascii="Times New Roman" w:hAnsi="Times New Roman" w:cs="Times New Roman"/>
          <w:color w:val="000000" w:themeColor="text1"/>
        </w:rPr>
        <w:t xml:space="preserve"> optimize their systems for annual yield. However, the birth of the soil health movement has encouraged a new way of thinking about agriculture with a greater appreciation for long-term agroecosystem productivity</w:t>
      </w:r>
      <w:r w:rsidR="00C67A1D">
        <w:rPr>
          <w:rFonts w:ascii="Times New Roman" w:hAnsi="Times New Roman" w:cs="Times New Roman"/>
          <w:color w:val="000000" w:themeColor="text1"/>
        </w:rPr>
        <w:t xml:space="preserve"> and sustainability</w:t>
      </w:r>
      <w:r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shd w:val="clear" w:color="auto" w:fill="FFFFFF"/>
        </w:rPr>
        <w:t>With thi</w:t>
      </w:r>
      <w:r w:rsidR="008A6633">
        <w:rPr>
          <w:rFonts w:ascii="Times New Roman" w:hAnsi="Times New Roman" w:cs="Times New Roman"/>
          <w:color w:val="000000" w:themeColor="text1"/>
          <w:shd w:val="clear" w:color="auto" w:fill="FFFFFF"/>
        </w:rPr>
        <w:t>s</w:t>
      </w:r>
      <w:r w:rsidRPr="001A7742">
        <w:rPr>
          <w:rFonts w:ascii="Times New Roman" w:hAnsi="Times New Roman" w:cs="Times New Roman"/>
          <w:color w:val="000000" w:themeColor="text1"/>
          <w:shd w:val="clear" w:color="auto" w:fill="FFFFFF"/>
        </w:rPr>
        <w:t xml:space="preserve"> school of thought, researchers and producers alike are realizing the importance of considering the non-target effects that herbicide and other agricultural amendments</w:t>
      </w:r>
      <w:r w:rsidR="000E0ABD">
        <w:rPr>
          <w:rFonts w:ascii="Times New Roman" w:hAnsi="Times New Roman" w:cs="Times New Roman"/>
          <w:color w:val="000000" w:themeColor="text1"/>
          <w:shd w:val="clear" w:color="auto" w:fill="FFFFFF"/>
        </w:rPr>
        <w:t xml:space="preserve"> and practices</w:t>
      </w:r>
      <w:r w:rsidRPr="001A7742">
        <w:rPr>
          <w:rFonts w:ascii="Times New Roman" w:hAnsi="Times New Roman" w:cs="Times New Roman"/>
          <w:color w:val="000000" w:themeColor="text1"/>
          <w:shd w:val="clear" w:color="auto" w:fill="FFFFFF"/>
        </w:rPr>
        <w:t xml:space="preserve"> might have on soil and the ecosystem services that it provides </w:t>
      </w:r>
      <w:sdt>
        <w:sdtPr>
          <w:rPr>
            <w:rFonts w:ascii="Times New Roman" w:hAnsi="Times New Roman" w:cs="Times New Roman"/>
            <w:color w:val="000000"/>
            <w:shd w:val="clear" w:color="auto" w:fill="FFFFFF"/>
          </w:rPr>
          <w:tag w:val="MENDELEY_CITATION_v3_eyJjaXRhdGlvbklEIjoiTUVOREVMRVlfQ0lUQVRJT05fMWFlNDMyZGYtMGEyYi00ZDBiLWE1ZWYtNWNiMWZhNDk5ZWRlIiwicHJvcGVydGllcyI6eyJub3RlSW5kZXgiOjB9LCJpc0VkaXRlZCI6ZmFsc2UsIm1hbnVhbE92ZXJyaWRlIjp7ImNpdGVwcm9jVGV4dCI6IigxLCAy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"/>
          <w:id w:val="2070064263"/>
          <w:placeholder>
            <w:docPart w:val="DefaultPlaceholder_-1854013440"/>
          </w:placeholder>
        </w:sdtPr>
        <w:sdtEndPr>
          <w:rPr>
            <w:shd w:val="clear" w:color="auto" w:fill="auto"/>
          </w:rPr>
        </w:sdtEndPr>
        <w:sdtContent>
          <w:ins w:id="36" w:author="Custer, Gordon" w:date="2023-10-02T11:14:00Z">
            <w:r w:rsidR="008A6633" w:rsidRPr="008A6633">
              <w:rPr>
                <w:rFonts w:ascii="Times New Roman" w:hAnsi="Times New Roman" w:cs="Times New Roman"/>
                <w:color w:val="000000"/>
              </w:rPr>
              <w:t>(1, 2)</w:t>
            </w:r>
          </w:ins>
          <w:del w:id="37" w:author="Custer, Gordon" w:date="2023-10-02T11:14:00Z">
            <w:r w:rsidR="008A6633" w:rsidRPr="008A6633" w:rsidDel="008A6633">
              <w:rPr>
                <w:rFonts w:ascii="Times New Roman" w:hAnsi="Times New Roman" w:cs="Times New Roman"/>
                <w:color w:val="000000"/>
              </w:rPr>
              <w:delText>(3, 4)</w:delText>
            </w:r>
          </w:del>
        </w:sdtContent>
      </w:sdt>
      <w:r w:rsidRPr="001A7742">
        <w:rPr>
          <w:rFonts w:ascii="Times New Roman" w:hAnsi="Times New Roman" w:cs="Times New Roman"/>
          <w:color w:val="000000" w:themeColor="text1"/>
          <w:shd w:val="clear" w:color="auto" w:fill="FFFFFF"/>
        </w:rPr>
        <w:t>.</w:t>
      </w:r>
    </w:p>
    <w:p w14:paraId="409DAC58" w14:textId="7591CD56" w:rsidR="00740E69" w:rsidRPr="001A7742" w:rsidRDefault="00740E69" w:rsidP="00B3715C">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1A7742">
        <w:rPr>
          <w:rFonts w:ascii="Times New Roman" w:hAnsi="Times New Roman" w:cs="Times New Roman"/>
          <w:color w:val="000000" w:themeColor="text1"/>
        </w:rPr>
        <w:t xml:space="preserve">While commonly applied to control unwanted weeds, herbicides have the potential to affect the structure and function of the soil microbiome </w:t>
      </w:r>
      <w:sdt>
        <w:sdtPr>
          <w:rPr>
            <w:rFonts w:ascii="Times New Roman" w:hAnsi="Times New Roman" w:cs="Times New Roman"/>
            <w:color w:val="000000"/>
          </w:rPr>
          <w:tag w:val="MENDELEY_CITATION_v3_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IsImNvbnRhaW5lci10aXRsZS1zaG9ydCI6IlNvaWwgQmlvbCBCaW9jaGVt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LCJjb250YWluZXItdGl0bGUtc2hvcnQiOiI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LCJjb250YWluZXItdGl0bGUtc2hvcnQiOiIifSwidXJpcyI6WyJodHRwOi8vd3d3Lm1lbmRlbGV5LmNvbS9kb2N1bWVudHMvP3V1aWQ9YzNmNGMwZGYtMzcwZS00Zjg3LWE5NDYtYjU1YzlmNjIzMDM3Il0sImlzVGVtcG9yYXJ5IjpmYWxzZSwibGVnYWN5RGVza3RvcElkIjoiYzNmNGMwZGYtMzcwZS00Zjg3LWE5NDYtYjU1YzlmNjIzMDM3In1dfQ=="/>
          <w:id w:val="2063905829"/>
          <w:placeholder>
            <w:docPart w:val="DefaultPlaceholder_-1854013440"/>
          </w:placeholder>
        </w:sdtPr>
        <w:sdtContent>
          <w:ins w:id="38" w:author="Custer, Gordon" w:date="2023-10-02T11:14:00Z">
            <w:r w:rsidR="008A6633" w:rsidRPr="008A6633">
              <w:rPr>
                <w:rFonts w:ascii="Times New Roman" w:hAnsi="Times New Roman" w:cs="Times New Roman"/>
                <w:color w:val="000000"/>
              </w:rPr>
              <w:t>(1, 3–6)</w:t>
            </w:r>
          </w:ins>
          <w:del w:id="39" w:author="Custer, Gordon" w:date="2023-10-02T11:14:00Z">
            <w:r w:rsidR="008A6633" w:rsidRPr="008A6633" w:rsidDel="008A6633">
              <w:rPr>
                <w:rFonts w:ascii="Times New Roman" w:hAnsi="Times New Roman" w:cs="Times New Roman"/>
                <w:color w:val="000000"/>
              </w:rPr>
              <w:delText>(3, 5–8)</w:delText>
            </w:r>
          </w:del>
        </w:sdtContent>
      </w:sdt>
      <w:r w:rsidRPr="001A7742">
        <w:rPr>
          <w:rFonts w:ascii="Times New Roman" w:hAnsi="Times New Roman" w:cs="Times New Roman"/>
          <w:color w:val="000000" w:themeColor="text1"/>
        </w:rPr>
        <w:t xml:space="preserve">. The microbial components of agroecosystems provide countless benefits including plant growth promotion </w:t>
      </w:r>
      <w:sdt>
        <w:sdtPr>
          <w:rPr>
            <w:rFonts w:ascii="Times New Roman" w:hAnsi="Times New Roman" w:cs="Times New Roman"/>
            <w:color w:val="000000"/>
          </w:rPr>
          <w:tag w:val="MENDELEY_CITATION_v3_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"/>
          <w:id w:val="73555014"/>
          <w:placeholder>
            <w:docPart w:val="DefaultPlaceholder_-1854013440"/>
          </w:placeholder>
        </w:sdtPr>
        <w:sdtContent>
          <w:ins w:id="40" w:author="Custer, Gordon" w:date="2023-10-02T11:14:00Z">
            <w:r w:rsidR="008A6633" w:rsidRPr="008A6633">
              <w:rPr>
                <w:rFonts w:ascii="Times New Roman" w:hAnsi="Times New Roman" w:cs="Times New Roman"/>
                <w:color w:val="000000"/>
              </w:rPr>
              <w:t>(7)</w:t>
            </w:r>
          </w:ins>
          <w:del w:id="41" w:author="Custer, Gordon" w:date="2023-10-02T11:14:00Z">
            <w:r w:rsidR="008A6633" w:rsidRPr="008A6633" w:rsidDel="008A6633">
              <w:rPr>
                <w:rFonts w:ascii="Times New Roman" w:hAnsi="Times New Roman" w:cs="Times New Roman"/>
                <w:color w:val="000000"/>
              </w:rPr>
              <w:delText>(9)</w:delText>
            </w:r>
          </w:del>
        </w:sdtContent>
      </w:sdt>
      <w:r w:rsidRPr="001A7742">
        <w:rPr>
          <w:rFonts w:ascii="Times New Roman" w:hAnsi="Times New Roman" w:cs="Times New Roman"/>
          <w:color w:val="000000" w:themeColor="text1"/>
        </w:rPr>
        <w:t xml:space="preserve">, pathogen suppression </w:t>
      </w:r>
      <w:sdt>
        <w:sdtPr>
          <w:rPr>
            <w:rFonts w:ascii="Times New Roman" w:hAnsi="Times New Roman" w:cs="Times New Roman"/>
            <w:color w:val="000000"/>
          </w:rPr>
          <w:tag w:val="MENDELEY_CITATION_v3_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"/>
          <w:id w:val="-938222462"/>
          <w:placeholder>
            <w:docPart w:val="DefaultPlaceholder_-1854013440"/>
          </w:placeholder>
        </w:sdtPr>
        <w:sdtContent>
          <w:ins w:id="42" w:author="Custer, Gordon" w:date="2023-10-02T11:14:00Z">
            <w:r w:rsidR="008A6633" w:rsidRPr="008A6633">
              <w:rPr>
                <w:rFonts w:ascii="Times New Roman" w:hAnsi="Times New Roman" w:cs="Times New Roman"/>
                <w:color w:val="000000"/>
              </w:rPr>
              <w:t>(8)</w:t>
            </w:r>
          </w:ins>
          <w:del w:id="43" w:author="Custer, Gordon" w:date="2023-10-02T11:14:00Z">
            <w:r w:rsidR="008A6633" w:rsidRPr="008A6633" w:rsidDel="008A6633">
              <w:rPr>
                <w:rFonts w:ascii="Times New Roman" w:hAnsi="Times New Roman" w:cs="Times New Roman"/>
                <w:color w:val="000000"/>
              </w:rPr>
              <w:delText>(10)</w:delText>
            </w:r>
          </w:del>
        </w:sdtContent>
      </w:sdt>
      <w:r w:rsidRPr="001A7742">
        <w:rPr>
          <w:rFonts w:ascii="Times New Roman" w:hAnsi="Times New Roman" w:cs="Times New Roman"/>
          <w:color w:val="000000" w:themeColor="text1"/>
        </w:rPr>
        <w:t xml:space="preserve">, enhanced nutrient cycling </w:t>
      </w:r>
      <w:sdt>
        <w:sdtPr>
          <w:rPr>
            <w:rFonts w:ascii="Times New Roman" w:hAnsi="Times New Roman" w:cs="Times New Roman"/>
            <w:color w:val="000000"/>
          </w:rPr>
          <w:tag w:val="MENDELEY_CITATION_v3_eyJjaXRhdGlvbklEIjoiTUVOREVMRVlfQ0lUQVRJT05fNzY2YTliZDEtYWM5MC00NDA3LTg0NTItNjMyNzc3MmQxZjRhIiwicHJvcGVydGllcyI6eyJub3RlSW5kZXgiOjB9LCJpc0VkaXRlZCI6ZmFsc2UsIm1hbnVhbE92ZXJyaWRlIjp7ImNpdGVwcm9jVGV4dCI6Iig54oCTMTIpIiwiaXNNYW51YWxseU92ZXJyaWRkZW4iOmZhbHNlLCJtYW51YWxPdmVycmlkZVRleHQiOiIifS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"/>
          <w:id w:val="1469703316"/>
          <w:placeholder>
            <w:docPart w:val="DefaultPlaceholder_-1854013440"/>
          </w:placeholder>
        </w:sdtPr>
        <w:sdtContent>
          <w:ins w:id="44" w:author="Custer, Gordon" w:date="2023-10-02T11:14:00Z">
            <w:r w:rsidR="008A6633" w:rsidRPr="008A6633">
              <w:rPr>
                <w:rFonts w:ascii="Times New Roman" w:hAnsi="Times New Roman" w:cs="Times New Roman"/>
                <w:color w:val="000000"/>
              </w:rPr>
              <w:t>(9–12)</w:t>
            </w:r>
          </w:ins>
          <w:del w:id="45" w:author="Custer, Gordon" w:date="2023-10-02T11:14:00Z">
            <w:r w:rsidR="008A6633" w:rsidRPr="008A6633" w:rsidDel="008A6633">
              <w:rPr>
                <w:rFonts w:ascii="Times New Roman" w:hAnsi="Times New Roman" w:cs="Times New Roman"/>
                <w:color w:val="000000"/>
              </w:rPr>
              <w:delText>(11–14)</w:delText>
            </w:r>
          </w:del>
        </w:sdtContent>
      </w:sdt>
      <w:r w:rsidRPr="001A7742">
        <w:rPr>
          <w:rFonts w:ascii="Times New Roman" w:hAnsi="Times New Roman" w:cs="Times New Roman"/>
          <w:color w:val="000000" w:themeColor="text1"/>
        </w:rPr>
        <w:t>, as well as aggregate formation and maintenance of soil structure, thus contributing an estimated $330 to $500 per ha</w:t>
      </w:r>
      <w:r w:rsidR="000E0ABD">
        <w:rPr>
          <w:rFonts w:ascii="Times New Roman" w:hAnsi="Times New Roman" w:cs="Times New Roman"/>
          <w:color w:val="000000" w:themeColor="text1"/>
        </w:rPr>
        <w:t xml:space="preserve"> annually</w:t>
      </w:r>
      <w:r w:rsidRPr="001A7742">
        <w:rPr>
          <w:rFonts w:ascii="Times New Roman" w:hAnsi="Times New Roman" w:cs="Times New Roman"/>
          <w:color w:val="000000" w:themeColor="text1"/>
        </w:rPr>
        <w:t xml:space="preserve"> in ecosystem services </w:t>
      </w:r>
      <w:sdt>
        <w:sdtPr>
          <w:rPr>
            <w:rFonts w:ascii="Times New Roman" w:hAnsi="Times New Roman" w:cs="Times New Roman"/>
            <w:color w:val="000000"/>
          </w:rPr>
          <w:tag w:val="MENDELEY_CITATION_v3_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"/>
          <w:id w:val="-1023781211"/>
          <w:placeholder>
            <w:docPart w:val="DefaultPlaceholder_-1854013440"/>
          </w:placeholder>
        </w:sdtPr>
        <w:sdtContent>
          <w:ins w:id="46" w:author="Custer, Gordon" w:date="2023-10-02T11:14:00Z">
            <w:r w:rsidR="008A6633" w:rsidRPr="008A6633">
              <w:rPr>
                <w:rFonts w:ascii="Times New Roman" w:hAnsi="Times New Roman" w:cs="Times New Roman"/>
                <w:color w:val="000000"/>
              </w:rPr>
              <w:t>(13)</w:t>
            </w:r>
          </w:ins>
          <w:del w:id="47" w:author="Custer, Gordon" w:date="2023-10-02T11:14:00Z">
            <w:r w:rsidR="008A6633" w:rsidRPr="008A6633" w:rsidDel="008A6633">
              <w:rPr>
                <w:rFonts w:ascii="Times New Roman" w:hAnsi="Times New Roman" w:cs="Times New Roman"/>
                <w:color w:val="000000"/>
              </w:rPr>
              <w:delText>(15)</w:delText>
            </w:r>
          </w:del>
        </w:sdtContent>
      </w:sdt>
      <w:r w:rsidRPr="001A7742">
        <w:rPr>
          <w:rFonts w:ascii="Times New Roman" w:hAnsi="Times New Roman" w:cs="Times New Roman"/>
          <w:color w:val="000000" w:themeColor="text1"/>
        </w:rPr>
        <w:t xml:space="preserve">. Given their critical importance in agroecosystems, understanding how microbial communities respond to herbicide application is necessary to optimize agricultural systems for yield and sustainability. </w:t>
      </w:r>
    </w:p>
    <w:p w14:paraId="7BE9746C" w14:textId="13ED7647" w:rsidR="00740E69" w:rsidRPr="001A7742" w:rsidRDefault="00740E69" w:rsidP="00B21C95">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1A7742">
        <w:rPr>
          <w:rFonts w:ascii="Times New Roman" w:eastAsia="Times New Roman" w:hAnsi="Times New Roman" w:cs="Times New Roman"/>
          <w:color w:val="222222"/>
        </w:rPr>
        <w:t xml:space="preserve">Reviews aimed at understanding the effects of herbicide application on the soil microbiome reveal a lack of generalizable trends </w:t>
      </w:r>
      <w:sdt>
        <w:sdtPr>
          <w:rPr>
            <w:rFonts w:ascii="Times New Roman" w:eastAsia="Times New Roman" w:hAnsi="Times New Roman" w:cs="Times New Roman"/>
            <w:color w:val="000000"/>
          </w:rPr>
          <w:tag w:val="MENDELEY_CITATION_v3_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IsImNvbnRhaW5lci10aXRsZS1zaG9ydCI6Ii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LCJjb250YWluZXItdGl0bGUtc2hvcnQiOiIifSwidXJpcyI6WyJodHRwOi8vd3d3Lm1lbmRlbGV5LmNvbS9kb2N1bWVudHMvP3V1aWQ9MzBjOTE0NGItYmJjNi00NGU5LWIwNzEtZmNkYzAyMmJkYjg3Il0sImlzVGVtcG9yYXJ5IjpmYWxzZSwibGVnYWN5RGVza3RvcElkIjoiMzBjOTE0NGItYmJjNi00NGU5LWIwNzEtZmNkYzAyMmJkYjg3In1dfQ=="/>
          <w:id w:val="241146207"/>
          <w:placeholder>
            <w:docPart w:val="DefaultPlaceholder_-1854013440"/>
          </w:placeholder>
        </w:sdtPr>
        <w:sdtEndPr>
          <w:rPr>
            <w:rFonts w:eastAsiaTheme="minorHAnsi"/>
          </w:rPr>
        </w:sdtEndPr>
        <w:sdtContent>
          <w:ins w:id="48" w:author="Custer, Gordon" w:date="2023-10-02T11:14:00Z">
            <w:r w:rsidR="008A6633" w:rsidRPr="008A6633">
              <w:rPr>
                <w:rFonts w:ascii="Times New Roman" w:hAnsi="Times New Roman" w:cs="Times New Roman"/>
                <w:color w:val="000000"/>
              </w:rPr>
              <w:t>(4, 14–17)</w:t>
            </w:r>
          </w:ins>
          <w:del w:id="49" w:author="Custer, Gordon" w:date="2023-10-02T11:14:00Z">
            <w:r w:rsidR="008A6633" w:rsidRPr="008A6633" w:rsidDel="008A6633">
              <w:rPr>
                <w:rFonts w:ascii="Times New Roman" w:hAnsi="Times New Roman" w:cs="Times New Roman"/>
                <w:color w:val="000000"/>
              </w:rPr>
              <w:delText>(6, 16–19)</w:delText>
            </w:r>
          </w:del>
        </w:sdtContent>
      </w:sdt>
      <w:r w:rsidRPr="001A7742">
        <w:rPr>
          <w:rFonts w:ascii="Times New Roman" w:hAnsi="Times New Roman" w:cs="Times New Roman"/>
          <w:color w:val="000000" w:themeColor="text1"/>
        </w:rPr>
        <w:t xml:space="preserve"> </w:t>
      </w:r>
      <w:r w:rsidRPr="001A7742">
        <w:rPr>
          <w:rFonts w:ascii="Times New Roman" w:eastAsia="Times New Roman" w:hAnsi="Times New Roman" w:cs="Times New Roman"/>
          <w:color w:val="222222"/>
        </w:rPr>
        <w:t xml:space="preserve">and instead show that the consequences are dependent upon the characteristics of the soil, </w:t>
      </w:r>
      <w:r w:rsidR="00FC3548">
        <w:rPr>
          <w:rFonts w:ascii="Times New Roman" w:eastAsia="Times New Roman" w:hAnsi="Times New Roman" w:cs="Times New Roman"/>
          <w:color w:val="222222"/>
        </w:rPr>
        <w:t>vegetation</w:t>
      </w:r>
      <w:r w:rsidRPr="001A7742">
        <w:rPr>
          <w:rFonts w:ascii="Times New Roman" w:eastAsia="Times New Roman" w:hAnsi="Times New Roman" w:cs="Times New Roman"/>
          <w:color w:val="222222"/>
        </w:rPr>
        <w:t xml:space="preserve">, </w:t>
      </w:r>
      <w:r w:rsidR="00FC3548">
        <w:rPr>
          <w:rFonts w:ascii="Times New Roman" w:eastAsia="Times New Roman" w:hAnsi="Times New Roman" w:cs="Times New Roman"/>
          <w:color w:val="222222"/>
        </w:rPr>
        <w:t xml:space="preserve">herbicide </w:t>
      </w:r>
      <w:r w:rsidRPr="001A7742">
        <w:rPr>
          <w:rFonts w:ascii="Times New Roman" w:eastAsia="Times New Roman" w:hAnsi="Times New Roman" w:cs="Times New Roman"/>
          <w:color w:val="222222"/>
        </w:rPr>
        <w:t xml:space="preserve">application rate, and the </w:t>
      </w:r>
      <w:r w:rsidRPr="001A7742">
        <w:rPr>
          <w:rFonts w:ascii="Times New Roman" w:eastAsia="Times New Roman" w:hAnsi="Times New Roman" w:cs="Times New Roman"/>
          <w:color w:val="222222"/>
        </w:rPr>
        <w:lastRenderedPageBreak/>
        <w:t xml:space="preserve">herbicide’s mode of action </w:t>
      </w:r>
      <w:sdt>
        <w:sdtPr>
          <w:rPr>
            <w:rFonts w:ascii="Times New Roman" w:eastAsia="Times New Roman" w:hAnsi="Times New Roman" w:cs="Times New Roman"/>
            <w:color w:val="000000"/>
          </w:rPr>
          <w:tag w:val="MENDELEY_CITATION_v3_eyJjaXRhdGlvbklEIjoiTUVOREVMRVlfQ0lUQVRJT05fNjdiM2EwNTctODVjNS00ZjIxLWE0ODQtYzU3OTRiZTFmZjUwIiwicHJvcGVydGllcyI6eyJub3RlSW5kZXgiOjB9LCJpc0VkaXRlZCI6ZmFsc2UsIm1hbnVhbE92ZXJyaWRlIjp7ImNpdGVwcm9jVGV4dCI6IigxLCA0LCAxOCkiLCJpc01hbnVhbGx5T3ZlcnJpZGRlbiI6ZmFsc2UsIm1hbnVhbE92ZXJyaWRlVGV4dCI6IiJ9LCJjaXRhdGlvbkl0ZW1zIjpb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XX0="/>
          <w:id w:val="-2136324677"/>
          <w:placeholder>
            <w:docPart w:val="DefaultPlaceholder_-1854013440"/>
          </w:placeholder>
        </w:sdtPr>
        <w:sdtEndPr>
          <w:rPr>
            <w:rFonts w:eastAsiaTheme="minorHAnsi"/>
          </w:rPr>
        </w:sdtEndPr>
        <w:sdtContent>
          <w:ins w:id="50" w:author="Custer, Gordon" w:date="2023-10-02T11:14:00Z">
            <w:r w:rsidR="008A6633" w:rsidRPr="008A6633">
              <w:rPr>
                <w:rFonts w:ascii="Times New Roman" w:hAnsi="Times New Roman" w:cs="Times New Roman"/>
                <w:color w:val="000000"/>
              </w:rPr>
              <w:t>(1, 4, 18)</w:t>
            </w:r>
          </w:ins>
          <w:del w:id="51" w:author="Custer, Gordon" w:date="2023-10-02T11:14:00Z">
            <w:r w:rsidR="008A6633" w:rsidRPr="008A6633" w:rsidDel="008A6633">
              <w:rPr>
                <w:rFonts w:ascii="Times New Roman" w:hAnsi="Times New Roman" w:cs="Times New Roman"/>
                <w:color w:val="000000"/>
              </w:rPr>
              <w:delText>(3, 6, 20)</w:delText>
            </w:r>
          </w:del>
        </w:sdtContent>
      </w:sdt>
      <w:r w:rsidRPr="001A7742">
        <w:rPr>
          <w:rFonts w:ascii="Times New Roman" w:hAnsi="Times New Roman" w:cs="Times New Roman"/>
          <w:color w:val="000000" w:themeColor="text1"/>
        </w:rPr>
        <w:t>. Further complicating efforts to accurately model the influence of chemical intervention is the fact that herbicides indirectly affect the soil microbiome by changing vegetation cover, thus altering patterns of root exudation</w:t>
      </w:r>
      <w:r w:rsidRPr="001A7742">
        <w:rPr>
          <w:rFonts w:ascii="Times New Roman" w:eastAsia="Times New Roman" w:hAnsi="Times New Roman" w:cs="Times New Roman"/>
          <w:color w:val="222222"/>
        </w:rPr>
        <w:t xml:space="preserve"> </w:t>
      </w:r>
      <w:sdt>
        <w:sdtPr>
          <w:rPr>
            <w:rFonts w:ascii="Times New Roman" w:eastAsia="Times New Roman" w:hAnsi="Times New Roman" w:cs="Times New Roman"/>
            <w:color w:val="000000"/>
          </w:rPr>
          <w:tag w:val="MENDELEY_CITATION_v3_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"/>
          <w:id w:val="-282883901"/>
          <w:placeholder>
            <w:docPart w:val="DefaultPlaceholder_-1854013440"/>
          </w:placeholder>
        </w:sdtPr>
        <w:sdtEndPr>
          <w:rPr>
            <w:rFonts w:eastAsiaTheme="minorHAnsi"/>
          </w:rPr>
        </w:sdtEndPr>
        <w:sdtContent>
          <w:ins w:id="52" w:author="Custer, Gordon" w:date="2023-10-02T11:14:00Z">
            <w:r w:rsidR="008A6633" w:rsidRPr="008A6633">
              <w:rPr>
                <w:rFonts w:ascii="Times New Roman" w:hAnsi="Times New Roman" w:cs="Times New Roman"/>
                <w:color w:val="000000"/>
              </w:rPr>
              <w:t>(19)</w:t>
            </w:r>
          </w:ins>
          <w:del w:id="53" w:author="Custer, Gordon" w:date="2023-10-02T11:14:00Z">
            <w:r w:rsidR="008A6633" w:rsidRPr="008A6633" w:rsidDel="008A6633">
              <w:rPr>
                <w:rFonts w:ascii="Times New Roman" w:hAnsi="Times New Roman" w:cs="Times New Roman"/>
                <w:color w:val="000000"/>
              </w:rPr>
              <w:delText>(21)</w:delText>
            </w:r>
          </w:del>
        </w:sdtContent>
      </w:sdt>
      <w:r w:rsidRPr="001A7742">
        <w:rPr>
          <w:rFonts w:ascii="Times New Roman" w:hAnsi="Times New Roman" w:cs="Times New Roman"/>
          <w:color w:val="000000" w:themeColor="text1"/>
        </w:rPr>
        <w:t xml:space="preserve">. To better understand </w:t>
      </w:r>
      <w:r w:rsidR="00FC2F50" w:rsidRPr="001A7742">
        <w:rPr>
          <w:rFonts w:ascii="Times New Roman" w:hAnsi="Times New Roman" w:cs="Times New Roman"/>
          <w:color w:val="000000" w:themeColor="text1"/>
        </w:rPr>
        <w:t xml:space="preserve">the </w:t>
      </w:r>
      <w:r w:rsidRPr="001A7742">
        <w:rPr>
          <w:rFonts w:ascii="Times New Roman" w:hAnsi="Times New Roman" w:cs="Times New Roman"/>
          <w:color w:val="000000" w:themeColor="text1"/>
        </w:rPr>
        <w:t>short-term direct and indirect effects of chemical herbicide application on the soil microbiome, we compared three herbicide</w:t>
      </w:r>
      <w:r w:rsidR="00FC3548">
        <w:rPr>
          <w:rFonts w:ascii="Times New Roman" w:hAnsi="Times New Roman" w:cs="Times New Roman"/>
          <w:color w:val="000000" w:themeColor="text1"/>
        </w:rPr>
        <w:t xml:space="preserve"> treatments</w:t>
      </w:r>
      <w:r w:rsidRPr="001A7742">
        <w:rPr>
          <w:rFonts w:ascii="Times New Roman" w:hAnsi="Times New Roman" w:cs="Times New Roman"/>
          <w:color w:val="000000" w:themeColor="text1"/>
        </w:rPr>
        <w:t xml:space="preserve">, each with a unique mode of action (Table 1), along with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and non-treated controls. We hypothesized that each treatment would produce a unique response in microbiome structure and function due to differences in mode of action </w:t>
      </w:r>
      <w:sdt>
        <w:sdtPr>
          <w:rPr>
            <w:rFonts w:ascii="Times New Roman" w:hAnsi="Times New Roman" w:cs="Times New Roman"/>
            <w:color w:val="000000"/>
          </w:rPr>
          <w:tag w:val="MENDELEY_CITATION_v3_eyJjaXRhdGlvbklEIjoiTUVOREVMRVlfQ0lUQVRJT05fNzM0YWU5OTAtYmE3NS00OWFkLWEwYjUtNzFjODU0MGIwZTZlIiwicHJvcGVydGllcyI6eyJub3RlSW5kZXgiOjB9LCJpc0VkaXRlZCI6ZmFsc2UsIm1hbnVhbE92ZXJyaWRlIjp7ImNpdGVwcm9jVGV4dCI6Iigx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V19"/>
          <w:id w:val="-273937627"/>
          <w:placeholder>
            <w:docPart w:val="DefaultPlaceholder_-1854013440"/>
          </w:placeholder>
        </w:sdtPr>
        <w:sdtContent>
          <w:ins w:id="54" w:author="Custer, Gordon" w:date="2023-10-02T11:14:00Z">
            <w:r w:rsidR="008A6633" w:rsidRPr="008A6633">
              <w:rPr>
                <w:rFonts w:ascii="Times New Roman" w:hAnsi="Times New Roman" w:cs="Times New Roman"/>
                <w:color w:val="000000"/>
              </w:rPr>
              <w:t>(1)</w:t>
            </w:r>
          </w:ins>
          <w:del w:id="55" w:author="Custer, Gordon" w:date="2023-10-02T11:14:00Z">
            <w:r w:rsidR="008A6633" w:rsidRPr="008A6633" w:rsidDel="008A6633">
              <w:rPr>
                <w:rFonts w:ascii="Times New Roman" w:hAnsi="Times New Roman" w:cs="Times New Roman"/>
                <w:color w:val="000000"/>
              </w:rPr>
              <w:delText>(3)</w:delText>
            </w:r>
          </w:del>
        </w:sdtContent>
      </w:sdt>
      <w:r w:rsidRPr="001A7742">
        <w:rPr>
          <w:rFonts w:ascii="Times New Roman" w:hAnsi="Times New Roman" w:cs="Times New Roman"/>
          <w:color w:val="000000" w:themeColor="text1"/>
        </w:rPr>
        <w:t>. Specifically, p</w:t>
      </w:r>
      <w:r w:rsidRPr="001A7742">
        <w:rPr>
          <w:rFonts w:ascii="Times New Roman" w:hAnsi="Times New Roman" w:cs="Times New Roman"/>
        </w:rPr>
        <w:t xml:space="preserve">revious research has shown that the application of </w:t>
      </w:r>
      <w:r w:rsidRPr="001A7742">
        <w:rPr>
          <w:rFonts w:ascii="Times New Roman" w:hAnsi="Times New Roman" w:cs="Times New Roman"/>
          <w:noProof/>
        </w:rPr>
        <w:t xml:space="preserve">a </w:t>
      </w:r>
      <w:bookmarkStart w:id="56" w:name="OLE_LINK7"/>
      <w:r w:rsidRPr="001A7742">
        <w:rPr>
          <w:rFonts w:ascii="Times New Roman" w:hAnsi="Times New Roman" w:cs="Times New Roman"/>
          <w:noProof/>
        </w:rPr>
        <w:t xml:space="preserve">triazine </w:t>
      </w:r>
      <w:bookmarkEnd w:id="56"/>
      <w:r w:rsidRPr="001A7742">
        <w:rPr>
          <w:rFonts w:ascii="Times New Roman" w:hAnsi="Times New Roman" w:cs="Times New Roman"/>
          <w:noProof/>
        </w:rPr>
        <w:t xml:space="preserve">class of </w:t>
      </w:r>
      <w:r w:rsidR="00FC2F50" w:rsidRPr="001A7742">
        <w:rPr>
          <w:rFonts w:ascii="Times New Roman" w:hAnsi="Times New Roman" w:cs="Times New Roman"/>
          <w:noProof/>
        </w:rPr>
        <w:t>herbicides</w:t>
      </w:r>
      <w:r w:rsidRPr="001A7742">
        <w:rPr>
          <w:rFonts w:ascii="Times New Roman" w:hAnsi="Times New Roman" w:cs="Times New Roman"/>
          <w:noProof/>
        </w:rPr>
        <w:t xml:space="preserve"> (simazine) disrupts nitrogen cycling in agricultural soils by affecting ammonia oxidizers </w:t>
      </w:r>
      <w:sdt>
        <w:sdtPr>
          <w:rPr>
            <w:rFonts w:ascii="Times New Roman" w:hAnsi="Times New Roman" w:cs="Times New Roman"/>
            <w:noProof/>
            <w:color w:val="000000"/>
          </w:rPr>
          <w:tag w:val="MENDELEY_CITATION_v3_eyJjaXRhdGlvbklEIjoiTUVOREVMRVlfQ0lUQVRJT05fZTliMzczZTAtODE1My00NTc4LTlkOTAtMDA3ZWVjNTRjMjg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
          <w:id w:val="-1026093513"/>
          <w:placeholder>
            <w:docPart w:val="DefaultPlaceholder_-1854013440"/>
          </w:placeholder>
        </w:sdtPr>
        <w:sdtEndPr>
          <w:rPr>
            <w:noProof w:val="0"/>
          </w:rPr>
        </w:sdtEndPr>
        <w:sdtContent>
          <w:ins w:id="57" w:author="Custer, Gordon" w:date="2023-10-02T11:14:00Z">
            <w:r w:rsidR="008A6633" w:rsidRPr="008A6633">
              <w:rPr>
                <w:rFonts w:ascii="Times New Roman" w:hAnsi="Times New Roman" w:cs="Times New Roman"/>
                <w:color w:val="000000"/>
              </w:rPr>
              <w:t>(20)</w:t>
            </w:r>
          </w:ins>
          <w:del w:id="58" w:author="Custer, Gordon" w:date="2023-10-02T11:14:00Z">
            <w:r w:rsidR="008A6633" w:rsidRPr="008A6633" w:rsidDel="008A6633">
              <w:rPr>
                <w:rFonts w:ascii="Times New Roman" w:hAnsi="Times New Roman" w:cs="Times New Roman"/>
                <w:color w:val="000000"/>
              </w:rPr>
              <w:delText>(22)</w:delText>
            </w:r>
          </w:del>
        </w:sdtContent>
      </w:sdt>
      <w:r w:rsidRPr="001A7742">
        <w:rPr>
          <w:rFonts w:ascii="Times New Roman" w:hAnsi="Times New Roman" w:cs="Times New Roman"/>
          <w:noProof/>
        </w:rPr>
        <w:t>.</w:t>
      </w:r>
      <w:r w:rsidRPr="001A7742">
        <w:rPr>
          <w:rFonts w:ascii="Times New Roman" w:hAnsi="Times New Roman" w:cs="Times New Roman"/>
          <w:color w:val="000000" w:themeColor="text1"/>
        </w:rPr>
        <w:t xml:space="preserve"> With this, we hypothesized that the application of atrazine</w:t>
      </w:r>
      <w:r w:rsidR="00FC3548">
        <w:rPr>
          <w:rFonts w:ascii="Times New Roman" w:hAnsi="Times New Roman" w:cs="Times New Roman"/>
          <w:color w:val="000000" w:themeColor="text1"/>
        </w:rPr>
        <w:t xml:space="preserve"> plus </w:t>
      </w:r>
      <w:proofErr w:type="spellStart"/>
      <w:r w:rsidRPr="001A7742">
        <w:rPr>
          <w:rFonts w:ascii="Times New Roman" w:hAnsi="Times New Roman" w:cs="Times New Roman"/>
          <w:color w:val="000000" w:themeColor="text1"/>
        </w:rPr>
        <w:t>mesotrione</w:t>
      </w:r>
      <w:proofErr w:type="spellEnd"/>
      <w:r w:rsidRPr="001A7742">
        <w:rPr>
          <w:rFonts w:ascii="Times New Roman" w:hAnsi="Times New Roman" w:cs="Times New Roman"/>
          <w:color w:val="000000" w:themeColor="text1"/>
        </w:rPr>
        <w:t xml:space="preserve"> (a triazine herbicide</w:t>
      </w:r>
      <w:r w:rsidR="00FC3548">
        <w:rPr>
          <w:rFonts w:ascii="Times New Roman" w:hAnsi="Times New Roman" w:cs="Times New Roman"/>
          <w:color w:val="000000" w:themeColor="text1"/>
        </w:rPr>
        <w:t xml:space="preserve"> and a triketone herbicide</w:t>
      </w:r>
      <w:r w:rsidRPr="001A7742">
        <w:rPr>
          <w:rFonts w:ascii="Times New Roman" w:hAnsi="Times New Roman" w:cs="Times New Roman"/>
          <w:color w:val="000000" w:themeColor="text1"/>
        </w:rPr>
        <w:t xml:space="preserve">) would affect nitrogen (N) cycling microbes </w:t>
      </w:r>
      <w:sdt>
        <w:sdtPr>
          <w:rPr>
            <w:rFonts w:ascii="Times New Roman" w:hAnsi="Times New Roman" w:cs="Times New Roman"/>
            <w:color w:val="000000"/>
          </w:rPr>
          <w:tag w:val="MENDELEY_CITATION_v3_eyJjaXRhdGlvbklEIjoiTUVOREVMRVlfQ0lUQVRJT05fMDhiYzA0MzMtMTAzMS00OTczLWJiYjgtNzZlMjhkZGZkMzk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
          <w:id w:val="-1622063505"/>
          <w:placeholder>
            <w:docPart w:val="DefaultPlaceholder_-1854013440"/>
          </w:placeholder>
        </w:sdtPr>
        <w:sdtContent>
          <w:ins w:id="59" w:author="Custer, Gordon" w:date="2023-10-02T11:14:00Z">
            <w:r w:rsidR="008A6633" w:rsidRPr="008A6633">
              <w:rPr>
                <w:rFonts w:ascii="Times New Roman" w:hAnsi="Times New Roman" w:cs="Times New Roman"/>
                <w:color w:val="000000"/>
              </w:rPr>
              <w:t>(20)</w:t>
            </w:r>
          </w:ins>
          <w:del w:id="60" w:author="Custer, Gordon" w:date="2023-10-02T11:14:00Z">
            <w:r w:rsidR="008A6633" w:rsidRPr="008A6633" w:rsidDel="008A6633">
              <w:rPr>
                <w:rFonts w:ascii="Times New Roman" w:hAnsi="Times New Roman" w:cs="Times New Roman"/>
                <w:color w:val="000000"/>
              </w:rPr>
              <w:delText>(22)</w:delText>
            </w:r>
          </w:del>
        </w:sdtContent>
      </w:sdt>
      <w:r w:rsidRPr="001A7742">
        <w:rPr>
          <w:rFonts w:ascii="Times New Roman" w:hAnsi="Times New Roman" w:cs="Times New Roman"/>
        </w:rPr>
        <w:t xml:space="preserve">, resulting in significant shifts in N-pools and N-acquiring enzyme activities. Additionally, we hypothesized that the glyphosate and dicamba herbicide treatments would </w:t>
      </w:r>
      <w:ins w:id="61" w:author="Custer, Gordon" w:date="2024-01-08T12:56:00Z">
        <w:r w:rsidR="00E13060">
          <w:rPr>
            <w:rFonts w:ascii="Times New Roman" w:hAnsi="Times New Roman" w:cs="Times New Roman"/>
          </w:rPr>
          <w:t xml:space="preserve">negatively </w:t>
        </w:r>
      </w:ins>
      <w:r w:rsidRPr="001A7742">
        <w:rPr>
          <w:rFonts w:ascii="Times New Roman" w:hAnsi="Times New Roman" w:cs="Times New Roman"/>
        </w:rPr>
        <w:t xml:space="preserve">affect the soil microbiome by </w:t>
      </w:r>
      <w:commentRangeStart w:id="62"/>
      <w:r w:rsidRPr="001A7742">
        <w:rPr>
          <w:rFonts w:ascii="Times New Roman" w:hAnsi="Times New Roman" w:cs="Times New Roman"/>
        </w:rPr>
        <w:t xml:space="preserve">disrupting amino acid synthesis and signaling pathways </w:t>
      </w:r>
      <w:commentRangeEnd w:id="62"/>
      <w:r w:rsidR="000F2F8B">
        <w:rPr>
          <w:rStyle w:val="CommentReference"/>
        </w:rPr>
        <w:commentReference w:id="62"/>
      </w:r>
      <w:r w:rsidRPr="001A7742">
        <w:rPr>
          <w:rFonts w:ascii="Times New Roman" w:hAnsi="Times New Roman" w:cs="Times New Roman"/>
        </w:rPr>
        <w:t xml:space="preserve">present in both microbes and plants. </w:t>
      </w:r>
      <w:proofErr w:type="gramStart"/>
      <w:ins w:id="63" w:author="Custer, Gordon" w:date="2024-01-08T12:49:00Z">
        <w:r w:rsidR="00E13060">
          <w:rPr>
            <w:rFonts w:ascii="Times New Roman" w:hAnsi="Times New Roman" w:cs="Times New Roman"/>
          </w:rPr>
          <w:t>In particular, we</w:t>
        </w:r>
        <w:proofErr w:type="gramEnd"/>
        <w:r w:rsidR="00E13060">
          <w:rPr>
            <w:rFonts w:ascii="Times New Roman" w:hAnsi="Times New Roman" w:cs="Times New Roman"/>
          </w:rPr>
          <w:t xml:space="preserve"> expected</w:t>
        </w:r>
      </w:ins>
      <w:ins w:id="64" w:author="Custer, Gordon" w:date="2024-01-08T12:52:00Z">
        <w:r w:rsidR="00E13060">
          <w:rPr>
            <w:rFonts w:ascii="Times New Roman" w:hAnsi="Times New Roman" w:cs="Times New Roman"/>
          </w:rPr>
          <w:t xml:space="preserve"> to observe decreased</w:t>
        </w:r>
      </w:ins>
      <w:ins w:id="65" w:author="Custer, Gordon" w:date="2024-01-08T12:56:00Z">
        <w:r w:rsidR="00E13060">
          <w:rPr>
            <w:rFonts w:ascii="Times New Roman" w:hAnsi="Times New Roman" w:cs="Times New Roman"/>
          </w:rPr>
          <w:t xml:space="preserve"> enzymatic</w:t>
        </w:r>
      </w:ins>
      <w:ins w:id="66" w:author="Custer, Gordon" w:date="2024-01-08T12:52:00Z">
        <w:r w:rsidR="00E13060">
          <w:rPr>
            <w:rFonts w:ascii="Times New Roman" w:hAnsi="Times New Roman" w:cs="Times New Roman"/>
          </w:rPr>
          <w:t xml:space="preserve"> activities </w:t>
        </w:r>
      </w:ins>
      <w:ins w:id="67" w:author="Custer, Gordon" w:date="2024-01-08T12:56:00Z">
        <w:r w:rsidR="00E13060">
          <w:rPr>
            <w:rFonts w:ascii="Times New Roman" w:hAnsi="Times New Roman" w:cs="Times New Roman"/>
          </w:rPr>
          <w:t xml:space="preserve">following herbicide application </w:t>
        </w:r>
      </w:ins>
      <w:ins w:id="68" w:author="Custer, Gordon" w:date="2024-01-08T12:53:00Z">
        <w:r w:rsidR="00E13060">
          <w:rPr>
            <w:rFonts w:ascii="Times New Roman" w:hAnsi="Times New Roman" w:cs="Times New Roman"/>
          </w:rPr>
          <w:t>(RIAH et al. 2014</w:t>
        </w:r>
      </w:ins>
      <w:ins w:id="69" w:author="Custer, Gordon" w:date="2024-01-08T12:55:00Z">
        <w:r w:rsidR="00E13060">
          <w:rPr>
            <w:rFonts w:ascii="Times New Roman" w:hAnsi="Times New Roman" w:cs="Times New Roman"/>
          </w:rPr>
          <w:t>, TEJADA e</w:t>
        </w:r>
      </w:ins>
      <w:ins w:id="70" w:author="Custer, Gordon" w:date="2024-01-08T12:56:00Z">
        <w:r w:rsidR="00E13060">
          <w:rPr>
            <w:rFonts w:ascii="Times New Roman" w:hAnsi="Times New Roman" w:cs="Times New Roman"/>
          </w:rPr>
          <w:t xml:space="preserve"> </w:t>
        </w:r>
        <w:proofErr w:type="spellStart"/>
        <w:r w:rsidR="00E13060">
          <w:rPr>
            <w:rFonts w:ascii="Times New Roman" w:hAnsi="Times New Roman" w:cs="Times New Roman"/>
          </w:rPr>
          <w:t>tal</w:t>
        </w:r>
        <w:proofErr w:type="spellEnd"/>
        <w:r w:rsidR="00E13060">
          <w:rPr>
            <w:rFonts w:ascii="Times New Roman" w:hAnsi="Times New Roman" w:cs="Times New Roman"/>
          </w:rPr>
          <w:t xml:space="preserve">. </w:t>
        </w:r>
      </w:ins>
      <w:ins w:id="71" w:author="Custer, Gordon" w:date="2024-01-08T12:55:00Z">
        <w:r w:rsidR="00E13060">
          <w:rPr>
            <w:rFonts w:ascii="Times New Roman" w:hAnsi="Times New Roman" w:cs="Times New Roman"/>
          </w:rPr>
          <w:t>200</w:t>
        </w:r>
      </w:ins>
      <w:ins w:id="72" w:author="Custer, Gordon" w:date="2024-01-08T12:56:00Z">
        <w:r w:rsidR="00E13060">
          <w:rPr>
            <w:rFonts w:ascii="Times New Roman" w:hAnsi="Times New Roman" w:cs="Times New Roman"/>
          </w:rPr>
          <w:t>9</w:t>
        </w:r>
      </w:ins>
      <w:ins w:id="73" w:author="Custer, Gordon" w:date="2024-01-08T12:53:00Z">
        <w:r w:rsidR="00E13060">
          <w:rPr>
            <w:rFonts w:ascii="Times New Roman" w:hAnsi="Times New Roman" w:cs="Times New Roman"/>
          </w:rPr>
          <w:t>)</w:t>
        </w:r>
      </w:ins>
      <w:ins w:id="74" w:author="Custer, Gordon" w:date="2024-01-08T13:42:00Z">
        <w:r w:rsidR="008A0580">
          <w:rPr>
            <w:rFonts w:ascii="Times New Roman" w:hAnsi="Times New Roman" w:cs="Times New Roman"/>
          </w:rPr>
          <w:t>.</w:t>
        </w:r>
      </w:ins>
    </w:p>
    <w:p w14:paraId="462445E0" w14:textId="77777777" w:rsidR="00740E69" w:rsidRPr="001A7742"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Results</w:t>
      </w:r>
    </w:p>
    <w:p w14:paraId="789978EA" w14:textId="77777777" w:rsidR="00740E69" w:rsidRPr="001A7742" w:rsidRDefault="00740E69" w:rsidP="00205A4E">
      <w:pPr>
        <w:spacing w:line="480" w:lineRule="auto"/>
        <w:rPr>
          <w:rFonts w:ascii="Times New Roman" w:hAnsi="Times New Roman" w:cs="Times New Roman"/>
          <w:i/>
          <w:iCs/>
        </w:rPr>
      </w:pPr>
      <w:r w:rsidRPr="001A7742">
        <w:rPr>
          <w:rFonts w:ascii="Times New Roman" w:hAnsi="Times New Roman" w:cs="Times New Roman"/>
          <w:i/>
          <w:iCs/>
        </w:rPr>
        <w:t>Vegetation cover</w:t>
      </w:r>
    </w:p>
    <w:p w14:paraId="1B019A62" w14:textId="295EAAD5" w:rsidR="0092418B" w:rsidRPr="0092418B" w:rsidRDefault="0092418B" w:rsidP="00205A4E">
      <w:pPr>
        <w:spacing w:line="480" w:lineRule="auto"/>
        <w:rPr>
          <w:ins w:id="75" w:author="Custer, Gordon" w:date="2024-01-17T10:48:00Z"/>
          <w:rFonts w:ascii="Times New Roman" w:hAnsi="Times New Roman" w:cs="Times New Roman"/>
          <w:rPrChange w:id="76" w:author="Custer, Gordon" w:date="2024-01-17T10:48:00Z">
            <w:rPr>
              <w:ins w:id="77" w:author="Custer, Gordon" w:date="2024-01-17T10:48:00Z"/>
              <w:rFonts w:ascii="Times New Roman" w:hAnsi="Times New Roman" w:cs="Times New Roman"/>
              <w:highlight w:val="yellow"/>
            </w:rPr>
          </w:rPrChange>
        </w:rPr>
      </w:pPr>
      <w:ins w:id="78" w:author="Custer, Gordon" w:date="2024-01-17T10:48:00Z">
        <w:r w:rsidRPr="0092418B">
          <w:rPr>
            <w:rFonts w:ascii="Times New Roman" w:hAnsi="Times New Roman" w:cs="Times New Roman"/>
            <w:rPrChange w:id="79" w:author="Custer, Gordon" w:date="2024-01-17T10:48:00Z">
              <w:rPr>
                <w:rFonts w:ascii="Times New Roman" w:hAnsi="Times New Roman" w:cs="Times New Roman"/>
                <w:highlight w:val="yellow"/>
              </w:rPr>
            </w:rPrChange>
          </w:rPr>
          <w:t>At sampling time one (i.e., before treatment</w:t>
        </w:r>
        <w:r>
          <w:rPr>
            <w:rFonts w:ascii="Times New Roman" w:hAnsi="Times New Roman" w:cs="Times New Roman"/>
          </w:rPr>
          <w:t>)</w:t>
        </w:r>
        <w:r w:rsidRPr="0092418B">
          <w:rPr>
            <w:rFonts w:ascii="Times New Roman" w:hAnsi="Times New Roman" w:cs="Times New Roman"/>
            <w:rPrChange w:id="80" w:author="Custer, Gordon" w:date="2024-01-17T10:48:00Z">
              <w:rPr>
                <w:rFonts w:ascii="Times New Roman" w:hAnsi="Times New Roman" w:cs="Times New Roman"/>
                <w:highlight w:val="yellow"/>
              </w:rPr>
            </w:rPrChange>
          </w:rPr>
          <w:t xml:space="preserve">, </w:t>
        </w:r>
        <w:r>
          <w:rPr>
            <w:rFonts w:ascii="Times New Roman" w:hAnsi="Times New Roman" w:cs="Times New Roman"/>
          </w:rPr>
          <w:t xml:space="preserve">weedy vegetation </w:t>
        </w:r>
      </w:ins>
      <w:ins w:id="81" w:author="Custer, Gordon" w:date="2024-01-17T10:49:00Z">
        <w:r>
          <w:rPr>
            <w:rFonts w:ascii="Times New Roman" w:hAnsi="Times New Roman" w:cs="Times New Roman"/>
          </w:rPr>
          <w:t>cover was no</w:t>
        </w:r>
      </w:ins>
      <w:ins w:id="82" w:author="Custer, Gordon" w:date="2024-01-17T10:52:00Z">
        <w:r>
          <w:rPr>
            <w:rFonts w:ascii="Times New Roman" w:hAnsi="Times New Roman" w:cs="Times New Roman"/>
          </w:rPr>
          <w:t>t significantly</w:t>
        </w:r>
      </w:ins>
      <w:ins w:id="83" w:author="Custer, Gordon" w:date="2024-01-17T10:49:00Z">
        <w:r>
          <w:rPr>
            <w:rFonts w:ascii="Times New Roman" w:hAnsi="Times New Roman" w:cs="Times New Roman"/>
          </w:rPr>
          <w:t xml:space="preserve"> different across the treatment plots (p &gt; 0.9, F</w:t>
        </w:r>
      </w:ins>
      <w:ins w:id="84" w:author="Custer, Gordon" w:date="2024-01-17T10:51:00Z">
        <w:r>
          <w:rPr>
            <w:rFonts w:ascii="Times New Roman" w:hAnsi="Times New Roman" w:cs="Times New Roman"/>
            <w:vertAlign w:val="subscript"/>
          </w:rPr>
          <w:t>4</w:t>
        </w:r>
      </w:ins>
      <w:ins w:id="85" w:author="Custer, Gordon" w:date="2024-01-17T10:49:00Z">
        <w:r>
          <w:rPr>
            <w:rFonts w:ascii="Times New Roman" w:hAnsi="Times New Roman" w:cs="Times New Roman"/>
          </w:rPr>
          <w:t>,</w:t>
        </w:r>
        <w:r w:rsidRPr="0092418B">
          <w:rPr>
            <w:rFonts w:ascii="Times New Roman" w:hAnsi="Times New Roman" w:cs="Times New Roman"/>
            <w:vertAlign w:val="subscript"/>
            <w:rPrChange w:id="86" w:author="Custer, Gordon" w:date="2024-01-17T10:49:00Z">
              <w:rPr>
                <w:rFonts w:ascii="Times New Roman" w:hAnsi="Times New Roman" w:cs="Times New Roman"/>
              </w:rPr>
            </w:rPrChange>
          </w:rPr>
          <w:t>1</w:t>
        </w:r>
      </w:ins>
      <w:ins w:id="87" w:author="Custer, Gordon" w:date="2024-01-17T13:52:00Z">
        <w:r w:rsidR="00077100">
          <w:rPr>
            <w:rFonts w:ascii="Times New Roman" w:hAnsi="Times New Roman" w:cs="Times New Roman"/>
            <w:vertAlign w:val="subscript"/>
          </w:rPr>
          <w:t>2</w:t>
        </w:r>
      </w:ins>
      <w:ins w:id="88" w:author="Custer, Gordon" w:date="2024-01-17T10:49:00Z">
        <w:r>
          <w:rPr>
            <w:rFonts w:ascii="Times New Roman" w:hAnsi="Times New Roman" w:cs="Times New Roman"/>
          </w:rPr>
          <w:t xml:space="preserve"> = 0.2036). At sampling time</w:t>
        </w:r>
      </w:ins>
      <w:ins w:id="89" w:author="Custer, Gordon" w:date="2024-01-17T13:52:00Z">
        <w:r w:rsidR="00077100">
          <w:rPr>
            <w:rFonts w:ascii="Times New Roman" w:hAnsi="Times New Roman" w:cs="Times New Roman"/>
          </w:rPr>
          <w:t>s</w:t>
        </w:r>
      </w:ins>
      <w:ins w:id="90" w:author="Custer, Gordon" w:date="2024-01-17T10:49:00Z">
        <w:r>
          <w:rPr>
            <w:rFonts w:ascii="Times New Roman" w:hAnsi="Times New Roman" w:cs="Times New Roman"/>
          </w:rPr>
          <w:t xml:space="preserve"> two</w:t>
        </w:r>
      </w:ins>
      <w:ins w:id="91" w:author="Custer, Gordon" w:date="2024-01-17T13:52:00Z">
        <w:r w:rsidR="00077100">
          <w:rPr>
            <w:rFonts w:ascii="Times New Roman" w:hAnsi="Times New Roman" w:cs="Times New Roman"/>
          </w:rPr>
          <w:t xml:space="preserve"> and three</w:t>
        </w:r>
      </w:ins>
      <w:ins w:id="92" w:author="Custer, Gordon" w:date="2024-01-17T10:49:00Z">
        <w:r>
          <w:rPr>
            <w:rFonts w:ascii="Times New Roman" w:hAnsi="Times New Roman" w:cs="Times New Roman"/>
          </w:rPr>
          <w:t xml:space="preserve"> (i.e., </w:t>
        </w:r>
        <w:proofErr w:type="gramStart"/>
        <w:r>
          <w:rPr>
            <w:rFonts w:ascii="Times New Roman" w:hAnsi="Times New Roman" w:cs="Times New Roman"/>
          </w:rPr>
          <w:t xml:space="preserve">ten </w:t>
        </w:r>
      </w:ins>
      <w:ins w:id="93" w:author="Custer, Gordon" w:date="2024-01-17T13:52:00Z">
        <w:r w:rsidR="00077100">
          <w:rPr>
            <w:rFonts w:ascii="Times New Roman" w:hAnsi="Times New Roman" w:cs="Times New Roman"/>
          </w:rPr>
          <w:t>and twenty days</w:t>
        </w:r>
        <w:proofErr w:type="gramEnd"/>
        <w:r w:rsidR="00077100">
          <w:rPr>
            <w:rFonts w:ascii="Times New Roman" w:hAnsi="Times New Roman" w:cs="Times New Roman"/>
          </w:rPr>
          <w:t xml:space="preserve"> </w:t>
        </w:r>
      </w:ins>
      <w:ins w:id="94" w:author="Custer, Gordon" w:date="2024-01-17T10:49:00Z">
        <w:r>
          <w:rPr>
            <w:rFonts w:ascii="Times New Roman" w:hAnsi="Times New Roman" w:cs="Times New Roman"/>
          </w:rPr>
          <w:t>post-</w:t>
        </w:r>
      </w:ins>
      <w:ins w:id="95" w:author="Custer, Gordon" w:date="2024-01-17T10:50:00Z">
        <w:r>
          <w:rPr>
            <w:rFonts w:ascii="Times New Roman" w:hAnsi="Times New Roman" w:cs="Times New Roman"/>
          </w:rPr>
          <w:t>treatment</w:t>
        </w:r>
      </w:ins>
      <w:ins w:id="96" w:author="Custer, Gordon" w:date="2024-01-17T13:52:00Z">
        <w:r w:rsidR="00077100">
          <w:rPr>
            <w:rFonts w:ascii="Times New Roman" w:hAnsi="Times New Roman" w:cs="Times New Roman"/>
          </w:rPr>
          <w:t xml:space="preserve">, </w:t>
        </w:r>
        <w:proofErr w:type="spellStart"/>
        <w:r w:rsidR="00077100">
          <w:rPr>
            <w:rFonts w:ascii="Times New Roman" w:hAnsi="Times New Roman" w:cs="Times New Roman"/>
          </w:rPr>
          <w:t>respecitvely</w:t>
        </w:r>
      </w:ins>
      <w:proofErr w:type="spellEnd"/>
      <w:ins w:id="97" w:author="Custer, Gordon" w:date="2024-01-17T10:50:00Z">
        <w:r>
          <w:rPr>
            <w:rFonts w:ascii="Times New Roman" w:hAnsi="Times New Roman" w:cs="Times New Roman"/>
          </w:rPr>
          <w:t>), weed removal treatment</w:t>
        </w:r>
      </w:ins>
      <w:ins w:id="98" w:author="Custer, Gordon" w:date="2024-01-17T13:50:00Z">
        <w:r w:rsidR="00077100">
          <w:rPr>
            <w:rFonts w:ascii="Times New Roman" w:hAnsi="Times New Roman" w:cs="Times New Roman"/>
          </w:rPr>
          <w:t xml:space="preserve"> was a significant predictor of </w:t>
        </w:r>
      </w:ins>
      <w:ins w:id="99" w:author="Custer, Gordon" w:date="2024-01-17T13:51:00Z">
        <w:r w:rsidR="00077100">
          <w:rPr>
            <w:rFonts w:ascii="Times New Roman" w:hAnsi="Times New Roman" w:cs="Times New Roman"/>
          </w:rPr>
          <w:t xml:space="preserve">total </w:t>
        </w:r>
      </w:ins>
      <w:ins w:id="100" w:author="Custer, Gordon" w:date="2024-01-17T13:50:00Z">
        <w:r w:rsidR="00077100">
          <w:rPr>
            <w:rFonts w:ascii="Times New Roman" w:hAnsi="Times New Roman" w:cs="Times New Roman"/>
          </w:rPr>
          <w:t>weedy cover (p &lt; 0.001, F</w:t>
        </w:r>
        <w:r w:rsidR="00077100" w:rsidRPr="00077100">
          <w:rPr>
            <w:rFonts w:ascii="Times New Roman" w:hAnsi="Times New Roman" w:cs="Times New Roman"/>
            <w:vertAlign w:val="subscript"/>
            <w:rPrChange w:id="101" w:author="Custer, Gordon" w:date="2024-01-17T13:52:00Z">
              <w:rPr>
                <w:rFonts w:ascii="Times New Roman" w:hAnsi="Times New Roman" w:cs="Times New Roman"/>
              </w:rPr>
            </w:rPrChange>
          </w:rPr>
          <w:t>4,1</w:t>
        </w:r>
      </w:ins>
      <w:ins w:id="102" w:author="Custer, Gordon" w:date="2024-01-17T13:52:00Z">
        <w:r w:rsidR="00077100" w:rsidRPr="00077100">
          <w:rPr>
            <w:rFonts w:ascii="Times New Roman" w:hAnsi="Times New Roman" w:cs="Times New Roman"/>
            <w:vertAlign w:val="subscript"/>
            <w:rPrChange w:id="103" w:author="Custer, Gordon" w:date="2024-01-17T13:52:00Z">
              <w:rPr>
                <w:rFonts w:ascii="Times New Roman" w:hAnsi="Times New Roman" w:cs="Times New Roman"/>
              </w:rPr>
            </w:rPrChange>
          </w:rPr>
          <w:t>2</w:t>
        </w:r>
      </w:ins>
      <w:ins w:id="104" w:author="Custer, Gordon" w:date="2024-01-17T13:50:00Z">
        <w:r w:rsidR="00077100" w:rsidRPr="00077100">
          <w:rPr>
            <w:rFonts w:ascii="Times New Roman" w:hAnsi="Times New Roman" w:cs="Times New Roman"/>
            <w:vertAlign w:val="subscript"/>
            <w:rPrChange w:id="105" w:author="Custer, Gordon" w:date="2024-01-17T13:52:00Z">
              <w:rPr>
                <w:rFonts w:ascii="Times New Roman" w:hAnsi="Times New Roman" w:cs="Times New Roman"/>
              </w:rPr>
            </w:rPrChange>
          </w:rPr>
          <w:t xml:space="preserve"> </w:t>
        </w:r>
      </w:ins>
      <w:ins w:id="106" w:author="Custer, Gordon" w:date="2024-01-17T13:52:00Z">
        <w:r w:rsidR="00077100">
          <w:rPr>
            <w:rFonts w:ascii="Times New Roman" w:hAnsi="Times New Roman" w:cs="Times New Roman"/>
          </w:rPr>
          <w:t>&gt;</w:t>
        </w:r>
      </w:ins>
      <w:ins w:id="107" w:author="Custer, Gordon" w:date="2024-01-17T13:50:00Z">
        <w:r w:rsidR="00077100">
          <w:rPr>
            <w:rFonts w:ascii="Times New Roman" w:hAnsi="Times New Roman" w:cs="Times New Roman"/>
          </w:rPr>
          <w:t xml:space="preserve"> 19.903)</w:t>
        </w:r>
      </w:ins>
      <w:ins w:id="108" w:author="Custer, Gordon" w:date="2024-01-17T13:51:00Z">
        <w:r w:rsidR="00077100">
          <w:rPr>
            <w:rFonts w:ascii="Times New Roman" w:hAnsi="Times New Roman" w:cs="Times New Roman"/>
          </w:rPr>
          <w:t xml:space="preserve">. We show </w:t>
        </w:r>
      </w:ins>
      <w:ins w:id="109" w:author="Custer, Gordon" w:date="2024-01-17T13:50:00Z">
        <w:r w:rsidR="00077100">
          <w:rPr>
            <w:rFonts w:ascii="Times New Roman" w:hAnsi="Times New Roman" w:cs="Times New Roman"/>
          </w:rPr>
          <w:t xml:space="preserve">significant pairwise </w:t>
        </w:r>
      </w:ins>
      <w:ins w:id="110" w:author="Custer, Gordon" w:date="2024-01-17T10:50:00Z">
        <w:r>
          <w:rPr>
            <w:rFonts w:ascii="Times New Roman" w:hAnsi="Times New Roman" w:cs="Times New Roman"/>
          </w:rPr>
          <w:lastRenderedPageBreak/>
          <w:t>differ</w:t>
        </w:r>
      </w:ins>
      <w:ins w:id="111" w:author="Custer, Gordon" w:date="2024-01-17T10:52:00Z">
        <w:r>
          <w:rPr>
            <w:rFonts w:ascii="Times New Roman" w:hAnsi="Times New Roman" w:cs="Times New Roman"/>
          </w:rPr>
          <w:t>e</w:t>
        </w:r>
      </w:ins>
      <w:ins w:id="112" w:author="Custer, Gordon" w:date="2024-01-17T10:50:00Z">
        <w:r>
          <w:rPr>
            <w:rFonts w:ascii="Times New Roman" w:hAnsi="Times New Roman" w:cs="Times New Roman"/>
          </w:rPr>
          <w:t xml:space="preserve">nces </w:t>
        </w:r>
      </w:ins>
      <w:ins w:id="113" w:author="Custer, Gordon" w:date="2024-01-17T13:50:00Z">
        <w:r w:rsidR="00077100">
          <w:rPr>
            <w:rFonts w:ascii="Times New Roman" w:hAnsi="Times New Roman" w:cs="Times New Roman"/>
          </w:rPr>
          <w:t>among treatments</w:t>
        </w:r>
      </w:ins>
      <w:ins w:id="114" w:author="Custer, Gordon" w:date="2024-01-17T13:51:00Z">
        <w:r w:rsidR="00077100">
          <w:rPr>
            <w:rFonts w:ascii="Times New Roman" w:hAnsi="Times New Roman" w:cs="Times New Roman"/>
          </w:rPr>
          <w:t xml:space="preserve"> for both total weedy cover and the cover of individual weedy species. </w:t>
        </w:r>
      </w:ins>
      <w:ins w:id="115" w:author="Custer, Gordon" w:date="2024-01-17T13:52:00Z">
        <w:r w:rsidR="00077100">
          <w:rPr>
            <w:rFonts w:ascii="Times New Roman" w:hAnsi="Times New Roman" w:cs="Times New Roman"/>
          </w:rPr>
          <w:t>I</w:t>
        </w:r>
      </w:ins>
      <w:ins w:id="116" w:author="Custer, Gordon" w:date="2024-01-17T13:54:00Z">
        <w:r w:rsidR="00077100">
          <w:rPr>
            <w:rFonts w:ascii="Times New Roman" w:hAnsi="Times New Roman" w:cs="Times New Roman"/>
          </w:rPr>
          <w:t xml:space="preserve">n general, </w:t>
        </w:r>
      </w:ins>
      <w:ins w:id="117" w:author="Custer, Gordon" w:date="2024-01-17T13:53:00Z">
        <w:r w:rsidR="00077100">
          <w:rPr>
            <w:rFonts w:ascii="Times New Roman" w:hAnsi="Times New Roman" w:cs="Times New Roman"/>
          </w:rPr>
          <w:t xml:space="preserve">the non-treated plots </w:t>
        </w:r>
      </w:ins>
      <w:ins w:id="118" w:author="Custer, Gordon" w:date="2024-01-17T13:54:00Z">
        <w:r w:rsidR="00077100">
          <w:rPr>
            <w:rFonts w:ascii="Times New Roman" w:hAnsi="Times New Roman" w:cs="Times New Roman"/>
          </w:rPr>
          <w:t xml:space="preserve">had a higher % cover of total weedy vegetation as well as cover of redroot pigweed and common </w:t>
        </w:r>
        <w:proofErr w:type="spellStart"/>
        <w:r w:rsidR="00077100">
          <w:rPr>
            <w:rFonts w:ascii="Times New Roman" w:hAnsi="Times New Roman" w:cs="Times New Roman"/>
          </w:rPr>
          <w:t>lambsquarter</w:t>
        </w:r>
      </w:ins>
      <w:proofErr w:type="spellEnd"/>
      <w:ins w:id="119" w:author="Custer, Gordon" w:date="2024-01-17T13:55:00Z">
        <w:r w:rsidR="00077100">
          <w:rPr>
            <w:rFonts w:ascii="Times New Roman" w:hAnsi="Times New Roman" w:cs="Times New Roman"/>
          </w:rPr>
          <w:t xml:space="preserve"> (Figure 1)</w:t>
        </w:r>
      </w:ins>
      <w:ins w:id="120" w:author="Custer, Gordon" w:date="2024-01-17T13:54:00Z">
        <w:r w:rsidR="00077100">
          <w:rPr>
            <w:rFonts w:ascii="Times New Roman" w:hAnsi="Times New Roman" w:cs="Times New Roman"/>
          </w:rPr>
          <w:t xml:space="preserve">. </w:t>
        </w:r>
      </w:ins>
    </w:p>
    <w:p w14:paraId="32C0A158" w14:textId="02607BFD" w:rsidR="00740E69" w:rsidRPr="001A7742" w:rsidDel="00077100" w:rsidRDefault="00740E69" w:rsidP="00205A4E">
      <w:pPr>
        <w:spacing w:line="480" w:lineRule="auto"/>
        <w:rPr>
          <w:del w:id="121" w:author="Custer, Gordon" w:date="2024-01-17T13:56:00Z"/>
          <w:rFonts w:ascii="Times New Roman" w:hAnsi="Times New Roman" w:cs="Times New Roman"/>
          <w:color w:val="000000" w:themeColor="text1"/>
          <w:shd w:val="clear" w:color="auto" w:fill="FFFFFF"/>
        </w:rPr>
      </w:pPr>
      <w:del w:id="122" w:author="Custer, Gordon" w:date="2024-01-17T13:56:00Z">
        <w:r w:rsidRPr="00032A34" w:rsidDel="00077100">
          <w:rPr>
            <w:rFonts w:ascii="Times New Roman" w:hAnsi="Times New Roman" w:cs="Times New Roman"/>
            <w:highlight w:val="yellow"/>
            <w:rPrChange w:id="123" w:author="Custer, Gordon" w:date="2024-01-17T08:47:00Z">
              <w:rPr>
                <w:rFonts w:ascii="Times New Roman" w:hAnsi="Times New Roman" w:cs="Times New Roman"/>
              </w:rPr>
            </w:rPrChange>
          </w:rPr>
          <w:delText>Herbicide treatment reduced weedy vegetation cover at 10- and 20-days post-treatment (p &lt; 0.01, F</w:delText>
        </w:r>
        <w:r w:rsidRPr="00032A34" w:rsidDel="00077100">
          <w:rPr>
            <w:rFonts w:ascii="Times New Roman" w:hAnsi="Times New Roman" w:cs="Times New Roman"/>
            <w:highlight w:val="yellow"/>
            <w:vertAlign w:val="subscript"/>
            <w:rPrChange w:id="124" w:author="Custer, Gordon" w:date="2024-01-17T08:47:00Z">
              <w:rPr>
                <w:rFonts w:ascii="Times New Roman" w:hAnsi="Times New Roman" w:cs="Times New Roman"/>
                <w:vertAlign w:val="subscript"/>
              </w:rPr>
            </w:rPrChange>
          </w:rPr>
          <w:delText>4,15</w:delText>
        </w:r>
        <w:r w:rsidRPr="00032A34" w:rsidDel="00077100">
          <w:rPr>
            <w:rFonts w:ascii="Times New Roman" w:hAnsi="Times New Roman" w:cs="Times New Roman"/>
            <w:highlight w:val="yellow"/>
            <w:rPrChange w:id="125" w:author="Custer, Gordon" w:date="2024-01-17T08:47:00Z">
              <w:rPr>
                <w:rFonts w:ascii="Times New Roman" w:hAnsi="Times New Roman" w:cs="Times New Roman"/>
              </w:rPr>
            </w:rPrChange>
          </w:rPr>
          <w:delText xml:space="preserve"> &gt; 8.75). </w:delText>
        </w:r>
        <w:r w:rsidRPr="00032A34" w:rsidDel="00077100">
          <w:rPr>
            <w:rFonts w:ascii="Times New Roman" w:hAnsi="Times New Roman" w:cs="Times New Roman"/>
            <w:color w:val="000000" w:themeColor="text1"/>
            <w:highlight w:val="yellow"/>
            <w:shd w:val="clear" w:color="auto" w:fill="FFFFFF"/>
            <w:rPrChange w:id="126" w:author="Custer, Gordon" w:date="2024-01-17T08:47:00Z">
              <w:rPr>
                <w:rFonts w:ascii="Times New Roman" w:hAnsi="Times New Roman" w:cs="Times New Roman"/>
                <w:color w:val="000000" w:themeColor="text1"/>
                <w:shd w:val="clear" w:color="auto" w:fill="FFFFFF"/>
              </w:rPr>
            </w:rPrChange>
          </w:rPr>
          <w:delText>Specifically, chemical herbicide application reduced lamb’s quarter</w:delText>
        </w:r>
      </w:del>
      <w:ins w:id="127" w:author="akniss" w:date="2023-08-16T14:41:00Z">
        <w:del w:id="128" w:author="Custer, Gordon" w:date="2024-01-17T13:56:00Z">
          <w:r w:rsidR="00FC3548" w:rsidRPr="00032A34" w:rsidDel="00077100">
            <w:rPr>
              <w:rFonts w:ascii="Times New Roman" w:hAnsi="Times New Roman" w:cs="Times New Roman"/>
              <w:color w:val="000000" w:themeColor="text1"/>
              <w:highlight w:val="yellow"/>
              <w:shd w:val="clear" w:color="auto" w:fill="FFFFFF"/>
              <w:rPrChange w:id="129" w:author="Custer, Gordon" w:date="2024-01-17T08:47:00Z">
                <w:rPr>
                  <w:rFonts w:ascii="Times New Roman" w:hAnsi="Times New Roman" w:cs="Times New Roman"/>
                  <w:color w:val="000000" w:themeColor="text1"/>
                  <w:shd w:val="clear" w:color="auto" w:fill="FFFFFF"/>
                </w:rPr>
              </w:rPrChange>
            </w:rPr>
            <w:delText>common lambsquarters</w:delText>
          </w:r>
        </w:del>
      </w:ins>
      <w:del w:id="130" w:author="Custer, Gordon" w:date="2024-01-17T13:56:00Z">
        <w:r w:rsidRPr="00032A34" w:rsidDel="00077100">
          <w:rPr>
            <w:rFonts w:ascii="Times New Roman" w:hAnsi="Times New Roman" w:cs="Times New Roman"/>
            <w:color w:val="000000" w:themeColor="text1"/>
            <w:highlight w:val="yellow"/>
            <w:shd w:val="clear" w:color="auto" w:fill="FFFFFF"/>
            <w:rPrChange w:id="131" w:author="Custer, Gordon" w:date="2024-01-17T08:47:00Z">
              <w:rPr>
                <w:rFonts w:ascii="Times New Roman" w:hAnsi="Times New Roman" w:cs="Times New Roman"/>
                <w:color w:val="000000" w:themeColor="text1"/>
                <w:shd w:val="clear" w:color="auto" w:fill="FFFFFF"/>
              </w:rPr>
            </w:rPrChange>
          </w:rPr>
          <w:delText xml:space="preserve"> (</w:delText>
        </w:r>
        <w:r w:rsidRPr="00032A34" w:rsidDel="00077100">
          <w:rPr>
            <w:rFonts w:ascii="Times New Roman" w:hAnsi="Times New Roman" w:cs="Times New Roman"/>
            <w:i/>
            <w:iCs/>
            <w:color w:val="000000" w:themeColor="text1"/>
            <w:highlight w:val="yellow"/>
            <w:shd w:val="clear" w:color="auto" w:fill="FFFFFF"/>
            <w:rPrChange w:id="132" w:author="Custer, Gordon" w:date="2024-01-17T08:47:00Z">
              <w:rPr>
                <w:rFonts w:ascii="Times New Roman" w:hAnsi="Times New Roman" w:cs="Times New Roman"/>
                <w:i/>
                <w:iCs/>
                <w:color w:val="000000" w:themeColor="text1"/>
                <w:shd w:val="clear" w:color="auto" w:fill="FFFFFF"/>
              </w:rPr>
            </w:rPrChange>
          </w:rPr>
          <w:delText>Chenopodium album</w:delText>
        </w:r>
        <w:r w:rsidRPr="00032A34" w:rsidDel="00077100">
          <w:rPr>
            <w:rFonts w:ascii="Times New Roman" w:hAnsi="Times New Roman" w:cs="Times New Roman"/>
            <w:color w:val="000000" w:themeColor="text1"/>
            <w:highlight w:val="yellow"/>
            <w:shd w:val="clear" w:color="auto" w:fill="FFFFFF"/>
            <w:rPrChange w:id="133" w:author="Custer, Gordon" w:date="2024-01-17T08:47:00Z">
              <w:rPr>
                <w:rFonts w:ascii="Times New Roman" w:hAnsi="Times New Roman" w:cs="Times New Roman"/>
                <w:color w:val="000000" w:themeColor="text1"/>
                <w:shd w:val="clear" w:color="auto" w:fill="FFFFFF"/>
              </w:rPr>
            </w:rPrChange>
          </w:rPr>
          <w:delText>) and redroot pigweed (</w:delText>
        </w:r>
        <w:r w:rsidRPr="00032A34" w:rsidDel="00077100">
          <w:rPr>
            <w:rFonts w:ascii="Times New Roman" w:hAnsi="Times New Roman" w:cs="Times New Roman"/>
            <w:i/>
            <w:iCs/>
            <w:color w:val="000000" w:themeColor="text1"/>
            <w:highlight w:val="yellow"/>
            <w:shd w:val="clear" w:color="auto" w:fill="FFFFFF"/>
            <w:rPrChange w:id="134" w:author="Custer, Gordon" w:date="2024-01-17T08:47:00Z">
              <w:rPr>
                <w:rFonts w:ascii="Times New Roman" w:hAnsi="Times New Roman" w:cs="Times New Roman"/>
                <w:i/>
                <w:iCs/>
                <w:color w:val="000000" w:themeColor="text1"/>
                <w:shd w:val="clear" w:color="auto" w:fill="FFFFFF"/>
              </w:rPr>
            </w:rPrChange>
          </w:rPr>
          <w:delText>Amaranthus retroflexus</w:delText>
        </w:r>
        <w:r w:rsidRPr="00032A34" w:rsidDel="00077100">
          <w:rPr>
            <w:rFonts w:ascii="Times New Roman" w:hAnsi="Times New Roman" w:cs="Times New Roman"/>
            <w:color w:val="000000" w:themeColor="text1"/>
            <w:highlight w:val="yellow"/>
            <w:shd w:val="clear" w:color="auto" w:fill="FFFFFF"/>
            <w:rPrChange w:id="135" w:author="Custer, Gordon" w:date="2024-01-17T08:47:00Z">
              <w:rPr>
                <w:rFonts w:ascii="Times New Roman" w:hAnsi="Times New Roman" w:cs="Times New Roman"/>
                <w:color w:val="000000" w:themeColor="text1"/>
                <w:shd w:val="clear" w:color="auto" w:fill="FFFFFF"/>
              </w:rPr>
            </w:rPrChange>
          </w:rPr>
          <w:delText xml:space="preserve">) cover at 10- and 20-days post-application when compared to the nontreated plots (p &lt; 0.05). Handweeded plots experienced an initial decrease in weed cover relative to the non-treated plots (p &lt; 0.05). However, at 20 days post-treatment, there was no difference between the two control plots. </w:delText>
        </w:r>
      </w:del>
    </w:p>
    <w:p w14:paraId="22FA7C05" w14:textId="1A92ACDC" w:rsidR="00740E69" w:rsidRPr="001A7742" w:rsidRDefault="00035D74" w:rsidP="00205A4E">
      <w:pPr>
        <w:spacing w:line="480" w:lineRule="auto"/>
        <w:rPr>
          <w:rFonts w:ascii="Times New Roman" w:hAnsi="Times New Roman" w:cs="Times New Roman"/>
          <w:i/>
          <w:iCs/>
        </w:rPr>
      </w:pPr>
      <w:r>
        <w:rPr>
          <w:rFonts w:ascii="Times New Roman" w:hAnsi="Times New Roman" w:cs="Times New Roman"/>
          <w:i/>
          <w:iCs/>
        </w:rPr>
        <w:t>Soil p</w:t>
      </w:r>
      <w:r w:rsidR="00740E69" w:rsidRPr="001A7742">
        <w:rPr>
          <w:rFonts w:ascii="Times New Roman" w:hAnsi="Times New Roman" w:cs="Times New Roman"/>
          <w:i/>
          <w:iCs/>
        </w:rPr>
        <w:t>hysicochemical responses</w:t>
      </w:r>
    </w:p>
    <w:p w14:paraId="7E74977E" w14:textId="1ACB4A59" w:rsidR="00740E69" w:rsidRPr="001A7742" w:rsidRDefault="00740E69" w:rsidP="00205A4E">
      <w:pPr>
        <w:spacing w:line="480" w:lineRule="auto"/>
        <w:rPr>
          <w:rFonts w:ascii="Times New Roman" w:hAnsi="Times New Roman" w:cs="Times New Roman"/>
        </w:rPr>
      </w:pPr>
      <w:r w:rsidRPr="001A7742">
        <w:rPr>
          <w:rFonts w:ascii="Times New Roman" w:hAnsi="Times New Roman" w:cs="Times New Roman"/>
        </w:rPr>
        <w:t>Before treatment, no differences in edaphic conditions were detected across our plots (Supplementary Table A</w:t>
      </w:r>
      <w:ins w:id="136" w:author="Custer, Gordon" w:date="2023-10-04T12:17:00Z">
        <w:r w:rsidR="0007149E">
          <w:rPr>
            <w:rFonts w:ascii="Times New Roman" w:hAnsi="Times New Roman" w:cs="Times New Roman"/>
          </w:rPr>
          <w:t>1</w:t>
        </w:r>
      </w:ins>
      <w:del w:id="137" w:author="Custer, Gordon" w:date="2023-10-04T12:16:00Z">
        <w:r w:rsidRPr="001A7742" w:rsidDel="0007149E">
          <w:rPr>
            <w:rFonts w:ascii="Times New Roman" w:hAnsi="Times New Roman" w:cs="Times New Roman"/>
          </w:rPr>
          <w:delText>1</w:delText>
        </w:r>
      </w:del>
      <w:r w:rsidRPr="001A7742">
        <w:rPr>
          <w:rFonts w:ascii="Times New Roman" w:hAnsi="Times New Roman" w:cs="Times New Roman"/>
        </w:rPr>
        <w:t xml:space="preserve">). Weed removal treatment (i.e., chemical herbicide or </w:t>
      </w:r>
      <w:proofErr w:type="spellStart"/>
      <w:r w:rsidRPr="001A7742">
        <w:rPr>
          <w:rFonts w:ascii="Times New Roman" w:hAnsi="Times New Roman" w:cs="Times New Roman"/>
        </w:rPr>
        <w:t>handweeded</w:t>
      </w:r>
      <w:proofErr w:type="spellEnd"/>
      <w:r w:rsidRPr="001A7742">
        <w:rPr>
          <w:rFonts w:ascii="Times New Roman" w:hAnsi="Times New Roman" w:cs="Times New Roman"/>
        </w:rPr>
        <w:t xml:space="preserve">) was a significant predictor of nitrate and total inorganic N content at both post-treatment sampling points (p &lt; 0.05), with total weedy vegetation significant only at the 20-day sampling time (Supplementary Table A2). Glyphosate-treated plots were found to have higher levels of nitrate and total inorganic N than the </w:t>
      </w:r>
      <w:proofErr w:type="spellStart"/>
      <w:r w:rsidRPr="001A7742">
        <w:rPr>
          <w:rFonts w:ascii="Times New Roman" w:hAnsi="Times New Roman" w:cs="Times New Roman"/>
        </w:rPr>
        <w:t>handweeded</w:t>
      </w:r>
      <w:proofErr w:type="spellEnd"/>
      <w:r w:rsidRPr="001A7742">
        <w:rPr>
          <w:rFonts w:ascii="Times New Roman" w:hAnsi="Times New Roman" w:cs="Times New Roman"/>
        </w:rPr>
        <w:t xml:space="preserve"> plots at both post-treatment sampling points (p &lt; 0.05) (Supplementary Table </w:t>
      </w:r>
      <w:r w:rsidR="00601030" w:rsidRPr="001A7742">
        <w:rPr>
          <w:rFonts w:ascii="Times New Roman" w:hAnsi="Times New Roman" w:cs="Times New Roman"/>
        </w:rPr>
        <w:t>A</w:t>
      </w:r>
      <w:ins w:id="138" w:author="Custer, Gordon" w:date="2023-10-04T12:20:00Z">
        <w:r w:rsidR="006C1560">
          <w:rPr>
            <w:rFonts w:ascii="Times New Roman" w:hAnsi="Times New Roman" w:cs="Times New Roman"/>
          </w:rPr>
          <w:t>3</w:t>
        </w:r>
      </w:ins>
      <w:del w:id="139" w:author="Custer, Gordon" w:date="2023-10-04T12:20:00Z">
        <w:r w:rsidR="00601030" w:rsidDel="006C1560">
          <w:rPr>
            <w:rFonts w:ascii="Times New Roman" w:hAnsi="Times New Roman" w:cs="Times New Roman"/>
          </w:rPr>
          <w:delText>1</w:delText>
        </w:r>
      </w:del>
      <w:r w:rsidRPr="001A7742">
        <w:rPr>
          <w:rFonts w:ascii="Times New Roman" w:hAnsi="Times New Roman" w:cs="Times New Roman"/>
        </w:rPr>
        <w:t xml:space="preserve">).  </w:t>
      </w:r>
    </w:p>
    <w:p w14:paraId="59E4A825" w14:textId="5D7E1A81" w:rsidR="00740E69" w:rsidRPr="001A7742" w:rsidRDefault="00740E69" w:rsidP="00E026C6">
      <w:pPr>
        <w:spacing w:line="480" w:lineRule="auto"/>
        <w:ind w:firstLine="36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When examining how our edaphic variables changed over time within a single weed removal treatment, multiple differences were observed, including </w:t>
      </w:r>
      <w:r w:rsidRPr="008A6633">
        <w:rPr>
          <w:rFonts w:ascii="Times New Roman" w:hAnsi="Times New Roman" w:cs="Times New Roman"/>
          <w:color w:val="000000" w:themeColor="text1"/>
          <w:highlight w:val="yellow"/>
          <w:shd w:val="clear" w:color="auto" w:fill="FFFFFF"/>
        </w:rPr>
        <w:t>nitrate, nitrite</w:t>
      </w:r>
      <w:r w:rsidRPr="001A7742">
        <w:rPr>
          <w:rFonts w:ascii="Times New Roman" w:hAnsi="Times New Roman" w:cs="Times New Roman"/>
          <w:color w:val="000000" w:themeColor="text1"/>
          <w:shd w:val="clear" w:color="auto" w:fill="FFFFFF"/>
        </w:rPr>
        <w:t xml:space="preserve">, ammonium, total inorganic N, phosphate, calcium, magnesium, pH, EC, and gravimetric </w:t>
      </w:r>
      <w:commentRangeStart w:id="140"/>
      <w:r w:rsidR="003932AF">
        <w:rPr>
          <w:rFonts w:ascii="Times New Roman" w:hAnsi="Times New Roman" w:cs="Times New Roman"/>
          <w:color w:val="000000" w:themeColor="text1"/>
          <w:shd w:val="clear" w:color="auto" w:fill="FFFFFF"/>
        </w:rPr>
        <w:t>water</w:t>
      </w:r>
      <w:commentRangeEnd w:id="140"/>
      <w:r w:rsidR="003932AF">
        <w:rPr>
          <w:rStyle w:val="CommentReference"/>
        </w:rPr>
        <w:commentReference w:id="140"/>
      </w:r>
      <w:r w:rsidR="003932AF"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content (p &lt; 0.05) (Supplementary Table B1). Pairwise comparisons showed the pre-treatment sampling point to have the highest levels of nitrate, total inorganic N, calcium, and magnesium, though only nitrate and inorganic N were statistically significant (p &lt; 0.05) (Supplementary </w:t>
      </w:r>
      <w:commentRangeStart w:id="141"/>
      <w:r w:rsidRPr="001A7742">
        <w:rPr>
          <w:rFonts w:ascii="Times New Roman" w:hAnsi="Times New Roman" w:cs="Times New Roman"/>
          <w:color w:val="000000" w:themeColor="text1"/>
          <w:shd w:val="clear" w:color="auto" w:fill="FFFFFF"/>
        </w:rPr>
        <w:t>Tables B2 and B3</w:t>
      </w:r>
      <w:commentRangeEnd w:id="141"/>
      <w:r w:rsidR="00601030">
        <w:rPr>
          <w:rStyle w:val="CommentReference"/>
        </w:rPr>
        <w:commentReference w:id="141"/>
      </w:r>
      <w:r w:rsidRPr="001A7742">
        <w:rPr>
          <w:rFonts w:ascii="Times New Roman" w:hAnsi="Times New Roman" w:cs="Times New Roman"/>
          <w:color w:val="000000" w:themeColor="text1"/>
          <w:shd w:val="clear" w:color="auto" w:fill="FFFFFF"/>
        </w:rPr>
        <w:t xml:space="preserve">). In all plots, gravimetric </w:t>
      </w:r>
      <w:del w:id="142" w:author="Custer, Gordon" w:date="2024-01-05T12:35:00Z">
        <w:r w:rsidRPr="001A7742" w:rsidDel="00B52BF6">
          <w:rPr>
            <w:rFonts w:ascii="Times New Roman" w:hAnsi="Times New Roman" w:cs="Times New Roman"/>
            <w:color w:val="000000" w:themeColor="text1"/>
            <w:shd w:val="clear" w:color="auto" w:fill="FFFFFF"/>
          </w:rPr>
          <w:delText xml:space="preserve">moisture </w:delText>
        </w:r>
      </w:del>
      <w:ins w:id="143" w:author="Custer, Gordon" w:date="2024-01-05T12:35:00Z">
        <w:r w:rsidR="00B52BF6">
          <w:rPr>
            <w:rFonts w:ascii="Times New Roman" w:hAnsi="Times New Roman" w:cs="Times New Roman"/>
            <w:color w:val="000000" w:themeColor="text1"/>
            <w:shd w:val="clear" w:color="auto" w:fill="FFFFFF"/>
          </w:rPr>
          <w:t>water</w:t>
        </w:r>
        <w:r w:rsidR="00B52BF6"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content increased over the 20-day sampling period (p&lt;0.05). Across all treatment and sampling times, the concentration of nitrate was found to be negatively correlated with total vegetation cover, redroot pigweed cover, and lamb’s quarter cover (p &lt; 0.05, r &lt; -0.14). </w:t>
      </w:r>
      <w:commentRangeStart w:id="144"/>
      <w:r w:rsidRPr="001A7742">
        <w:rPr>
          <w:rFonts w:ascii="Times New Roman" w:hAnsi="Times New Roman" w:cs="Times New Roman"/>
          <w:color w:val="000000" w:themeColor="text1"/>
          <w:shd w:val="clear" w:color="auto" w:fill="FFFFFF"/>
        </w:rPr>
        <w:t>Ammonium</w:t>
      </w:r>
      <w:commentRangeEnd w:id="144"/>
      <w:r w:rsidR="00601030">
        <w:rPr>
          <w:rStyle w:val="CommentReference"/>
        </w:rPr>
        <w:commentReference w:id="144"/>
      </w:r>
      <w:r w:rsidRPr="001A7742">
        <w:rPr>
          <w:rFonts w:ascii="Times New Roman" w:hAnsi="Times New Roman" w:cs="Times New Roman"/>
          <w:color w:val="000000" w:themeColor="text1"/>
          <w:shd w:val="clear" w:color="auto" w:fill="FFFFFF"/>
        </w:rPr>
        <w:t xml:space="preserve">, calcium, and magnesium showed the opposite trend and were positively correlated with total vegetation and redroot pigweed cover (p &lt; 0.01, r &gt; 0.19). Only </w:t>
      </w:r>
      <w:r w:rsidRPr="001A7742">
        <w:rPr>
          <w:rFonts w:ascii="Times New Roman" w:hAnsi="Times New Roman" w:cs="Times New Roman"/>
          <w:color w:val="000000" w:themeColor="text1"/>
          <w:shd w:val="clear" w:color="auto" w:fill="FFFFFF"/>
        </w:rPr>
        <w:lastRenderedPageBreak/>
        <w:t>redroot pigweed produced a significant correlation between vegetation cover and phosphate concentration (p &lt; 0.001, r = -0.25).</w:t>
      </w:r>
    </w:p>
    <w:p w14:paraId="34137885" w14:textId="77777777" w:rsidR="00740E69" w:rsidRPr="001A7742" w:rsidRDefault="00740E69" w:rsidP="00205A4E">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Extracellular enzyme responses</w:t>
      </w:r>
    </w:p>
    <w:p w14:paraId="6A03616D" w14:textId="20A8A835" w:rsidR="00740E69" w:rsidRPr="001A7742" w:rsidRDefault="00740E69" w:rsidP="00205A4E">
      <w:pPr>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shd w:val="clear" w:color="auto" w:fill="FFFFFF"/>
        </w:rPr>
        <w:t>We report no significant differences in total enzymatic profiles among treatments at any of the sampling times (p &gt; 0.25, F</w:t>
      </w:r>
      <w:r w:rsidRPr="001A7742">
        <w:rPr>
          <w:rFonts w:ascii="Times New Roman" w:hAnsi="Times New Roman" w:cs="Times New Roman"/>
          <w:color w:val="000000" w:themeColor="text1"/>
          <w:shd w:val="clear" w:color="auto" w:fill="FFFFFF"/>
          <w:vertAlign w:val="subscript"/>
        </w:rPr>
        <w:t>4,14</w:t>
      </w:r>
      <w:r w:rsidRPr="001A7742">
        <w:rPr>
          <w:rFonts w:ascii="Times New Roman" w:hAnsi="Times New Roman" w:cs="Times New Roman"/>
          <w:color w:val="000000" w:themeColor="text1"/>
          <w:shd w:val="clear" w:color="auto" w:fill="FFFFFF"/>
        </w:rPr>
        <w:t xml:space="preserve"> &lt; 1.261, R</w:t>
      </w:r>
      <w:r w:rsidRPr="001A7742">
        <w:rPr>
          <w:rFonts w:ascii="Times New Roman" w:hAnsi="Times New Roman" w:cs="Times New Roman"/>
          <w:color w:val="000000" w:themeColor="text1"/>
          <w:shd w:val="clear" w:color="auto" w:fill="FFFFFF"/>
          <w:vertAlign w:val="superscript"/>
        </w:rPr>
        <w:t xml:space="preserve">2 </w:t>
      </w:r>
      <w:r w:rsidRPr="001A7742">
        <w:rPr>
          <w:rFonts w:ascii="Times New Roman" w:hAnsi="Times New Roman" w:cs="Times New Roman"/>
          <w:color w:val="000000" w:themeColor="text1"/>
          <w:shd w:val="clear" w:color="auto" w:fill="FFFFFF"/>
        </w:rPr>
        <w:t>&lt; 0.195). However, total weedy vegetation cover was a significant predictor of differences in enzymatic profiles at the 10- and 20-day post-treatment sample times (p &lt; 0.05, F</w:t>
      </w:r>
      <w:r w:rsidRPr="001A7742">
        <w:rPr>
          <w:rFonts w:ascii="Times New Roman" w:hAnsi="Times New Roman" w:cs="Times New Roman"/>
          <w:color w:val="000000" w:themeColor="text1"/>
          <w:shd w:val="clear" w:color="auto" w:fill="FFFFFF"/>
          <w:vertAlign w:val="subscript"/>
        </w:rPr>
        <w:t>1,14</w:t>
      </w:r>
      <w:r w:rsidRPr="001A7742">
        <w:rPr>
          <w:rFonts w:ascii="Times New Roman" w:hAnsi="Times New Roman" w:cs="Times New Roman"/>
          <w:color w:val="000000" w:themeColor="text1"/>
          <w:shd w:val="clear" w:color="auto" w:fill="FFFFFF"/>
        </w:rPr>
        <w:t xml:space="preserve"> &gt; 4.411, </w:t>
      </w:r>
      <w:commentRangeStart w:id="145"/>
      <w:r w:rsidRPr="001A7742">
        <w:rPr>
          <w:rFonts w:ascii="Times New Roman" w:hAnsi="Times New Roman" w:cs="Times New Roman"/>
          <w:color w:val="000000" w:themeColor="text1"/>
          <w:shd w:val="clear" w:color="auto" w:fill="FFFFFF"/>
        </w:rPr>
        <w:t>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&gt; 0.195). </w:t>
      </w:r>
      <w:commentRangeEnd w:id="145"/>
      <w:r w:rsidR="00F4081B">
        <w:rPr>
          <w:rStyle w:val="CommentReference"/>
        </w:rPr>
        <w:commentReference w:id="145"/>
      </w:r>
      <w:r w:rsidRPr="001A7742">
        <w:rPr>
          <w:rFonts w:ascii="Times New Roman" w:hAnsi="Times New Roman" w:cs="Times New Roman"/>
          <w:color w:val="000000" w:themeColor="text1"/>
          <w:shd w:val="clear" w:color="auto" w:fill="FFFFFF"/>
        </w:rPr>
        <w:t xml:space="preserve">For individual enzymes, only alkaline phosphatase (PHOS), </w:t>
      </w:r>
      <w:r w:rsidRPr="001A7742">
        <w:rPr>
          <w:rFonts w:ascii="Times New Roman" w:hAnsi="Times New Roman" w:cs="Times New Roman"/>
          <w:color w:val="000000" w:themeColor="text1"/>
        </w:rPr>
        <w:t>ß-glucosidase (BG), and the ratio of N:P cycling enzymes showed significant differences among herbicide treatments (p &lt; 0.05) (</w:t>
      </w:r>
      <w:r w:rsidRPr="001A7742">
        <w:rPr>
          <w:rFonts w:ascii="Times New Roman" w:hAnsi="Times New Roman" w:cs="Times New Roman"/>
          <w:color w:val="000000" w:themeColor="text1"/>
          <w:shd w:val="clear" w:color="auto" w:fill="FFFFFF"/>
        </w:rPr>
        <w:t xml:space="preserve">Supplementary Table C1). </w:t>
      </w:r>
      <w:ins w:id="146" w:author="Linda T.A. van Diepen" w:date="2023-08-06T12:18:00Z">
        <w:r w:rsidR="00CE19A0">
          <w:rPr>
            <w:rFonts w:ascii="Times New Roman" w:hAnsi="Times New Roman" w:cs="Times New Roman"/>
            <w:color w:val="000000" w:themeColor="text1"/>
            <w:shd w:val="clear" w:color="auto" w:fill="FFFFFF"/>
          </w:rPr>
          <w:t>A</w:t>
        </w:r>
      </w:ins>
      <w:ins w:id="147" w:author="Linda T.A. van Diepen" w:date="2023-08-06T12:17:00Z">
        <w:r w:rsidR="00CE19A0" w:rsidRPr="001A7742">
          <w:rPr>
            <w:rFonts w:ascii="Times New Roman" w:hAnsi="Times New Roman" w:cs="Times New Roman"/>
            <w:color w:val="000000" w:themeColor="text1"/>
          </w:rPr>
          <w:t>t the pre-treatment sampling</w:t>
        </w:r>
      </w:ins>
      <w:ins w:id="148" w:author="Linda T.A. van Diepen" w:date="2023-08-06T12:18:00Z">
        <w:r w:rsidR="00CE19A0">
          <w:rPr>
            <w:rFonts w:ascii="Times New Roman" w:hAnsi="Times New Roman" w:cs="Times New Roman"/>
            <w:color w:val="000000" w:themeColor="text1"/>
          </w:rPr>
          <w:t>,</w:t>
        </w:r>
      </w:ins>
      <w:ins w:id="149" w:author="Linda T.A. van Diepen" w:date="2023-08-06T12:17:00Z">
        <w:r w:rsidR="00CE19A0" w:rsidRPr="001A7742">
          <w:rPr>
            <w:rFonts w:ascii="Times New Roman" w:hAnsi="Times New Roman" w:cs="Times New Roman"/>
            <w:color w:val="000000" w:themeColor="text1"/>
          </w:rPr>
          <w:t xml:space="preserve"> </w:t>
        </w:r>
      </w:ins>
      <w:del w:id="150" w:author="Linda T.A. van Diepen" w:date="2023-08-06T12:18:00Z">
        <w:r w:rsidRPr="001A7742" w:rsidDel="00CE19A0">
          <w:rPr>
            <w:rFonts w:ascii="Times New Roman" w:hAnsi="Times New Roman" w:cs="Times New Roman"/>
            <w:color w:val="000000" w:themeColor="text1"/>
          </w:rPr>
          <w:delText xml:space="preserve">Significant pairwise comparisons </w:delText>
        </w:r>
      </w:del>
      <w:del w:id="151" w:author="Linda T.A. van Diepen" w:date="2023-08-06T12:17:00Z">
        <w:r w:rsidRPr="001A7742" w:rsidDel="00CE19A0">
          <w:rPr>
            <w:rFonts w:ascii="Times New Roman" w:hAnsi="Times New Roman" w:cs="Times New Roman"/>
            <w:color w:val="000000" w:themeColor="text1"/>
          </w:rPr>
          <w:delText xml:space="preserve">at the pre-treatment sampling </w:delText>
        </w:r>
      </w:del>
      <w:del w:id="152" w:author="Linda T.A. van Diepen" w:date="2023-08-06T12:18:00Z">
        <w:r w:rsidRPr="001A7742" w:rsidDel="00CE19A0">
          <w:rPr>
            <w:rFonts w:ascii="Times New Roman" w:hAnsi="Times New Roman" w:cs="Times New Roman"/>
            <w:color w:val="000000" w:themeColor="text1"/>
          </w:rPr>
          <w:delText xml:space="preserve">were limited to PHOS and the ratio of N:P cycling enzymes. Here, </w:delText>
        </w:r>
      </w:del>
      <w:r w:rsidRPr="001A7742">
        <w:rPr>
          <w:rFonts w:ascii="Times New Roman" w:hAnsi="Times New Roman" w:cs="Times New Roman"/>
          <w:color w:val="000000" w:themeColor="text1"/>
        </w:rPr>
        <w:t xml:space="preserve">the nontreated plots showed higher initial PHOS activity </w:t>
      </w:r>
      <w:ins w:id="153" w:author="Linda T.A. van Diepen" w:date="2023-08-06T12:22:00Z">
        <w:r w:rsidR="00CE19A0" w:rsidRPr="001A7742">
          <w:rPr>
            <w:rFonts w:ascii="Times New Roman" w:hAnsi="Times New Roman" w:cs="Times New Roman"/>
            <w:color w:val="000000" w:themeColor="text1"/>
          </w:rPr>
          <w:t xml:space="preserve">and a lower N:P ratio </w:t>
        </w:r>
      </w:ins>
      <w:r w:rsidRPr="001A7742">
        <w:rPr>
          <w:rFonts w:ascii="Times New Roman" w:hAnsi="Times New Roman" w:cs="Times New Roman"/>
          <w:color w:val="000000" w:themeColor="text1"/>
        </w:rPr>
        <w:t xml:space="preserve">as compared to the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w:t>
      </w:r>
      <w:commentRangeStart w:id="154"/>
      <w:r w:rsidRPr="001A7742">
        <w:rPr>
          <w:rFonts w:ascii="Times New Roman" w:hAnsi="Times New Roman" w:cs="Times New Roman"/>
          <w:color w:val="000000" w:themeColor="text1"/>
        </w:rPr>
        <w:t>plots</w:t>
      </w:r>
      <w:commentRangeEnd w:id="154"/>
      <w:r w:rsidR="00CE19A0">
        <w:rPr>
          <w:rStyle w:val="CommentReference"/>
        </w:rPr>
        <w:commentReference w:id="154"/>
      </w:r>
      <w:del w:id="155" w:author="Linda T.A. van Diepen" w:date="2023-08-06T12:22:00Z">
        <w:r w:rsidRPr="001A7742" w:rsidDel="00CE19A0">
          <w:rPr>
            <w:rFonts w:ascii="Times New Roman" w:hAnsi="Times New Roman" w:cs="Times New Roman"/>
            <w:color w:val="000000" w:themeColor="text1"/>
          </w:rPr>
          <w:delText xml:space="preserve">, and </w:delText>
        </w:r>
        <w:r w:rsidR="00FC2F50" w:rsidRPr="001A7742" w:rsidDel="00CE19A0">
          <w:rPr>
            <w:rFonts w:ascii="Times New Roman" w:hAnsi="Times New Roman" w:cs="Times New Roman"/>
            <w:color w:val="000000" w:themeColor="text1"/>
          </w:rPr>
          <w:delText xml:space="preserve">a </w:delText>
        </w:r>
        <w:r w:rsidRPr="001A7742" w:rsidDel="00CE19A0">
          <w:rPr>
            <w:rFonts w:ascii="Times New Roman" w:hAnsi="Times New Roman" w:cs="Times New Roman"/>
            <w:color w:val="000000" w:themeColor="text1"/>
          </w:rPr>
          <w:delText>lower N:P ratio as compared to the handweeded and atrazine-mesotrione treated plots</w:delText>
        </w:r>
      </w:del>
      <w:r w:rsidRPr="001A7742">
        <w:rPr>
          <w:rFonts w:ascii="Times New Roman" w:hAnsi="Times New Roman" w:cs="Times New Roman"/>
          <w:color w:val="000000" w:themeColor="text1"/>
        </w:rPr>
        <w:t xml:space="preserve"> (</w:t>
      </w:r>
      <w:commentRangeStart w:id="156"/>
      <w:r w:rsidRPr="001A7742">
        <w:rPr>
          <w:rFonts w:ascii="Times New Roman" w:hAnsi="Times New Roman" w:cs="Times New Roman"/>
          <w:color w:val="000000" w:themeColor="text1"/>
          <w:shd w:val="clear" w:color="auto" w:fill="FFFFFF"/>
        </w:rPr>
        <w:t>Supplementary Table</w:t>
      </w:r>
      <w:del w:id="157" w:author="Linda T.A. van Diepen" w:date="2023-08-06T12:19:00Z">
        <w:r w:rsidRPr="001A7742" w:rsidDel="00CE19A0">
          <w:rPr>
            <w:rFonts w:ascii="Times New Roman" w:hAnsi="Times New Roman" w:cs="Times New Roman"/>
            <w:color w:val="000000" w:themeColor="text1"/>
            <w:shd w:val="clear" w:color="auto" w:fill="FFFFFF"/>
          </w:rPr>
          <w:delText>s</w:delText>
        </w:r>
      </w:del>
      <w:r w:rsidRPr="001A7742">
        <w:rPr>
          <w:rFonts w:ascii="Times New Roman" w:hAnsi="Times New Roman" w:cs="Times New Roman"/>
          <w:color w:val="000000" w:themeColor="text1"/>
          <w:shd w:val="clear" w:color="auto" w:fill="FFFFFF"/>
        </w:rPr>
        <w:t xml:space="preserve"> C</w:t>
      </w:r>
      <w:ins w:id="158" w:author="Linda T.A. van Diepen" w:date="2023-08-06T12:19:00Z">
        <w:r w:rsidR="00CE19A0">
          <w:rPr>
            <w:rFonts w:ascii="Times New Roman" w:hAnsi="Times New Roman" w:cs="Times New Roman"/>
            <w:color w:val="000000" w:themeColor="text1"/>
            <w:shd w:val="clear" w:color="auto" w:fill="FFFFFF"/>
          </w:rPr>
          <w:t>1</w:t>
        </w:r>
      </w:ins>
      <w:del w:id="159" w:author="Linda T.A. van Diepen" w:date="2023-08-06T12:19:00Z">
        <w:r w:rsidRPr="001A7742" w:rsidDel="00CE19A0">
          <w:rPr>
            <w:rFonts w:ascii="Times New Roman" w:hAnsi="Times New Roman" w:cs="Times New Roman"/>
            <w:color w:val="000000" w:themeColor="text1"/>
            <w:shd w:val="clear" w:color="auto" w:fill="FFFFFF"/>
          </w:rPr>
          <w:delText>2 and C3</w:delText>
        </w:r>
      </w:del>
      <w:commentRangeEnd w:id="156"/>
      <w:r w:rsidR="00CE19A0">
        <w:rPr>
          <w:rStyle w:val="CommentReference"/>
        </w:rPr>
        <w:commentReference w:id="156"/>
      </w:r>
      <w:r w:rsidRPr="001A7742">
        <w:rPr>
          <w:rFonts w:ascii="Times New Roman" w:hAnsi="Times New Roman" w:cs="Times New Roman"/>
          <w:color w:val="000000" w:themeColor="text1"/>
          <w:shd w:val="clear" w:color="auto" w:fill="FFFFFF"/>
        </w:rPr>
        <w:t>)</w:t>
      </w:r>
      <w:r w:rsidRPr="001A7742">
        <w:rPr>
          <w:rFonts w:ascii="Times New Roman" w:hAnsi="Times New Roman" w:cs="Times New Roman"/>
          <w:color w:val="000000" w:themeColor="text1"/>
        </w:rPr>
        <w:t xml:space="preserve">. While not statistically significant, this trend flipped at sampling time </w:t>
      </w:r>
      <w:commentRangeStart w:id="160"/>
      <w:r w:rsidRPr="001A7742">
        <w:rPr>
          <w:rFonts w:ascii="Times New Roman" w:hAnsi="Times New Roman" w:cs="Times New Roman"/>
          <w:color w:val="000000" w:themeColor="text1"/>
        </w:rPr>
        <w:t xml:space="preserve">two </w:t>
      </w:r>
      <w:commentRangeEnd w:id="160"/>
      <w:r w:rsidR="00CE19A0">
        <w:rPr>
          <w:rStyle w:val="CommentReference"/>
        </w:rPr>
        <w:commentReference w:id="160"/>
      </w:r>
      <w:del w:id="161" w:author="Linda T.A. van Diepen" w:date="2023-08-06T12:24:00Z">
        <w:r w:rsidRPr="001A7742" w:rsidDel="00CE19A0">
          <w:rPr>
            <w:rFonts w:ascii="Times New Roman" w:hAnsi="Times New Roman" w:cs="Times New Roman"/>
            <w:color w:val="000000" w:themeColor="text1"/>
          </w:rPr>
          <w:delText xml:space="preserve">and three </w:delText>
        </w:r>
      </w:del>
      <w:r w:rsidRPr="001A7742">
        <w:rPr>
          <w:rFonts w:ascii="Times New Roman" w:hAnsi="Times New Roman" w:cs="Times New Roman"/>
          <w:color w:val="000000" w:themeColor="text1"/>
        </w:rPr>
        <w:t xml:space="preserve">with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plots exhibiting the highest mean PHOS activity across all treatment types. Likewise, the activity of BG spiked at time two in the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plots compared to the other treatments</w:t>
      </w:r>
      <w:ins w:id="162" w:author="Custer, Gordon" w:date="2024-01-05T12:36:00Z">
        <w:r w:rsidR="00B52BF6">
          <w:rPr>
            <w:rFonts w:ascii="Times New Roman" w:hAnsi="Times New Roman" w:cs="Times New Roman"/>
            <w:color w:val="000000" w:themeColor="text1"/>
          </w:rPr>
          <w:t xml:space="preserve"> </w:t>
        </w:r>
      </w:ins>
      <w:del w:id="163" w:author="Custer, Gordon" w:date="2024-01-05T12:36:00Z">
        <w:r w:rsidRPr="001A7742" w:rsidDel="00B52BF6">
          <w:rPr>
            <w:rFonts w:ascii="Times New Roman" w:hAnsi="Times New Roman" w:cs="Times New Roman"/>
            <w:color w:val="000000" w:themeColor="text1"/>
          </w:rPr>
          <w:delText xml:space="preserve">, with a similar, though non-statistically significant, trend observed for the glyphosate-treated plots </w:delText>
        </w:r>
      </w:del>
      <w:r w:rsidRPr="001A7742">
        <w:rPr>
          <w:rFonts w:ascii="Times New Roman" w:hAnsi="Times New Roman" w:cs="Times New Roman"/>
          <w:color w:val="000000" w:themeColor="text1"/>
        </w:rPr>
        <w:t>(</w:t>
      </w:r>
      <w:commentRangeStart w:id="164"/>
      <w:r w:rsidRPr="001A7742">
        <w:rPr>
          <w:rFonts w:ascii="Times New Roman" w:hAnsi="Times New Roman" w:cs="Times New Roman"/>
          <w:color w:val="000000" w:themeColor="text1"/>
        </w:rPr>
        <w:t>Figure 1</w:t>
      </w:r>
      <w:commentRangeEnd w:id="164"/>
      <w:r w:rsidRPr="001A7742">
        <w:rPr>
          <w:rStyle w:val="CommentReference"/>
          <w:rFonts w:ascii="Times New Roman" w:hAnsi="Times New Roman" w:cs="Times New Roman"/>
        </w:rPr>
        <w:commentReference w:id="164"/>
      </w:r>
      <w:r w:rsidRPr="001A7742">
        <w:rPr>
          <w:rFonts w:ascii="Times New Roman" w:hAnsi="Times New Roman" w:cs="Times New Roman"/>
          <w:color w:val="000000" w:themeColor="text1"/>
        </w:rPr>
        <w:t xml:space="preserve">). Total weedy vegetation was a significant predictor for BX, AG, and PHOS at time one, and for BG, LAP, and the ratio of C:P cycling enzymes at sampling time two. In all cases, </w:t>
      </w:r>
      <w:r w:rsidRPr="001A7742">
        <w:rPr>
          <w:rFonts w:ascii="Times New Roman" w:hAnsi="Times New Roman" w:cs="Times New Roman"/>
          <w:color w:val="000000" w:themeColor="text1"/>
        </w:rPr>
        <w:sym w:font="Symbol" w:char="F062"/>
      </w:r>
      <w:r w:rsidRPr="001A7742">
        <w:rPr>
          <w:rFonts w:ascii="Times New Roman" w:hAnsi="Times New Roman" w:cs="Times New Roman"/>
          <w:color w:val="000000" w:themeColor="text1"/>
        </w:rPr>
        <w:t>-</w:t>
      </w:r>
      <w:del w:id="165" w:author="Linda T.A. van Diepen" w:date="2023-08-06T12:29:00Z">
        <w:r w:rsidRPr="001A7742" w:rsidDel="00CE19A0">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coefficients of the regressions were positive, indicating that total weedy vegetation had a positive effect on enzyme activity.</w:t>
      </w:r>
    </w:p>
    <w:p w14:paraId="1EBD8E02" w14:textId="02582CD6"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rPr>
        <w:tab/>
      </w:r>
      <w:r w:rsidRPr="001A7742">
        <w:rPr>
          <w:rFonts w:ascii="Times New Roman" w:hAnsi="Times New Roman" w:cs="Times New Roman"/>
          <w:color w:val="000000" w:themeColor="text1"/>
          <w:shd w:val="clear" w:color="auto" w:fill="FFFFFF"/>
        </w:rPr>
        <w:t xml:space="preserve">When examining the effect of time within a single weed removal treatment, only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plots showed a significant difference in total enzymatic profile over the 20-day sampling period (p &lt; 0.01, F</w:t>
      </w:r>
      <w:r w:rsidRPr="001A7742">
        <w:rPr>
          <w:rFonts w:ascii="Times New Roman" w:hAnsi="Times New Roman" w:cs="Times New Roman"/>
          <w:color w:val="000000" w:themeColor="text1"/>
          <w:shd w:val="clear" w:color="auto" w:fill="FFFFFF"/>
          <w:vertAlign w:val="subscript"/>
        </w:rPr>
        <w:t>2,11</w:t>
      </w:r>
      <w:r w:rsidRPr="001A7742">
        <w:rPr>
          <w:rFonts w:ascii="Times New Roman" w:hAnsi="Times New Roman" w:cs="Times New Roman"/>
          <w:color w:val="000000" w:themeColor="text1"/>
          <w:shd w:val="clear" w:color="auto" w:fill="FFFFFF"/>
        </w:rPr>
        <w:t xml:space="preserve"> = 6.88,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0.607). The atrazine-</w:t>
      </w:r>
      <w:proofErr w:type="spellStart"/>
      <w:r w:rsidRPr="001A7742">
        <w:rPr>
          <w:rFonts w:ascii="Times New Roman" w:hAnsi="Times New Roman" w:cs="Times New Roman"/>
          <w:color w:val="000000" w:themeColor="text1"/>
          <w:shd w:val="clear" w:color="auto" w:fill="FFFFFF"/>
        </w:rPr>
        <w:t>mesotrione</w:t>
      </w:r>
      <w:proofErr w:type="spellEnd"/>
      <w:r w:rsidRPr="001A7742">
        <w:rPr>
          <w:rFonts w:ascii="Times New Roman" w:hAnsi="Times New Roman" w:cs="Times New Roman"/>
          <w:color w:val="000000" w:themeColor="text1"/>
          <w:shd w:val="clear" w:color="auto" w:fill="FFFFFF"/>
        </w:rPr>
        <w:t xml:space="preserve">, dicamba, and nontreated plots showed no differences in </w:t>
      </w:r>
      <w:ins w:id="166" w:author="Linda T.A. van Diepen" w:date="2023-08-06T12:31:00Z">
        <w:r w:rsidR="00CE19A0" w:rsidRPr="001A7742">
          <w:rPr>
            <w:rFonts w:ascii="Times New Roman" w:hAnsi="Times New Roman" w:cs="Times New Roman"/>
            <w:color w:val="000000" w:themeColor="text1"/>
            <w:shd w:val="clear" w:color="auto" w:fill="FFFFFF"/>
          </w:rPr>
          <w:t xml:space="preserve">overall enzymatic profiles </w:t>
        </w:r>
        <w:r w:rsidR="00CE19A0">
          <w:rPr>
            <w:rFonts w:ascii="Times New Roman" w:hAnsi="Times New Roman" w:cs="Times New Roman"/>
            <w:color w:val="000000" w:themeColor="text1"/>
            <w:shd w:val="clear" w:color="auto" w:fill="FFFFFF"/>
          </w:rPr>
          <w:t xml:space="preserve">or </w:t>
        </w:r>
      </w:ins>
      <w:r w:rsidRPr="001A7742">
        <w:rPr>
          <w:rFonts w:ascii="Times New Roman" w:hAnsi="Times New Roman" w:cs="Times New Roman"/>
          <w:color w:val="000000" w:themeColor="text1"/>
          <w:shd w:val="clear" w:color="auto" w:fill="FFFFFF"/>
        </w:rPr>
        <w:t xml:space="preserve">individual enzyme activities </w:t>
      </w:r>
      <w:del w:id="167" w:author="Linda T.A. van Diepen" w:date="2023-08-06T12:31:00Z">
        <w:r w:rsidRPr="001A7742" w:rsidDel="00CE19A0">
          <w:rPr>
            <w:rFonts w:ascii="Times New Roman" w:hAnsi="Times New Roman" w:cs="Times New Roman"/>
            <w:color w:val="000000" w:themeColor="text1"/>
            <w:shd w:val="clear" w:color="auto" w:fill="FFFFFF"/>
          </w:rPr>
          <w:delText xml:space="preserve">or overall enzymatic profiles </w:delText>
        </w:r>
      </w:del>
      <w:r w:rsidRPr="001A7742">
        <w:rPr>
          <w:rFonts w:ascii="Times New Roman" w:hAnsi="Times New Roman" w:cs="Times New Roman"/>
          <w:color w:val="000000" w:themeColor="text1"/>
          <w:shd w:val="clear" w:color="auto" w:fill="FFFFFF"/>
        </w:rPr>
        <w:t xml:space="preserve">throughout the sampling period (p &gt; 0.05). Phosphatase activity was the most variable </w:t>
      </w:r>
      <w:r w:rsidRPr="001A7742">
        <w:rPr>
          <w:rFonts w:ascii="Times New Roman" w:hAnsi="Times New Roman" w:cs="Times New Roman"/>
          <w:color w:val="000000" w:themeColor="text1"/>
          <w:shd w:val="clear" w:color="auto" w:fill="FFFFFF"/>
        </w:rPr>
        <w:lastRenderedPageBreak/>
        <w:t xml:space="preserve">of the measured enzymes over the 20 days, showing a statistically significant increase in activity at 10-days after treatment followed by a reduction 20-days after treatment in both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and glyphosate-treated plots (p &lt; 0.05) (Figure 1, Supplementary Table D1). No correlation was found between phosphate ion concentration and PHOS activity when considering all plots (p &gt; 0.9, r = 0.011). Additionally, both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and glyphosate-treated plots displayed similar trends in the activity of </w:t>
      </w:r>
      <w:ins w:id="168" w:author="Linda T.A. van Diepen" w:date="2023-08-06T12:33:00Z">
        <w:r w:rsidR="00CE19A0" w:rsidRPr="001A7742">
          <w:rPr>
            <w:rFonts w:ascii="Times New Roman" w:hAnsi="Times New Roman" w:cs="Times New Roman"/>
            <w:color w:val="000000" w:themeColor="text1"/>
            <w:shd w:val="clear" w:color="auto" w:fill="FFFFFF"/>
          </w:rPr>
          <w:t>AG,</w:t>
        </w:r>
        <w:r w:rsidR="00CE19A0">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BG, </w:t>
      </w:r>
      <w:del w:id="169" w:author="Linda T.A. van Diepen" w:date="2023-08-06T12:33:00Z">
        <w:r w:rsidRPr="001A7742" w:rsidDel="00CE19A0">
          <w:rPr>
            <w:rFonts w:ascii="Times New Roman" w:hAnsi="Times New Roman" w:cs="Times New Roman"/>
            <w:color w:val="000000" w:themeColor="text1"/>
            <w:shd w:val="clear" w:color="auto" w:fill="FFFFFF"/>
          </w:rPr>
          <w:delText xml:space="preserve">AG, </w:delText>
        </w:r>
      </w:del>
      <w:r w:rsidRPr="001A7742">
        <w:rPr>
          <w:rFonts w:ascii="Times New Roman" w:hAnsi="Times New Roman" w:cs="Times New Roman"/>
          <w:color w:val="000000" w:themeColor="text1"/>
          <w:shd w:val="clear" w:color="auto" w:fill="FFFFFF"/>
        </w:rPr>
        <w:t>BX, and the ratio of C:N cycling enzymes, with the lowest activity pre-treatment and the highest at time two (10 days) followed by a return to pretreatment levels at sampling time three (20 days)</w:t>
      </w:r>
      <w:ins w:id="170" w:author="Linda T.A. van Diepen" w:date="2023-08-06T12:33:00Z">
        <w:r w:rsidR="00CE19A0">
          <w:rPr>
            <w:rFonts w:ascii="Times New Roman" w:hAnsi="Times New Roman" w:cs="Times New Roman"/>
            <w:color w:val="000000" w:themeColor="text1"/>
            <w:shd w:val="clear" w:color="auto" w:fill="FFFFFF"/>
          </w:rPr>
          <w:t xml:space="preserve"> (Fig</w:t>
        </w:r>
      </w:ins>
      <w:ins w:id="171" w:author="Linda T.A. van Diepen" w:date="2023-08-06T12:57:00Z">
        <w:r w:rsidR="000043E8">
          <w:rPr>
            <w:rFonts w:ascii="Times New Roman" w:hAnsi="Times New Roman" w:cs="Times New Roman"/>
            <w:color w:val="000000" w:themeColor="text1"/>
            <w:shd w:val="clear" w:color="auto" w:fill="FFFFFF"/>
          </w:rPr>
          <w:t>ure</w:t>
        </w:r>
      </w:ins>
      <w:ins w:id="172" w:author="Linda T.A. van Diepen" w:date="2023-08-06T12:33:00Z">
        <w:r w:rsidR="00CE19A0">
          <w:rPr>
            <w:rFonts w:ascii="Times New Roman" w:hAnsi="Times New Roman" w:cs="Times New Roman"/>
            <w:color w:val="000000" w:themeColor="text1"/>
            <w:shd w:val="clear" w:color="auto" w:fill="FFFFFF"/>
          </w:rPr>
          <w:t xml:space="preserve"> 1)</w:t>
        </w:r>
      </w:ins>
      <w:r w:rsidRPr="001A7742">
        <w:rPr>
          <w:rFonts w:ascii="Times New Roman" w:hAnsi="Times New Roman" w:cs="Times New Roman"/>
          <w:color w:val="000000" w:themeColor="text1"/>
          <w:shd w:val="clear" w:color="auto" w:fill="FFFFFF"/>
        </w:rPr>
        <w:t xml:space="preserve">. However, this was only statistically significant for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plots (p &lt; 0.05) (</w:t>
      </w:r>
      <w:ins w:id="173" w:author="Linda T.A. van Diepen" w:date="2023-08-06T12:34:00Z">
        <w:r w:rsidR="00CE19A0">
          <w:rPr>
            <w:rFonts w:ascii="Times New Roman" w:hAnsi="Times New Roman" w:cs="Times New Roman"/>
            <w:color w:val="000000" w:themeColor="text1"/>
            <w:shd w:val="clear" w:color="auto" w:fill="FFFFFF"/>
          </w:rPr>
          <w:t>Fig</w:t>
        </w:r>
      </w:ins>
      <w:ins w:id="174" w:author="Linda T.A. van Diepen" w:date="2023-08-06T12:57:00Z">
        <w:r w:rsidR="000043E8">
          <w:rPr>
            <w:rFonts w:ascii="Times New Roman" w:hAnsi="Times New Roman" w:cs="Times New Roman"/>
            <w:color w:val="000000" w:themeColor="text1"/>
            <w:shd w:val="clear" w:color="auto" w:fill="FFFFFF"/>
          </w:rPr>
          <w:t>ure</w:t>
        </w:r>
      </w:ins>
      <w:ins w:id="175" w:author="Linda T.A. van Diepen" w:date="2023-08-06T12:34:00Z">
        <w:r w:rsidR="00CE19A0">
          <w:rPr>
            <w:rFonts w:ascii="Times New Roman" w:hAnsi="Times New Roman" w:cs="Times New Roman"/>
            <w:color w:val="000000" w:themeColor="text1"/>
            <w:shd w:val="clear" w:color="auto" w:fill="FFFFFF"/>
          </w:rPr>
          <w:t xml:space="preserve"> 1, </w:t>
        </w:r>
      </w:ins>
      <w:r w:rsidRPr="001A7742">
        <w:rPr>
          <w:rFonts w:ascii="Times New Roman" w:hAnsi="Times New Roman" w:cs="Times New Roman"/>
          <w:color w:val="000000" w:themeColor="text1"/>
          <w:shd w:val="clear" w:color="auto" w:fill="FFFFFF"/>
        </w:rPr>
        <w:t>Supplementary Table</w:t>
      </w:r>
      <w:del w:id="176" w:author="Linda T.A. van Diepen" w:date="2023-08-06T12:32:00Z">
        <w:r w:rsidRPr="001A7742" w:rsidDel="00CE19A0">
          <w:rPr>
            <w:rFonts w:ascii="Times New Roman" w:hAnsi="Times New Roman" w:cs="Times New Roman"/>
            <w:color w:val="000000" w:themeColor="text1"/>
            <w:shd w:val="clear" w:color="auto" w:fill="FFFFFF"/>
          </w:rPr>
          <w:delText>s</w:delText>
        </w:r>
      </w:del>
      <w:r w:rsidRPr="001A7742">
        <w:rPr>
          <w:rFonts w:ascii="Times New Roman" w:hAnsi="Times New Roman" w:cs="Times New Roman"/>
          <w:color w:val="000000" w:themeColor="text1"/>
          <w:shd w:val="clear" w:color="auto" w:fill="FFFFFF"/>
        </w:rPr>
        <w:t xml:space="preserve"> D</w:t>
      </w:r>
      <w:ins w:id="177" w:author="Linda T.A. van Diepen" w:date="2023-08-06T12:32:00Z">
        <w:r w:rsidR="00CE19A0">
          <w:rPr>
            <w:rFonts w:ascii="Times New Roman" w:hAnsi="Times New Roman" w:cs="Times New Roman"/>
            <w:color w:val="000000" w:themeColor="text1"/>
            <w:shd w:val="clear" w:color="auto" w:fill="FFFFFF"/>
          </w:rPr>
          <w:t>1</w:t>
        </w:r>
      </w:ins>
      <w:del w:id="178" w:author="Linda T.A. van Diepen" w:date="2023-08-06T12:32:00Z">
        <w:r w:rsidRPr="001A7742" w:rsidDel="00CE19A0">
          <w:rPr>
            <w:rFonts w:ascii="Times New Roman" w:hAnsi="Times New Roman" w:cs="Times New Roman"/>
            <w:color w:val="000000" w:themeColor="text1"/>
            <w:shd w:val="clear" w:color="auto" w:fill="FFFFFF"/>
          </w:rPr>
          <w:delText>2 and D3</w:delText>
        </w:r>
      </w:del>
      <w:r w:rsidRPr="001A7742">
        <w:rPr>
          <w:rFonts w:ascii="Times New Roman" w:hAnsi="Times New Roman" w:cs="Times New Roman"/>
          <w:color w:val="000000" w:themeColor="text1"/>
          <w:shd w:val="clear" w:color="auto" w:fill="FFFFFF"/>
        </w:rPr>
        <w:t xml:space="preserve">). Finally, mantel testing of edaphic conditions and enzymatic activities showed that distance matrices of nutrient availability and </w:t>
      </w:r>
      <w:del w:id="179" w:author="Linda T.A. van Diepen" w:date="2023-08-06T12:36:00Z">
        <w:r w:rsidRPr="001A7742" w:rsidDel="00CE19A0">
          <w:rPr>
            <w:rFonts w:ascii="Times New Roman" w:hAnsi="Times New Roman" w:cs="Times New Roman"/>
            <w:color w:val="000000" w:themeColor="text1"/>
            <w:shd w:val="clear" w:color="auto" w:fill="FFFFFF"/>
          </w:rPr>
          <w:delText xml:space="preserve">total </w:delText>
        </w:r>
      </w:del>
      <w:r w:rsidRPr="001A7742">
        <w:rPr>
          <w:rFonts w:ascii="Times New Roman" w:hAnsi="Times New Roman" w:cs="Times New Roman"/>
          <w:color w:val="000000" w:themeColor="text1"/>
          <w:shd w:val="clear" w:color="auto" w:fill="FFFFFF"/>
        </w:rPr>
        <w:t xml:space="preserve">enzymatic </w:t>
      </w:r>
      <w:ins w:id="180" w:author="Linda T.A. van Diepen" w:date="2023-08-06T12:36:00Z">
        <w:r w:rsidR="00CE19A0">
          <w:rPr>
            <w:rFonts w:ascii="Times New Roman" w:hAnsi="Times New Roman" w:cs="Times New Roman"/>
            <w:color w:val="000000" w:themeColor="text1"/>
            <w:shd w:val="clear" w:color="auto" w:fill="FFFFFF"/>
          </w:rPr>
          <w:t>activities</w:t>
        </w:r>
      </w:ins>
      <w:del w:id="181" w:author="Linda T.A. van Diepen" w:date="2023-08-06T12:36:00Z">
        <w:r w:rsidRPr="001A7742" w:rsidDel="00CE19A0">
          <w:rPr>
            <w:rFonts w:ascii="Times New Roman" w:hAnsi="Times New Roman" w:cs="Times New Roman"/>
            <w:color w:val="000000" w:themeColor="text1"/>
            <w:shd w:val="clear" w:color="auto" w:fill="FFFFFF"/>
          </w:rPr>
          <w:delText>profile</w:delText>
        </w:r>
      </w:del>
      <w:r w:rsidRPr="001A7742">
        <w:rPr>
          <w:rFonts w:ascii="Times New Roman" w:hAnsi="Times New Roman" w:cs="Times New Roman"/>
          <w:color w:val="000000" w:themeColor="text1"/>
          <w:shd w:val="clear" w:color="auto" w:fill="FFFFFF"/>
        </w:rPr>
        <w:t xml:space="preserve"> were not correlated (p &gt; 0.75, r = -0.037). </w:t>
      </w:r>
    </w:p>
    <w:p w14:paraId="68FD9C6B" w14:textId="77777777" w:rsidR="00740E69" w:rsidRPr="001A7742" w:rsidRDefault="00740E69" w:rsidP="000A3F6D">
      <w:pPr>
        <w:spacing w:line="480" w:lineRule="auto"/>
        <w:ind w:firstLine="36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Linear mixed effects modeling revealed enzyme-specific responses to weed removal treatment, initial enzyme activity, total weedy vegetation, and the interaction of sampling time and weed removal treatment. BG, LAP, and the ratio of C:P cycling enzymes were predicted by total weedy vegetation (p &lt; 0.05). Positive </w:t>
      </w:r>
      <w:r w:rsidRPr="001A7742">
        <w:rPr>
          <w:rFonts w:ascii="Times New Roman" w:hAnsi="Times New Roman" w:cs="Times New Roman"/>
          <w:color w:val="000000" w:themeColor="text1"/>
          <w:shd w:val="clear" w:color="auto" w:fill="FFFFFF"/>
        </w:rPr>
        <w:sym w:font="Symbol" w:char="F062"/>
      </w:r>
      <w:r w:rsidRPr="001A7742">
        <w:rPr>
          <w:rFonts w:ascii="Times New Roman" w:hAnsi="Times New Roman" w:cs="Times New Roman"/>
          <w:color w:val="000000" w:themeColor="text1"/>
          <w:shd w:val="clear" w:color="auto" w:fill="FFFFFF"/>
        </w:rPr>
        <w:t>-coefficients for weedy vegetation cover indicate that higher weed cover led to increased enzyme activity. Both BG (p = 0.055) and LAP (p &lt; 0.05) were predicted by the interaction of treatment and time, though this was only marginally significant for BG. The level of PHOS activity before treatment was deemed a significant predictor of PHOS activity at times two and three (p &lt; 0.05). Both herbicide treatment (p = 0.057) and the treatment by time interaction (p = 0.052) were marginally significant for predicting PHOS activity as well. All other mixed models for enzyme activity produced no significant predictors (</w:t>
      </w:r>
      <w:commentRangeStart w:id="182"/>
      <w:r w:rsidRPr="001A7742">
        <w:rPr>
          <w:rFonts w:ascii="Times New Roman" w:hAnsi="Times New Roman" w:cs="Times New Roman"/>
          <w:color w:val="000000" w:themeColor="text1"/>
          <w:shd w:val="clear" w:color="auto" w:fill="FFFFFF"/>
        </w:rPr>
        <w:t>Supplementary Table E1</w:t>
      </w:r>
      <w:commentRangeEnd w:id="182"/>
      <w:r w:rsidR="00CE19A0">
        <w:rPr>
          <w:rStyle w:val="CommentReference"/>
        </w:rPr>
        <w:commentReference w:id="182"/>
      </w:r>
      <w:r w:rsidRPr="001A7742">
        <w:rPr>
          <w:rFonts w:ascii="Times New Roman" w:hAnsi="Times New Roman" w:cs="Times New Roman"/>
          <w:color w:val="000000" w:themeColor="text1"/>
          <w:shd w:val="clear" w:color="auto" w:fill="FFFFFF"/>
        </w:rPr>
        <w:t>).</w:t>
      </w:r>
    </w:p>
    <w:p w14:paraId="6466AFD4"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527434A0"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Bacterial diversity</w:t>
      </w:r>
    </w:p>
    <w:p w14:paraId="4F13CB72" w14:textId="328AA0C4"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Bacterial count tables were rarefied to 3,000 reads per sample. After outlier removal, 164 independent samples were included in the downstream analysis. Rarefied results are reported unless otherwise noted. No differences in bacterial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-diversity (Shannon, richness, or Chao1) were found between the treatment types at any of the sampling times (p &gt; 0.26). Adonis testing of the rarefied and Dirichlet Multinomial (DMN) transformed taxon tables showed a significant, but minor effect of weed removal treatment (p &lt; 0.05, F</w:t>
      </w:r>
      <w:r w:rsidRPr="001A7742">
        <w:rPr>
          <w:rFonts w:ascii="Times New Roman" w:hAnsi="Times New Roman" w:cs="Times New Roman"/>
          <w:color w:val="000000" w:themeColor="text1"/>
          <w:shd w:val="clear" w:color="auto" w:fill="FFFFFF"/>
          <w:vertAlign w:val="subscript"/>
        </w:rPr>
        <w:t>4,147</w:t>
      </w:r>
      <w:r w:rsidRPr="001A7742">
        <w:rPr>
          <w:rFonts w:ascii="Times New Roman" w:hAnsi="Times New Roman" w:cs="Times New Roman"/>
          <w:color w:val="000000" w:themeColor="text1"/>
          <w:shd w:val="clear" w:color="auto" w:fill="FFFFFF"/>
        </w:rPr>
        <w:t xml:space="preserve"> = 1.101,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0.0268), and an effect of the </w:t>
      </w:r>
      <w:commentRangeStart w:id="183"/>
      <w:r w:rsidRPr="001A7742">
        <w:rPr>
          <w:rFonts w:ascii="Times New Roman" w:hAnsi="Times New Roman" w:cs="Times New Roman"/>
          <w:color w:val="000000" w:themeColor="text1"/>
          <w:shd w:val="clear" w:color="auto" w:fill="FFFFFF"/>
        </w:rPr>
        <w:t xml:space="preserve">interaction of weed removal </w:t>
      </w:r>
      <w:del w:id="184" w:author="Linda T.A. van Diepen" w:date="2023-08-06T12:55:00Z">
        <w:r w:rsidRPr="001A7742" w:rsidDel="000043E8">
          <w:rPr>
            <w:rFonts w:ascii="Times New Roman" w:hAnsi="Times New Roman" w:cs="Times New Roman"/>
            <w:color w:val="000000" w:themeColor="text1"/>
            <w:shd w:val="clear" w:color="auto" w:fill="FFFFFF"/>
          </w:rPr>
          <w:delText xml:space="preserve">and </w:delText>
        </w:r>
      </w:del>
      <w:r w:rsidRPr="001A7742">
        <w:rPr>
          <w:rFonts w:ascii="Times New Roman" w:hAnsi="Times New Roman" w:cs="Times New Roman"/>
          <w:color w:val="000000" w:themeColor="text1"/>
          <w:shd w:val="clear" w:color="auto" w:fill="FFFFFF"/>
        </w:rPr>
        <w:t>treatment</w:t>
      </w:r>
      <w:ins w:id="185" w:author="Linda T.A. van Diepen" w:date="2023-08-06T12:55:00Z">
        <w:r w:rsidR="000043E8">
          <w:rPr>
            <w:rFonts w:ascii="Times New Roman" w:hAnsi="Times New Roman" w:cs="Times New Roman"/>
            <w:color w:val="000000" w:themeColor="text1"/>
            <w:shd w:val="clear" w:color="auto" w:fill="FFFFFF"/>
          </w:rPr>
          <w:t xml:space="preserve"> by </w:t>
        </w:r>
      </w:ins>
      <w:del w:id="186" w:author="Linda T.A. van Diepen" w:date="2023-08-06T12:55:00Z">
        <w:r w:rsidRPr="001A7742" w:rsidDel="000043E8">
          <w:rPr>
            <w:rFonts w:ascii="Times New Roman" w:hAnsi="Times New Roman" w:cs="Times New Roman"/>
            <w:color w:val="000000" w:themeColor="text1"/>
            <w:shd w:val="clear" w:color="auto" w:fill="FFFFFF"/>
          </w:rPr>
          <w:delText>*</w:delText>
        </w:r>
      </w:del>
      <w:r w:rsidRPr="001A7742">
        <w:rPr>
          <w:rFonts w:ascii="Times New Roman" w:hAnsi="Times New Roman" w:cs="Times New Roman"/>
          <w:color w:val="000000" w:themeColor="text1"/>
          <w:shd w:val="clear" w:color="auto" w:fill="FFFFFF"/>
        </w:rPr>
        <w:t xml:space="preserve">time </w:t>
      </w:r>
      <w:commentRangeEnd w:id="183"/>
      <w:r w:rsidR="000043E8">
        <w:rPr>
          <w:rStyle w:val="CommentReference"/>
        </w:rPr>
        <w:commentReference w:id="183"/>
      </w:r>
      <w:r w:rsidRPr="001A7742">
        <w:rPr>
          <w:rFonts w:ascii="Times New Roman" w:hAnsi="Times New Roman" w:cs="Times New Roman"/>
          <w:color w:val="000000" w:themeColor="text1"/>
          <w:shd w:val="clear" w:color="auto" w:fill="FFFFFF"/>
        </w:rPr>
        <w:t>(p &lt; 0.001, F</w:t>
      </w:r>
      <w:r w:rsidRPr="001A7742">
        <w:rPr>
          <w:rFonts w:ascii="Times New Roman" w:hAnsi="Times New Roman" w:cs="Times New Roman"/>
          <w:color w:val="000000" w:themeColor="text1"/>
          <w:shd w:val="clear" w:color="auto" w:fill="FFFFFF"/>
          <w:vertAlign w:val="subscript"/>
        </w:rPr>
        <w:t>8,147</w:t>
      </w:r>
      <w:r w:rsidRPr="001A7742">
        <w:rPr>
          <w:rFonts w:ascii="Times New Roman" w:hAnsi="Times New Roman" w:cs="Times New Roman"/>
          <w:color w:val="000000" w:themeColor="text1"/>
          <w:shd w:val="clear" w:color="auto" w:fill="FFFFFF"/>
        </w:rPr>
        <w:t xml:space="preserve"> = 1.189,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w:t>
      </w:r>
      <w:r w:rsidRPr="001A7742">
        <w:rPr>
          <w:rFonts w:ascii="Times New Roman" w:hAnsi="Times New Roman" w:cs="Times New Roman"/>
        </w:rPr>
        <w:t xml:space="preserve"> 0</w:t>
      </w:r>
      <w:r w:rsidRPr="001A7742">
        <w:rPr>
          <w:rFonts w:ascii="Times New Roman" w:hAnsi="Times New Roman" w:cs="Times New Roman"/>
          <w:color w:val="000000" w:themeColor="text1"/>
          <w:shd w:val="clear" w:color="auto" w:fill="FFFFFF"/>
        </w:rPr>
        <w:t>579) (Figure 2, column 1). The effect of sampling time on community dissimilarity was not significant for the rarefied taxon count tables (p = 0.11, F</w:t>
      </w:r>
      <w:r w:rsidRPr="001A7742">
        <w:rPr>
          <w:rFonts w:ascii="Times New Roman" w:hAnsi="Times New Roman" w:cs="Times New Roman"/>
          <w:color w:val="000000" w:themeColor="text1"/>
          <w:shd w:val="clear" w:color="auto" w:fill="FFFFFF"/>
          <w:vertAlign w:val="subscript"/>
        </w:rPr>
        <w:t>2,147</w:t>
      </w:r>
      <w:r w:rsidRPr="001A7742">
        <w:rPr>
          <w:rFonts w:ascii="Times New Roman" w:hAnsi="Times New Roman" w:cs="Times New Roman"/>
          <w:color w:val="000000" w:themeColor="text1"/>
          <w:shd w:val="clear" w:color="auto" w:fill="FFFFFF"/>
        </w:rPr>
        <w:t xml:space="preserve"> = 1.094,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0.0133) but was significant, though minor, for the DMN table (p &lt; 0.01, F</w:t>
      </w:r>
      <w:r w:rsidRPr="001A7742">
        <w:rPr>
          <w:rFonts w:ascii="Times New Roman" w:hAnsi="Times New Roman" w:cs="Times New Roman"/>
          <w:color w:val="000000" w:themeColor="text1"/>
          <w:shd w:val="clear" w:color="auto" w:fill="FFFFFF"/>
          <w:vertAlign w:val="subscript"/>
        </w:rPr>
        <w:t>2,152</w:t>
      </w:r>
      <w:r w:rsidRPr="001A7742">
        <w:rPr>
          <w:rFonts w:ascii="Times New Roman" w:hAnsi="Times New Roman" w:cs="Times New Roman"/>
          <w:color w:val="000000" w:themeColor="text1"/>
          <w:shd w:val="clear" w:color="auto" w:fill="FFFFFF"/>
        </w:rPr>
        <w:t xml:space="preserve"> = 2.1183,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0.02247). Total weedy vegetation was not a significant predictor of bacterial dissimilarity for either of the </w:t>
      </w:r>
      <w:proofErr w:type="spellStart"/>
      <w:r w:rsidRPr="001A7742">
        <w:rPr>
          <w:rFonts w:ascii="Times New Roman" w:hAnsi="Times New Roman" w:cs="Times New Roman"/>
          <w:color w:val="000000" w:themeColor="text1"/>
          <w:shd w:val="clear" w:color="auto" w:fill="FFFFFF"/>
        </w:rPr>
        <w:t>taxon</w:t>
      </w:r>
      <w:proofErr w:type="spellEnd"/>
      <w:r w:rsidRPr="001A7742">
        <w:rPr>
          <w:rFonts w:ascii="Times New Roman" w:hAnsi="Times New Roman" w:cs="Times New Roman"/>
          <w:color w:val="000000" w:themeColor="text1"/>
          <w:shd w:val="clear" w:color="auto" w:fill="FFFFFF"/>
        </w:rPr>
        <w:t xml:space="preserve"> tables.</w:t>
      </w:r>
    </w:p>
    <w:p w14:paraId="4570AEC7" w14:textId="2C497ACD"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We then assessed the difference in multivariate dispersion to understand how herbicide application may affect biotic homogenization in the soil microbiome. Glyphosate and atrazine-</w:t>
      </w:r>
      <w:proofErr w:type="spellStart"/>
      <w:r w:rsidRPr="001A7742">
        <w:rPr>
          <w:rFonts w:ascii="Times New Roman" w:hAnsi="Times New Roman" w:cs="Times New Roman"/>
          <w:color w:val="000000" w:themeColor="text1"/>
          <w:shd w:val="clear" w:color="auto" w:fill="FFFFFF"/>
        </w:rPr>
        <w:t>mesotrione</w:t>
      </w:r>
      <w:proofErr w:type="spellEnd"/>
      <w:r w:rsidRPr="001A7742">
        <w:rPr>
          <w:rFonts w:ascii="Times New Roman" w:hAnsi="Times New Roman" w:cs="Times New Roman"/>
          <w:color w:val="000000" w:themeColor="text1"/>
          <w:shd w:val="clear" w:color="auto" w:fill="FFFFFF"/>
        </w:rPr>
        <w:t xml:space="preserve"> treated plots showed homogenization in their bacterial community over the 20-day sampling period (p &lt; 0.057) (Figure 2, column 2).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and nontreated plots showed a trend of increased heterogeneity, though this was not statistically significant. </w:t>
      </w:r>
      <w:commentRangeStart w:id="187"/>
      <w:commentRangeStart w:id="188"/>
      <w:r w:rsidRPr="001A7742">
        <w:rPr>
          <w:rFonts w:ascii="Times New Roman" w:hAnsi="Times New Roman" w:cs="Times New Roman"/>
          <w:color w:val="000000" w:themeColor="text1"/>
          <w:shd w:val="clear" w:color="auto" w:fill="FFFFFF"/>
        </w:rPr>
        <w:t xml:space="preserve">When all chemical treatments were combined into a single chemically treated herbicide group, we found higher levels of </w:t>
      </w:r>
      <w:del w:id="189" w:author="Linda T.A. van Diepen" w:date="2023-08-06T12:59:00Z">
        <w:r w:rsidRPr="001A7742" w:rsidDel="000043E8">
          <w:rPr>
            <w:rFonts w:ascii="Times New Roman" w:hAnsi="Times New Roman" w:cs="Times New Roman"/>
            <w:color w:val="000000" w:themeColor="text1"/>
            <w:shd w:val="clear" w:color="auto" w:fill="FFFFFF"/>
          </w:rPr>
          <w:delText>multivariate spread</w:delText>
        </w:r>
      </w:del>
      <w:ins w:id="190" w:author="Linda T.A. van Diepen" w:date="2023-08-06T12:59:00Z">
        <w:r w:rsidR="000043E8">
          <w:rPr>
            <w:rFonts w:ascii="Times New Roman" w:hAnsi="Times New Roman" w:cs="Times New Roman"/>
            <w:color w:val="000000" w:themeColor="text1"/>
            <w:shd w:val="clear" w:color="auto" w:fill="FFFFFF"/>
          </w:rPr>
          <w:t>dispersion</w:t>
        </w:r>
      </w:ins>
      <w:r w:rsidRPr="001A7742">
        <w:rPr>
          <w:rFonts w:ascii="Times New Roman" w:hAnsi="Times New Roman" w:cs="Times New Roman"/>
          <w:color w:val="000000" w:themeColor="text1"/>
          <w:shd w:val="clear" w:color="auto" w:fill="FFFFFF"/>
        </w:rPr>
        <w:t xml:space="preserve"> as compared to the non-treated and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plots at sampling time one (p &lt; 0.01)</w:t>
      </w:r>
      <w:ins w:id="191" w:author="Linda T.A. van Diepen" w:date="2023-08-15T15:50:00Z">
        <w:r w:rsidR="00BF3572">
          <w:rPr>
            <w:rFonts w:ascii="Times New Roman" w:hAnsi="Times New Roman" w:cs="Times New Roman"/>
            <w:color w:val="000000" w:themeColor="text1"/>
            <w:shd w:val="clear" w:color="auto" w:fill="FFFFFF"/>
          </w:rPr>
          <w:t xml:space="preserve"> </w:t>
        </w:r>
        <w:r w:rsidR="00BF3572" w:rsidRPr="001A7742">
          <w:rPr>
            <w:rFonts w:ascii="Times New Roman" w:hAnsi="Times New Roman" w:cs="Times New Roman"/>
            <w:color w:val="000000" w:themeColor="text1"/>
            <w:shd w:val="clear" w:color="auto" w:fill="FFFFFF"/>
          </w:rPr>
          <w:t>(Figure 2, column 3)</w:t>
        </w:r>
      </w:ins>
      <w:r w:rsidRPr="001A7742">
        <w:rPr>
          <w:rFonts w:ascii="Times New Roman" w:hAnsi="Times New Roman" w:cs="Times New Roman"/>
          <w:color w:val="000000" w:themeColor="text1"/>
          <w:shd w:val="clear" w:color="auto" w:fill="FFFFFF"/>
        </w:rPr>
        <w:t xml:space="preserve">. </w:t>
      </w:r>
      <w:commentRangeEnd w:id="187"/>
      <w:r w:rsidR="0010226D">
        <w:rPr>
          <w:rStyle w:val="CommentReference"/>
        </w:rPr>
        <w:commentReference w:id="187"/>
      </w:r>
      <w:r w:rsidRPr="001A7742">
        <w:rPr>
          <w:rFonts w:ascii="Times New Roman" w:hAnsi="Times New Roman" w:cs="Times New Roman"/>
          <w:color w:val="000000" w:themeColor="text1"/>
          <w:shd w:val="clear" w:color="auto" w:fill="FFFFFF"/>
        </w:rPr>
        <w:t xml:space="preserve">However, the dispersion of the chemically treated group decreased over the next 20 days, </w:t>
      </w:r>
      <w:ins w:id="192" w:author="Linda T.A. van Diepen" w:date="2023-08-15T15:51:00Z">
        <w:r w:rsidR="00BF3572">
          <w:rPr>
            <w:rFonts w:ascii="Times New Roman" w:hAnsi="Times New Roman" w:cs="Times New Roman"/>
            <w:color w:val="000000" w:themeColor="text1"/>
            <w:shd w:val="clear" w:color="auto" w:fill="FFFFFF"/>
          </w:rPr>
          <w:t xml:space="preserve">while </w:t>
        </w:r>
      </w:ins>
      <w:ins w:id="193" w:author="Linda T.A. van Diepen" w:date="2023-08-15T15:50:00Z">
        <w:r w:rsidR="00BF3572">
          <w:rPr>
            <w:rFonts w:ascii="Times New Roman" w:hAnsi="Times New Roman" w:cs="Times New Roman"/>
            <w:color w:val="000000" w:themeColor="text1"/>
            <w:shd w:val="clear" w:color="auto" w:fill="FFFFFF"/>
          </w:rPr>
          <w:t xml:space="preserve">the </w:t>
        </w:r>
        <w:r w:rsidR="00BF3572" w:rsidRPr="001A7742">
          <w:rPr>
            <w:rFonts w:ascii="Times New Roman" w:hAnsi="Times New Roman" w:cs="Times New Roman"/>
            <w:color w:val="000000" w:themeColor="text1"/>
            <w:shd w:val="clear" w:color="auto" w:fill="FFFFFF"/>
          </w:rPr>
          <w:t xml:space="preserve">non-treated and </w:t>
        </w:r>
        <w:proofErr w:type="spellStart"/>
        <w:r w:rsidR="00BF3572" w:rsidRPr="001A7742">
          <w:rPr>
            <w:rFonts w:ascii="Times New Roman" w:hAnsi="Times New Roman" w:cs="Times New Roman"/>
            <w:color w:val="000000" w:themeColor="text1"/>
            <w:shd w:val="clear" w:color="auto" w:fill="FFFFFF"/>
          </w:rPr>
          <w:t>handweeded</w:t>
        </w:r>
        <w:proofErr w:type="spellEnd"/>
        <w:r w:rsidR="00BF3572" w:rsidRPr="001A7742">
          <w:rPr>
            <w:rFonts w:ascii="Times New Roman" w:hAnsi="Times New Roman" w:cs="Times New Roman"/>
            <w:color w:val="000000" w:themeColor="text1"/>
            <w:shd w:val="clear" w:color="auto" w:fill="FFFFFF"/>
          </w:rPr>
          <w:t xml:space="preserve"> plots</w:t>
        </w:r>
      </w:ins>
      <w:ins w:id="194" w:author="Linda T.A. van Diepen" w:date="2023-08-15T15:51:00Z">
        <w:r w:rsidR="00BF3572">
          <w:rPr>
            <w:rFonts w:ascii="Times New Roman" w:hAnsi="Times New Roman" w:cs="Times New Roman"/>
            <w:color w:val="000000" w:themeColor="text1"/>
            <w:shd w:val="clear" w:color="auto" w:fill="FFFFFF"/>
          </w:rPr>
          <w:t xml:space="preserve"> had the same level of dispersion throughout the 20 days</w:t>
        </w:r>
      </w:ins>
      <w:ins w:id="195" w:author="Linda T.A. van Diepen" w:date="2023-08-15T15:50:00Z">
        <w:r w:rsidR="00BF3572">
          <w:rPr>
            <w:rFonts w:ascii="Times New Roman" w:hAnsi="Times New Roman" w:cs="Times New Roman"/>
            <w:color w:val="000000" w:themeColor="text1"/>
            <w:shd w:val="clear" w:color="auto" w:fill="FFFFFF"/>
          </w:rPr>
          <w:t xml:space="preserve">. </w:t>
        </w:r>
      </w:ins>
      <w:del w:id="196" w:author="Linda T.A. van Diepen" w:date="2023-08-15T15:50:00Z">
        <w:r w:rsidRPr="001A7742" w:rsidDel="00BF3572">
          <w:rPr>
            <w:rFonts w:ascii="Times New Roman" w:hAnsi="Times New Roman" w:cs="Times New Roman"/>
            <w:color w:val="000000" w:themeColor="text1"/>
            <w:shd w:val="clear" w:color="auto" w:fill="FFFFFF"/>
          </w:rPr>
          <w:delText>and a</w:delText>
        </w:r>
      </w:del>
      <w:ins w:id="197" w:author="Linda T.A. van Diepen" w:date="2023-08-15T15:50:00Z">
        <w:r w:rsidR="00BF3572">
          <w:rPr>
            <w:rFonts w:ascii="Times New Roman" w:hAnsi="Times New Roman" w:cs="Times New Roman"/>
            <w:color w:val="000000" w:themeColor="text1"/>
            <w:shd w:val="clear" w:color="auto" w:fill="FFFFFF"/>
          </w:rPr>
          <w:t>A</w:t>
        </w:r>
      </w:ins>
      <w:r w:rsidRPr="001A7742">
        <w:rPr>
          <w:rFonts w:ascii="Times New Roman" w:hAnsi="Times New Roman" w:cs="Times New Roman"/>
          <w:color w:val="000000" w:themeColor="text1"/>
          <w:shd w:val="clear" w:color="auto" w:fill="FFFFFF"/>
        </w:rPr>
        <w:t xml:space="preserve">t the final sampling, </w:t>
      </w:r>
      <w:ins w:id="198" w:author="Linda T.A. van Diepen" w:date="2023-08-15T15:52:00Z">
        <w:r w:rsidR="00BF3572">
          <w:rPr>
            <w:rFonts w:ascii="Times New Roman" w:hAnsi="Times New Roman" w:cs="Times New Roman"/>
            <w:color w:val="000000" w:themeColor="text1"/>
            <w:shd w:val="clear" w:color="auto" w:fill="FFFFFF"/>
          </w:rPr>
          <w:t xml:space="preserve">the </w:t>
        </w:r>
        <w:r w:rsidR="00BF3572" w:rsidRPr="001A7742">
          <w:rPr>
            <w:rFonts w:ascii="Times New Roman" w:hAnsi="Times New Roman" w:cs="Times New Roman"/>
            <w:color w:val="000000" w:themeColor="text1"/>
            <w:shd w:val="clear" w:color="auto" w:fill="FFFFFF"/>
          </w:rPr>
          <w:t xml:space="preserve">chemically treated </w:t>
        </w:r>
        <w:r w:rsidR="00BF3572" w:rsidRPr="001A7742">
          <w:rPr>
            <w:rFonts w:ascii="Times New Roman" w:hAnsi="Times New Roman" w:cs="Times New Roman"/>
            <w:color w:val="000000" w:themeColor="text1"/>
            <w:shd w:val="clear" w:color="auto" w:fill="FFFFFF"/>
          </w:rPr>
          <w:lastRenderedPageBreak/>
          <w:t>herbicide group</w:t>
        </w:r>
        <w:r w:rsidR="00BF3572" w:rsidRPr="001A7742" w:rsidDel="00BF3572">
          <w:rPr>
            <w:rFonts w:ascii="Times New Roman" w:hAnsi="Times New Roman" w:cs="Times New Roman"/>
            <w:color w:val="000000" w:themeColor="text1"/>
            <w:shd w:val="clear" w:color="auto" w:fill="FFFFFF"/>
          </w:rPr>
          <w:t xml:space="preserve"> </w:t>
        </w:r>
      </w:ins>
      <w:del w:id="199" w:author="Linda T.A. van Diepen" w:date="2023-08-15T15:52:00Z">
        <w:r w:rsidRPr="001A7742" w:rsidDel="00BF3572">
          <w:rPr>
            <w:rFonts w:ascii="Times New Roman" w:hAnsi="Times New Roman" w:cs="Times New Roman"/>
            <w:color w:val="000000" w:themeColor="text1"/>
            <w:shd w:val="clear" w:color="auto" w:fill="FFFFFF"/>
          </w:rPr>
          <w:delText xml:space="preserve">all groups </w:delText>
        </w:r>
      </w:del>
      <w:r w:rsidRPr="001A7742">
        <w:rPr>
          <w:rFonts w:ascii="Times New Roman" w:hAnsi="Times New Roman" w:cs="Times New Roman"/>
          <w:color w:val="000000" w:themeColor="text1"/>
          <w:shd w:val="clear" w:color="auto" w:fill="FFFFFF"/>
        </w:rPr>
        <w:t xml:space="preserve">showed similar levels of </w:t>
      </w:r>
      <w:del w:id="200" w:author="Linda T.A. van Diepen" w:date="2023-08-06T13:00:00Z">
        <w:r w:rsidRPr="001A7742" w:rsidDel="000043E8">
          <w:rPr>
            <w:rFonts w:ascii="Times New Roman" w:hAnsi="Times New Roman" w:cs="Times New Roman"/>
            <w:color w:val="000000" w:themeColor="text1"/>
            <w:shd w:val="clear" w:color="auto" w:fill="FFFFFF"/>
          </w:rPr>
          <w:delText>multivariate spread</w:delText>
        </w:r>
      </w:del>
      <w:ins w:id="201" w:author="Linda T.A. van Diepen" w:date="2023-08-06T13:00:00Z">
        <w:r w:rsidR="000043E8">
          <w:rPr>
            <w:rFonts w:ascii="Times New Roman" w:hAnsi="Times New Roman" w:cs="Times New Roman"/>
            <w:color w:val="000000" w:themeColor="text1"/>
            <w:shd w:val="clear" w:color="auto" w:fill="FFFFFF"/>
          </w:rPr>
          <w:t>dispersion</w:t>
        </w:r>
      </w:ins>
      <w:ins w:id="202" w:author="Linda T.A. van Diepen" w:date="2023-08-15T15:52:00Z">
        <w:r w:rsidR="00BF3572">
          <w:rPr>
            <w:rFonts w:ascii="Times New Roman" w:hAnsi="Times New Roman" w:cs="Times New Roman"/>
            <w:color w:val="000000" w:themeColor="text1"/>
            <w:shd w:val="clear" w:color="auto" w:fill="FFFFFF"/>
          </w:rPr>
          <w:t xml:space="preserve"> as the </w:t>
        </w:r>
        <w:proofErr w:type="spellStart"/>
        <w:r w:rsidR="00BF3572">
          <w:rPr>
            <w:rFonts w:ascii="Times New Roman" w:hAnsi="Times New Roman" w:cs="Times New Roman"/>
            <w:color w:val="000000" w:themeColor="text1"/>
            <w:shd w:val="clear" w:color="auto" w:fill="FFFFFF"/>
          </w:rPr>
          <w:t>handweeded</w:t>
        </w:r>
        <w:proofErr w:type="spellEnd"/>
        <w:r w:rsidR="00BF3572">
          <w:rPr>
            <w:rFonts w:ascii="Times New Roman" w:hAnsi="Times New Roman" w:cs="Times New Roman"/>
            <w:color w:val="000000" w:themeColor="text1"/>
            <w:shd w:val="clear" w:color="auto" w:fill="FFFFFF"/>
          </w:rPr>
          <w:t xml:space="preserve"> plots, but still higher dispersion</w:t>
        </w:r>
      </w:ins>
      <w:ins w:id="203" w:author="Linda T.A. van Diepen" w:date="2023-08-15T15:53:00Z">
        <w:r w:rsidR="00BF3572">
          <w:rPr>
            <w:rFonts w:ascii="Times New Roman" w:hAnsi="Times New Roman" w:cs="Times New Roman"/>
            <w:color w:val="000000" w:themeColor="text1"/>
            <w:shd w:val="clear" w:color="auto" w:fill="FFFFFF"/>
          </w:rPr>
          <w:t xml:space="preserve"> compared to the non-treated plots</w:t>
        </w:r>
      </w:ins>
      <w:del w:id="204" w:author="Linda T.A. van Diepen" w:date="2023-08-15T15:50:00Z">
        <w:r w:rsidRPr="001A7742" w:rsidDel="00BF3572">
          <w:rPr>
            <w:rFonts w:ascii="Times New Roman" w:hAnsi="Times New Roman" w:cs="Times New Roman"/>
            <w:color w:val="000000" w:themeColor="text1"/>
            <w:shd w:val="clear" w:color="auto" w:fill="FFFFFF"/>
          </w:rPr>
          <w:delText xml:space="preserve"> (Figure 2, column 3)</w:delText>
        </w:r>
      </w:del>
      <w:r w:rsidRPr="001A7742">
        <w:rPr>
          <w:rFonts w:ascii="Times New Roman" w:hAnsi="Times New Roman" w:cs="Times New Roman"/>
          <w:color w:val="000000" w:themeColor="text1"/>
          <w:shd w:val="clear" w:color="auto" w:fill="FFFFFF"/>
        </w:rPr>
        <w:t xml:space="preserve">. </w:t>
      </w:r>
      <w:commentRangeEnd w:id="188"/>
      <w:r w:rsidR="00BF3572">
        <w:rPr>
          <w:rStyle w:val="CommentReference"/>
        </w:rPr>
        <w:commentReference w:id="188"/>
      </w:r>
    </w:p>
    <w:p w14:paraId="0EEDE462" w14:textId="77777777" w:rsidR="00740E69" w:rsidRPr="001A7742" w:rsidRDefault="00740E69"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Changes in the abundance of dominant families over time were detected in all treatment groups. Of particular interest, the family </w:t>
      </w:r>
      <w:proofErr w:type="spellStart"/>
      <w:r w:rsidRPr="001A7742">
        <w:rPr>
          <w:rFonts w:ascii="Times New Roman" w:hAnsi="Times New Roman" w:cs="Times New Roman"/>
          <w:color w:val="000000" w:themeColor="text1"/>
          <w:shd w:val="clear" w:color="auto" w:fill="FFFFFF"/>
        </w:rPr>
        <w:t>Sphingomonadaceae</w:t>
      </w:r>
      <w:proofErr w:type="spellEnd"/>
      <w:r w:rsidRPr="001A7742">
        <w:rPr>
          <w:rFonts w:ascii="Times New Roman" w:hAnsi="Times New Roman" w:cs="Times New Roman"/>
          <w:color w:val="000000" w:themeColor="text1"/>
          <w:shd w:val="clear" w:color="auto" w:fill="FFFFFF"/>
        </w:rPr>
        <w:t xml:space="preserve"> showed a statistically significant increase in abundance in all chemical herbicide-treated plots (p &lt; 0.001, F</w:t>
      </w:r>
      <w:r w:rsidRPr="001A7742">
        <w:rPr>
          <w:rFonts w:ascii="Times New Roman" w:hAnsi="Times New Roman" w:cs="Times New Roman"/>
          <w:color w:val="000000" w:themeColor="text1"/>
          <w:shd w:val="clear" w:color="auto" w:fill="FFFFFF"/>
          <w:vertAlign w:val="subscript"/>
        </w:rPr>
        <w:t xml:space="preserve">2,30 </w:t>
      </w:r>
      <w:r w:rsidRPr="001A7742">
        <w:rPr>
          <w:rFonts w:ascii="Times New Roman" w:hAnsi="Times New Roman" w:cs="Times New Roman"/>
          <w:color w:val="000000" w:themeColor="text1"/>
          <w:shd w:val="clear" w:color="auto" w:fill="FFFFFF"/>
        </w:rPr>
        <w:t>= 9.469).  No other consistent taxon enrichments or depletions were detected across herbicide or treatment types. Linear modeling of bacterial taxa identified by simper and the Boruta machine learning classification algorithm showed that weed removal treatment, sampling time, and total weedy vegetation explained at most a total of 15% of the variation in taxon abundance (</w:t>
      </w:r>
      <w:commentRangeStart w:id="205"/>
      <w:r w:rsidRPr="001A7742">
        <w:rPr>
          <w:rFonts w:ascii="Times New Roman" w:hAnsi="Times New Roman" w:cs="Times New Roman"/>
          <w:color w:val="000000" w:themeColor="text1"/>
          <w:shd w:val="clear" w:color="auto" w:fill="FFFFFF"/>
        </w:rPr>
        <w:t xml:space="preserve">Supplementary Table F1). </w:t>
      </w:r>
      <w:commentRangeEnd w:id="205"/>
      <w:r w:rsidR="003830EE">
        <w:rPr>
          <w:rStyle w:val="CommentReference"/>
        </w:rPr>
        <w:commentReference w:id="205"/>
      </w:r>
    </w:p>
    <w:p w14:paraId="575F4024"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7C2C9C49"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Fungal Diversity</w:t>
      </w:r>
    </w:p>
    <w:p w14:paraId="56749C59" w14:textId="6F7C23ED"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Fungal count tables were rarefied to 1,000 reads per sample</w:t>
      </w:r>
      <w:del w:id="206" w:author="Custer, Gordon" w:date="2024-01-05T13:05:00Z">
        <w:r w:rsidRPr="001A7742" w:rsidDel="009927B9">
          <w:rPr>
            <w:rFonts w:ascii="Times New Roman" w:hAnsi="Times New Roman" w:cs="Times New Roman"/>
            <w:color w:val="000000" w:themeColor="text1"/>
            <w:shd w:val="clear" w:color="auto" w:fill="FFFFFF"/>
          </w:rPr>
          <w:delText xml:space="preserve"> and resulted in 157 independent samples being included in downstream analysis,</w:delText>
        </w:r>
      </w:del>
      <w:ins w:id="207" w:author="Custer, Gordon" w:date="2024-01-05T13:05:00Z">
        <w:r w:rsidR="009927B9">
          <w:rPr>
            <w:rFonts w:ascii="Times New Roman" w:hAnsi="Times New Roman" w:cs="Times New Roman"/>
            <w:color w:val="000000" w:themeColor="text1"/>
            <w:shd w:val="clear" w:color="auto" w:fill="FFFFFF"/>
          </w:rPr>
          <w:t>, which resulted in 157 independent samples being included in downstream analysis</w:t>
        </w:r>
      </w:ins>
      <w:r w:rsidRPr="001A7742">
        <w:rPr>
          <w:rFonts w:ascii="Times New Roman" w:hAnsi="Times New Roman" w:cs="Times New Roman"/>
          <w:color w:val="000000" w:themeColor="text1"/>
          <w:shd w:val="clear" w:color="auto" w:fill="FFFFFF"/>
        </w:rPr>
        <w:t xml:space="preserve"> after outlier removal. Again, rarefied results are reported unless otherwise noted. No differences in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 days post-application, Shannon diversity (H`) was marginally significant (p = 0.051, F</w:t>
      </w:r>
      <w:r w:rsidRPr="001A7742">
        <w:rPr>
          <w:rFonts w:ascii="Times New Roman" w:hAnsi="Times New Roman" w:cs="Times New Roman"/>
          <w:color w:val="000000" w:themeColor="text1"/>
          <w:shd w:val="clear" w:color="auto" w:fill="FFFFFF"/>
          <w:vertAlign w:val="subscript"/>
        </w:rPr>
        <w:t>4,48</w:t>
      </w:r>
      <w:r w:rsidRPr="001A7742">
        <w:rPr>
          <w:rFonts w:ascii="Times New Roman" w:hAnsi="Times New Roman" w:cs="Times New Roman"/>
          <w:color w:val="000000" w:themeColor="text1"/>
          <w:shd w:val="clear" w:color="auto" w:fill="FFFFFF"/>
        </w:rPr>
        <w:t xml:space="preserve"> = 2.551), with no significant pairwise differences between treatments. PERMANOVA testing of the rarefied and DMN taxon tables revealed significant effects of sampling time </w:t>
      </w:r>
      <w:bookmarkStart w:id="208" w:name="OLE_LINK1"/>
      <w:bookmarkStart w:id="209" w:name="OLE_LINK2"/>
      <w:r w:rsidRPr="001A7742">
        <w:rPr>
          <w:rFonts w:ascii="Times New Roman" w:hAnsi="Times New Roman" w:cs="Times New Roman"/>
          <w:color w:val="000000" w:themeColor="text1"/>
          <w:shd w:val="clear" w:color="auto" w:fill="FFFFFF"/>
        </w:rPr>
        <w:t>(p &lt; 0.05, F</w:t>
      </w:r>
      <w:r w:rsidRPr="001A7742">
        <w:rPr>
          <w:rFonts w:ascii="Times New Roman" w:hAnsi="Times New Roman" w:cs="Times New Roman"/>
          <w:color w:val="000000" w:themeColor="text1"/>
          <w:shd w:val="clear" w:color="auto" w:fill="FFFFFF"/>
          <w:vertAlign w:val="subscript"/>
        </w:rPr>
        <w:t>2,140</w:t>
      </w:r>
      <w:r w:rsidRPr="001A7742">
        <w:rPr>
          <w:rFonts w:ascii="Times New Roman" w:hAnsi="Times New Roman" w:cs="Times New Roman"/>
          <w:color w:val="000000" w:themeColor="text1"/>
          <w:shd w:val="clear" w:color="auto" w:fill="FFFFFF"/>
        </w:rPr>
        <w:t xml:space="preserve"> &lt; 1.521,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0.0139), </w:t>
      </w:r>
      <w:bookmarkEnd w:id="208"/>
      <w:bookmarkEnd w:id="209"/>
      <w:r w:rsidRPr="001A7742">
        <w:rPr>
          <w:rFonts w:ascii="Times New Roman" w:hAnsi="Times New Roman" w:cs="Times New Roman"/>
          <w:color w:val="000000" w:themeColor="text1"/>
          <w:shd w:val="clear" w:color="auto" w:fill="FFFFFF"/>
        </w:rPr>
        <w:t>total weedy vegetation (p &lt; 0.01, F</w:t>
      </w:r>
      <w:r w:rsidRPr="001A7742">
        <w:rPr>
          <w:rFonts w:ascii="Times New Roman" w:hAnsi="Times New Roman" w:cs="Times New Roman"/>
          <w:color w:val="000000" w:themeColor="text1"/>
          <w:shd w:val="clear" w:color="auto" w:fill="FFFFFF"/>
          <w:vertAlign w:val="subscript"/>
        </w:rPr>
        <w:t>1,140</w:t>
      </w:r>
      <w:r w:rsidRPr="001A7742">
        <w:rPr>
          <w:rFonts w:ascii="Times New Roman" w:hAnsi="Times New Roman" w:cs="Times New Roman"/>
          <w:color w:val="000000" w:themeColor="text1"/>
          <w:shd w:val="clear" w:color="auto" w:fill="FFFFFF"/>
        </w:rPr>
        <w:t xml:space="preserve"> = 1.845,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0.0116), and the </w:t>
      </w:r>
      <w:commentRangeStart w:id="210"/>
      <w:r w:rsidRPr="001A7742">
        <w:rPr>
          <w:rFonts w:ascii="Times New Roman" w:hAnsi="Times New Roman" w:cs="Times New Roman"/>
          <w:color w:val="000000" w:themeColor="text1"/>
          <w:shd w:val="clear" w:color="auto" w:fill="FFFFFF"/>
        </w:rPr>
        <w:t xml:space="preserve">interaction of sampling time*weed removal treatment </w:t>
      </w:r>
      <w:commentRangeEnd w:id="210"/>
      <w:r w:rsidR="003830EE">
        <w:rPr>
          <w:rStyle w:val="CommentReference"/>
        </w:rPr>
        <w:commentReference w:id="210"/>
      </w:r>
      <w:r w:rsidRPr="001A7742">
        <w:rPr>
          <w:rFonts w:ascii="Times New Roman" w:hAnsi="Times New Roman" w:cs="Times New Roman"/>
          <w:color w:val="000000" w:themeColor="text1"/>
          <w:shd w:val="clear" w:color="auto" w:fill="FFFFFF"/>
        </w:rPr>
        <w:t>(p &lt; 0.05, F</w:t>
      </w:r>
      <w:r w:rsidRPr="001A7742">
        <w:rPr>
          <w:rFonts w:ascii="Times New Roman" w:hAnsi="Times New Roman" w:cs="Times New Roman"/>
          <w:color w:val="000000" w:themeColor="text1"/>
          <w:shd w:val="clear" w:color="auto" w:fill="FFFFFF"/>
          <w:vertAlign w:val="subscript"/>
        </w:rPr>
        <w:t>8,140</w:t>
      </w:r>
      <w:r w:rsidRPr="001A7742">
        <w:rPr>
          <w:rFonts w:ascii="Times New Roman" w:hAnsi="Times New Roman" w:cs="Times New Roman"/>
          <w:color w:val="000000" w:themeColor="text1"/>
          <w:shd w:val="clear" w:color="auto" w:fill="FFFFFF"/>
        </w:rPr>
        <w:t xml:space="preserve"> = 1.185,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0.0259) (Figure 3, column 1). No clear trends in dispersion within treatments through time were found for the fungal community (Figure 3 – columns 2 &amp; 3). </w:t>
      </w:r>
    </w:p>
    <w:p w14:paraId="529ED7AD" w14:textId="445DAB4C" w:rsidR="00740E69" w:rsidRPr="001A7742" w:rsidRDefault="00740E69" w:rsidP="00205A4E">
      <w:pPr>
        <w:spacing w:line="480" w:lineRule="auto"/>
        <w:ind w:firstLine="720"/>
        <w:rPr>
          <w:rFonts w:ascii="Times New Roman" w:hAnsi="Times New Roman" w:cs="Times New Roman"/>
          <w:i/>
          <w:iCs/>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Shifts in dominant fungal families revealed </w:t>
      </w:r>
      <w:ins w:id="211" w:author="Custer, Gordon" w:date="2024-01-05T13:05:00Z">
        <w:r w:rsidR="009927B9">
          <w:rPr>
            <w:rFonts w:ascii="Times New Roman" w:hAnsi="Times New Roman" w:cs="Times New Roman"/>
            <w:color w:val="000000" w:themeColor="text1"/>
            <w:shd w:val="clear" w:color="auto" w:fill="FFFFFF"/>
          </w:rPr>
          <w:t xml:space="preserve">an </w:t>
        </w:r>
      </w:ins>
      <w:r w:rsidRPr="001A7742">
        <w:rPr>
          <w:rFonts w:ascii="Times New Roman" w:hAnsi="Times New Roman" w:cs="Times New Roman"/>
          <w:color w:val="000000" w:themeColor="text1"/>
          <w:shd w:val="clear" w:color="auto" w:fill="FFFFFF"/>
        </w:rPr>
        <w:t xml:space="preserve">increased abundance of </w:t>
      </w:r>
      <w:proofErr w:type="spellStart"/>
      <w:r w:rsidRPr="001A7742">
        <w:rPr>
          <w:rFonts w:ascii="Times New Roman" w:hAnsi="Times New Roman" w:cs="Times New Roman"/>
          <w:color w:val="000000" w:themeColor="text1"/>
          <w:shd w:val="clear" w:color="auto" w:fill="FFFFFF"/>
        </w:rPr>
        <w:t>Ceratobasidiaceae</w:t>
      </w:r>
      <w:proofErr w:type="spellEnd"/>
      <w:r w:rsidRPr="001A7742">
        <w:rPr>
          <w:rFonts w:ascii="Times New Roman" w:hAnsi="Times New Roman" w:cs="Times New Roman"/>
          <w:color w:val="000000" w:themeColor="text1"/>
          <w:shd w:val="clear" w:color="auto" w:fill="FFFFFF"/>
        </w:rPr>
        <w:t xml:space="preserve"> in the glyphosate-treated plots over the three sampling times (</w:t>
      </w:r>
      <w:bookmarkStart w:id="212" w:name="OLE_LINK9"/>
      <w:bookmarkStart w:id="213" w:name="OLE_LINK10"/>
      <w:r w:rsidRPr="001A7742">
        <w:rPr>
          <w:rFonts w:ascii="Times New Roman" w:hAnsi="Times New Roman" w:cs="Times New Roman"/>
          <w:color w:val="000000" w:themeColor="text1"/>
          <w:shd w:val="clear" w:color="auto" w:fill="FFFFFF"/>
        </w:rPr>
        <w:t>p &lt; 0.001, F</w:t>
      </w:r>
      <w:r w:rsidRPr="001A7742">
        <w:rPr>
          <w:rFonts w:ascii="Times New Roman" w:hAnsi="Times New Roman" w:cs="Times New Roman"/>
          <w:color w:val="000000" w:themeColor="text1"/>
          <w:shd w:val="clear" w:color="auto" w:fill="FFFFFF"/>
          <w:vertAlign w:val="subscript"/>
        </w:rPr>
        <w:t xml:space="preserve">2,30 </w:t>
      </w:r>
      <w:r w:rsidRPr="001A7742">
        <w:rPr>
          <w:rFonts w:ascii="Times New Roman" w:hAnsi="Times New Roman" w:cs="Times New Roman"/>
          <w:color w:val="000000" w:themeColor="text1"/>
          <w:shd w:val="clear" w:color="auto" w:fill="FFFFFF"/>
        </w:rPr>
        <w:t>= 9.469</w:t>
      </w:r>
      <w:bookmarkEnd w:id="212"/>
      <w:bookmarkEnd w:id="213"/>
      <w:r w:rsidRPr="001A7742">
        <w:rPr>
          <w:rFonts w:ascii="Times New Roman" w:hAnsi="Times New Roman" w:cs="Times New Roman"/>
          <w:color w:val="000000" w:themeColor="text1"/>
          <w:shd w:val="clear" w:color="auto" w:fill="FFFFFF"/>
        </w:rPr>
        <w:t xml:space="preserve">). Additionally, the family </w:t>
      </w:r>
      <w:proofErr w:type="spellStart"/>
      <w:r w:rsidRPr="001A7742">
        <w:rPr>
          <w:rFonts w:ascii="Times New Roman" w:hAnsi="Times New Roman" w:cs="Times New Roman"/>
          <w:color w:val="000000" w:themeColor="text1"/>
          <w:shd w:val="clear" w:color="auto" w:fill="FFFFFF"/>
        </w:rPr>
        <w:t>Spizellomycetaceae</w:t>
      </w:r>
      <w:proofErr w:type="spellEnd"/>
      <w:r w:rsidRPr="001A7742">
        <w:rPr>
          <w:rFonts w:ascii="Times New Roman" w:hAnsi="Times New Roman" w:cs="Times New Roman"/>
          <w:color w:val="000000" w:themeColor="text1"/>
          <w:shd w:val="clear" w:color="auto" w:fill="FFFFFF"/>
        </w:rPr>
        <w:t xml:space="preserve"> showed an increase in abundance in the two controls as well as the glyphosate-treated plots over the sampling period (p &lt; 0.05, F</w:t>
      </w:r>
      <w:r w:rsidRPr="001A7742">
        <w:rPr>
          <w:rFonts w:ascii="Times New Roman" w:hAnsi="Times New Roman" w:cs="Times New Roman"/>
          <w:color w:val="000000" w:themeColor="text1"/>
          <w:shd w:val="clear" w:color="auto" w:fill="FFFFFF"/>
          <w:vertAlign w:val="subscript"/>
        </w:rPr>
        <w:t>2,</w:t>
      </w:r>
      <w:proofErr w:type="gramStart"/>
      <w:r w:rsidRPr="001A7742">
        <w:rPr>
          <w:rFonts w:ascii="Times New Roman" w:hAnsi="Times New Roman" w:cs="Times New Roman"/>
          <w:color w:val="000000" w:themeColor="text1"/>
          <w:shd w:val="clear" w:color="auto" w:fill="FFFFFF"/>
          <w:vertAlign w:val="subscript"/>
        </w:rPr>
        <w:t xml:space="preserve">28 </w:t>
      </w:r>
      <w:r w:rsidRPr="001A7742">
        <w:rPr>
          <w:rFonts w:ascii="Times New Roman" w:hAnsi="Times New Roman" w:cs="Times New Roman"/>
          <w:color w:val="000000" w:themeColor="text1"/>
          <w:shd w:val="clear" w:color="auto" w:fill="FFFFFF"/>
        </w:rPr>
        <w:t xml:space="preserve"> &gt;</w:t>
      </w:r>
      <w:proofErr w:type="gramEnd"/>
      <w:r w:rsidRPr="001A7742">
        <w:rPr>
          <w:rFonts w:ascii="Times New Roman" w:hAnsi="Times New Roman" w:cs="Times New Roman"/>
          <w:color w:val="000000" w:themeColor="text1"/>
          <w:shd w:val="clear" w:color="auto" w:fill="FFFFFF"/>
        </w:rPr>
        <w:t xml:space="preserve"> 3.351).  Linear modeling of fungal taxa identified by simper and the Boruta classification algorithm showed that weed removal treatment, sampling time, and total weedy vegetation explained -at most- a total of 33% of the variation in taxon abundances (Supplementary Table G1). However, these taxa were rare and often not detected. </w:t>
      </w:r>
    </w:p>
    <w:p w14:paraId="32C4DD6B"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Discussion</w:t>
      </w:r>
    </w:p>
    <w:p w14:paraId="29B45273" w14:textId="45A9F73F" w:rsidR="009E72BF" w:rsidRPr="001A7742" w:rsidRDefault="00740E69"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The application of chemical herbicides in </w:t>
      </w:r>
      <w:r w:rsidR="009B2002" w:rsidRPr="001A7742">
        <w:rPr>
          <w:rFonts w:ascii="Times New Roman" w:hAnsi="Times New Roman" w:cs="Times New Roman"/>
          <w:color w:val="000000" w:themeColor="text1"/>
          <w:shd w:val="clear" w:color="auto" w:fill="FFFFFF"/>
        </w:rPr>
        <w:t>conventionally</w:t>
      </w:r>
      <w:r w:rsidRPr="001A7742">
        <w:rPr>
          <w:rFonts w:ascii="Times New Roman" w:hAnsi="Times New Roman" w:cs="Times New Roman"/>
          <w:color w:val="000000" w:themeColor="text1"/>
          <w:shd w:val="clear" w:color="auto" w:fill="FFFFFF"/>
        </w:rPr>
        <w:t xml:space="preserve"> managed agricultural systems is widespread. However, a comprehensive understanding of how these </w:t>
      </w:r>
      <w:r w:rsidR="00FC2F50" w:rsidRPr="001A7742">
        <w:rPr>
          <w:rFonts w:ascii="Times New Roman" w:hAnsi="Times New Roman" w:cs="Times New Roman"/>
          <w:color w:val="000000" w:themeColor="text1"/>
          <w:shd w:val="clear" w:color="auto" w:fill="FFFFFF"/>
        </w:rPr>
        <w:t>agrochemicals</w:t>
      </w:r>
      <w:r w:rsidRPr="001A7742">
        <w:rPr>
          <w:rFonts w:ascii="Times New Roman" w:hAnsi="Times New Roman" w:cs="Times New Roman"/>
          <w:color w:val="000000" w:themeColor="text1"/>
          <w:shd w:val="clear" w:color="auto" w:fill="FFFFFF"/>
        </w:rPr>
        <w:t xml:space="preserve"> affect</w:t>
      </w:r>
      <w:r w:rsidR="00FC2F50" w:rsidRPr="001A7742">
        <w:rPr>
          <w:rFonts w:ascii="Times New Roman" w:hAnsi="Times New Roman" w:cs="Times New Roman"/>
          <w:color w:val="000000" w:themeColor="text1"/>
          <w:shd w:val="clear" w:color="auto" w:fill="FFFFFF"/>
        </w:rPr>
        <w:t xml:space="preserve"> below-ground</w:t>
      </w:r>
      <w:r w:rsidRPr="001A7742">
        <w:rPr>
          <w:rFonts w:ascii="Times New Roman" w:hAnsi="Times New Roman" w:cs="Times New Roman"/>
          <w:color w:val="000000" w:themeColor="text1"/>
          <w:shd w:val="clear" w:color="auto" w:fill="FFFFFF"/>
        </w:rPr>
        <w:t xml:space="preserve"> microbial processes remains lacking. Our experimental results aid in this appreciation and suggest that soil microbial function in </w:t>
      </w:r>
      <w:r w:rsidR="009B2002" w:rsidRPr="001A7742">
        <w:rPr>
          <w:rFonts w:ascii="Times New Roman" w:hAnsi="Times New Roman" w:cs="Times New Roman"/>
          <w:color w:val="000000" w:themeColor="text1"/>
          <w:shd w:val="clear" w:color="auto" w:fill="FFFFFF"/>
        </w:rPr>
        <w:t xml:space="preserve">conventionally </w:t>
      </w:r>
      <w:r w:rsidRPr="001A7742">
        <w:rPr>
          <w:rFonts w:ascii="Times New Roman" w:hAnsi="Times New Roman" w:cs="Times New Roman"/>
          <w:color w:val="000000" w:themeColor="text1"/>
          <w:shd w:val="clear" w:color="auto" w:fill="FFFFFF"/>
        </w:rPr>
        <w:t>managed agroecosystems is largely resistant and resilient to herbicide application over the 20 days post-treatment. Furthermore, we show that the factors affecting bacterial and fungal diversity differed, with bacteria showing a significant effect of weed removal treatment and fungi responding to changes in total weedy vegetation. Additionally, the convergence of bacterial communities following chemical herbicide applications suggests that, regardless of the herbicide type, chemical intervention homogenizes the bacterial compartment in soil and leads to a “chemically disturbed” microbiome, contrary to our initial hypothesis.</w:t>
      </w:r>
      <w:r w:rsidR="009E72BF" w:rsidRPr="001A7742">
        <w:rPr>
          <w:rFonts w:ascii="Times New Roman" w:hAnsi="Times New Roman" w:cs="Times New Roman"/>
          <w:color w:val="000000" w:themeColor="text1"/>
          <w:shd w:val="clear" w:color="auto" w:fill="FFFFFF"/>
        </w:rPr>
        <w:t xml:space="preserve"> Finally, and perhaps most importantly, experimental designs like ours and others </w:t>
      </w:r>
      <w:sdt>
        <w:sdtPr>
          <w:rPr>
            <w:rFonts w:ascii="Times New Roman" w:hAnsi="Times New Roman" w:cs="Times New Roman"/>
            <w:color w:val="000000"/>
            <w:shd w:val="clear" w:color="auto" w:fill="FFFFFF"/>
          </w:rPr>
          <w:tag w:val="MENDELEY_CITATION_v3_eyJjaXRhdGlvbklEIjoiTUVOREVMRVlfQ0lUQVRJT05fN2MwZjM5NTMtNGEzOC00YjE5LTk5MzctMmY3MDljYzNiYmUwIiwicHJvcGVydGllcyI6eyJub3RlSW5kZXgiOjB9LCJpc0VkaXRlZCI6dHJ1ZSwibWFudWFsT3ZlcnJpZGUiOnsiY2l0ZXByb2NUZXh0IjoiKDIx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
          <w:id w:val="-807553859"/>
          <w:placeholder>
            <w:docPart w:val="9AA233408FA9E74DB4157FB4FE0EF34F"/>
          </w:placeholder>
        </w:sdtPr>
        <w:sdtEndPr>
          <w:rPr>
            <w:shd w:val="clear" w:color="auto" w:fill="auto"/>
          </w:rPr>
        </w:sdtEndPr>
        <w:sdtContent>
          <w:ins w:id="214" w:author="Custer, Gordon" w:date="2023-10-02T11:14:00Z">
            <w:r w:rsidR="008A6633" w:rsidRPr="008A6633">
              <w:rPr>
                <w:rFonts w:ascii="Times New Roman" w:hAnsi="Times New Roman" w:cs="Times New Roman"/>
                <w:color w:val="000000"/>
              </w:rPr>
              <w:t>(21)</w:t>
            </w:r>
          </w:ins>
          <w:del w:id="215" w:author="Custer, Gordon" w:date="2023-10-02T11:08:00Z">
            <w:r w:rsidR="009B2002" w:rsidRPr="008A6633" w:rsidDel="008A6633">
              <w:rPr>
                <w:rFonts w:ascii="Times New Roman" w:hAnsi="Times New Roman" w:cs="Times New Roman"/>
                <w:color w:val="000000"/>
              </w:rPr>
              <w:delText>(22)</w:delText>
            </w:r>
          </w:del>
        </w:sdtContent>
      </w:sdt>
      <w:r w:rsidR="009E72BF" w:rsidRPr="001A7742">
        <w:rPr>
          <w:rFonts w:ascii="Times New Roman" w:hAnsi="Times New Roman" w:cs="Times New Roman"/>
          <w:color w:val="000000" w:themeColor="text1"/>
          <w:shd w:val="clear" w:color="auto" w:fill="FFFFFF"/>
        </w:rPr>
        <w:t xml:space="preserve">  are extremely valuable as they allow for direct and indirect effects of herbicide application to be teased apart. This improved understanding offers valuable insight into the </w:t>
      </w:r>
      <w:r w:rsidR="009E72BF" w:rsidRPr="001A7742">
        <w:rPr>
          <w:rFonts w:ascii="Times New Roman" w:hAnsi="Times New Roman" w:cs="Times New Roman"/>
          <w:color w:val="000000" w:themeColor="text1"/>
          <w:shd w:val="clear" w:color="auto" w:fill="FFFFFF"/>
        </w:rPr>
        <w:lastRenderedPageBreak/>
        <w:t xml:space="preserve">dynamics of the soil microbiome following vegetation removal and permits an accurate assessment of the effects of chemical herbicide application.  </w:t>
      </w:r>
    </w:p>
    <w:p w14:paraId="456F15FB" w14:textId="05CBC685" w:rsidR="00740E69" w:rsidRPr="001A7742" w:rsidRDefault="00740E69" w:rsidP="000A3F6D">
      <w:pPr>
        <w:spacing w:line="480" w:lineRule="auto"/>
        <w:rPr>
          <w:rFonts w:ascii="Times New Roman" w:hAnsi="Times New Roman" w:cs="Times New Roman"/>
          <w:color w:val="000000" w:themeColor="text1"/>
          <w:shd w:val="clear" w:color="auto" w:fill="FFFFFF"/>
        </w:rPr>
      </w:pPr>
    </w:p>
    <w:p w14:paraId="5FD9BF76" w14:textId="76B1B2DA" w:rsidR="009E72BF" w:rsidRPr="001A7742" w:rsidRDefault="009E72BF"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The lack of differences in total enzymatic profiles between treatments at sampling time one indicates that our plots were functionally homogeneous before treatment, and as such, any differences at the subsequent </w:t>
      </w:r>
      <w:r w:rsidR="00FC2F50" w:rsidRPr="001A7742">
        <w:rPr>
          <w:rFonts w:ascii="Times New Roman" w:hAnsi="Times New Roman" w:cs="Times New Roman"/>
          <w:color w:val="000000" w:themeColor="text1"/>
          <w:shd w:val="clear" w:color="auto" w:fill="FFFFFF"/>
        </w:rPr>
        <w:t>time points</w:t>
      </w:r>
      <w:r w:rsidRPr="001A7742">
        <w:rPr>
          <w:rFonts w:ascii="Times New Roman" w:hAnsi="Times New Roman" w:cs="Times New Roman"/>
          <w:color w:val="000000" w:themeColor="text1"/>
          <w:shd w:val="clear" w:color="auto" w:fill="FFFFFF"/>
        </w:rPr>
        <w:t xml:space="preserve"> can be attributed to our weed-removal treatments. At ten days post-treatment, weed removal </w:t>
      </w:r>
      <w:ins w:id="216" w:author="Linda T.A. van Diepen" w:date="2023-08-15T16:03:00Z">
        <w:r w:rsidR="00B2139D">
          <w:rPr>
            <w:rFonts w:ascii="Times New Roman" w:hAnsi="Times New Roman" w:cs="Times New Roman"/>
            <w:color w:val="000000" w:themeColor="text1"/>
            <w:shd w:val="clear" w:color="auto" w:fill="FFFFFF"/>
          </w:rPr>
          <w:t xml:space="preserve">treatments </w:t>
        </w:r>
      </w:ins>
      <w:r w:rsidRPr="001A7742">
        <w:rPr>
          <w:rFonts w:ascii="Times New Roman" w:hAnsi="Times New Roman" w:cs="Times New Roman"/>
          <w:color w:val="000000" w:themeColor="text1"/>
          <w:shd w:val="clear" w:color="auto" w:fill="FFFFFF"/>
        </w:rPr>
        <w:t xml:space="preserve">did not affect enzymatic profiles, but total weedy vegetation did. This provides additional support to the idea that the effects of herbicide application on soil function are indirectly mediated through changes in vegetation </w:t>
      </w:r>
      <w:sdt>
        <w:sdtPr>
          <w:rPr>
            <w:rFonts w:ascii="Times New Roman" w:hAnsi="Times New Roman" w:cs="Times New Roman"/>
            <w:color w:val="000000"/>
            <w:shd w:val="clear" w:color="auto" w:fill="FFFFFF"/>
          </w:rPr>
          <w:tag w:val="MENDELEY_CITATION_v3_eyJjaXRhdGlvbklEIjoiTUVOREVMRVlfQ0lUQVRJT05fNmQ4ZTBlMGMtYzk2YS00YmJjLWFiMTAtM2Q4MGM4YWE2NTM4IiwicHJvcGVydGllcyI6eyJub3RlSW5kZXgiOjB9LCJpc0VkaXRlZCI6ZmFsc2UsIm1hbnVhbE92ZXJyaWRlIjp7ImNpdGVwcm9jVGV4dCI6IigxOCwgMTkpIiwiaXNNYW51YWxseU92ZXJyaWRkZW4iOmZhbHNlLCJtYW51YWxPdmVycmlkZVRleHQiOiIifS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iwiY29udGFpbmVyLXRpdGxlLXNob3J0Ijoi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LCJjb250YWluZXItdGl0bGUtc2hvcnQiOiJKIENoZW0gRWNvbCJ9LCJ1cmlzIjpbImh0dHA6Ly93d3cubWVuZGVsZXkuY29tL2RvY3VtZW50cy8/dXVpZD00NmM0OTkwOS0wNTRlLTQwNzQtYjc5Yy0zMmE3Mzc2ODdlYzQiXSwiaXNUZW1wb3JhcnkiOmZhbHNlLCJsZWdhY3lEZXNrdG9wSWQiOiI0NmM0OTkwOS0wNTRlLTQwNzQtYjc5Yy0zMmE3Mzc2ODdlYzQifV19"/>
          <w:id w:val="1329094730"/>
          <w:placeholder>
            <w:docPart w:val="A201D2638B399D49A1BB43CEEBD7F943"/>
          </w:placeholder>
        </w:sdtPr>
        <w:sdtEndPr>
          <w:rPr>
            <w:shd w:val="clear" w:color="auto" w:fill="auto"/>
          </w:rPr>
        </w:sdtEndPr>
        <w:sdtContent>
          <w:ins w:id="217" w:author="Custer, Gordon" w:date="2023-10-02T11:14:00Z">
            <w:r w:rsidR="008A6633" w:rsidRPr="008A6633">
              <w:rPr>
                <w:rFonts w:ascii="Times New Roman" w:hAnsi="Times New Roman" w:cs="Times New Roman"/>
                <w:color w:val="000000"/>
              </w:rPr>
              <w:t>(18, 19)</w:t>
            </w:r>
          </w:ins>
          <w:del w:id="218" w:author="Custer, Gordon" w:date="2023-10-02T11:08:00Z">
            <w:r w:rsidR="009B2002" w:rsidRPr="008A6633" w:rsidDel="008A6633">
              <w:rPr>
                <w:rFonts w:ascii="Times New Roman" w:hAnsi="Times New Roman" w:cs="Times New Roman"/>
                <w:color w:val="000000"/>
              </w:rPr>
              <w:delText>(19, 20)</w:delText>
            </w:r>
          </w:del>
        </w:sdtContent>
      </w:sdt>
      <w:r w:rsidRPr="001A7742">
        <w:rPr>
          <w:rFonts w:ascii="Times New Roman" w:hAnsi="Times New Roman" w:cs="Times New Roman"/>
          <w:color w:val="000000" w:themeColor="text1"/>
          <w:shd w:val="clear" w:color="auto" w:fill="FFFFFF"/>
        </w:rPr>
        <w:t xml:space="preserve">. This effect was also observed for the fungal community, with total weedy vegetation significantly affecting the composition of the fungal microbiome. As plant diversity is known to influence fungal diversity </w:t>
      </w:r>
      <w:sdt>
        <w:sdtPr>
          <w:rPr>
            <w:rFonts w:ascii="Times New Roman" w:hAnsi="Times New Roman" w:cs="Times New Roman"/>
            <w:color w:val="000000"/>
            <w:shd w:val="clear" w:color="auto" w:fill="FFFFFF"/>
          </w:rPr>
          <w:tag w:val="MENDELEY_CITATION_v3_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"/>
          <w:id w:val="-968592247"/>
          <w:placeholder>
            <w:docPart w:val="A201D2638B399D49A1BB43CEEBD7F943"/>
          </w:placeholder>
        </w:sdtPr>
        <w:sdtEndPr>
          <w:rPr>
            <w:shd w:val="clear" w:color="auto" w:fill="auto"/>
          </w:rPr>
        </w:sdtEndPr>
        <w:sdtContent>
          <w:ins w:id="219" w:author="Custer, Gordon" w:date="2023-10-02T11:14:00Z">
            <w:r w:rsidR="008A6633" w:rsidRPr="008A6633">
              <w:rPr>
                <w:rFonts w:ascii="Times New Roman" w:hAnsi="Times New Roman" w:cs="Times New Roman"/>
                <w:color w:val="000000"/>
              </w:rPr>
              <w:t>(22)</w:t>
            </w:r>
          </w:ins>
          <w:del w:id="220" w:author="Custer, Gordon" w:date="2023-10-02T11:08:00Z">
            <w:r w:rsidR="009B2002" w:rsidRPr="008A6633" w:rsidDel="008A6633">
              <w:rPr>
                <w:rFonts w:ascii="Times New Roman" w:hAnsi="Times New Roman" w:cs="Times New Roman"/>
                <w:color w:val="000000"/>
              </w:rPr>
              <w:delText>(23)</w:delText>
            </w:r>
          </w:del>
        </w:sdtContent>
      </w:sdt>
      <w:r w:rsidRPr="001A7742">
        <w:rPr>
          <w:rFonts w:ascii="Times New Roman" w:hAnsi="Times New Roman" w:cs="Times New Roman"/>
          <w:color w:val="000000" w:themeColor="text1"/>
          <w:shd w:val="clear" w:color="auto" w:fill="FFFFFF"/>
        </w:rPr>
        <w:t xml:space="preserve"> and fungi are thought to be largely responsible for the degradation of plant litter </w:t>
      </w:r>
      <w:sdt>
        <w:sdtPr>
          <w:rPr>
            <w:rFonts w:ascii="Times New Roman" w:hAnsi="Times New Roman" w:cs="Times New Roman"/>
            <w:color w:val="000000"/>
            <w:shd w:val="clear" w:color="auto" w:fill="FFFFFF"/>
          </w:rPr>
          <w:tag w:val="MENDELEY_CITATION_v3_eyJjaXRhdGlvbklEIjoiTUVOREVMRVlfQ0lUQVRJT05fMzRiNjBmMDYtMTdkZS00ZDU1LTg3MjYtMTk1ZmFlNjcyYmFlIiwicHJvcGVydGllcyI6eyJub3RlSW5kZXgiOjB9LCJpc0VkaXRlZCI6ZmFsc2UsIm1hbnVhbE92ZXJyaWRlIjp7ImlzTWFudWFsbHlPdmVycmlkZGVuIjpmYWxzZSwiY2l0ZXByb2NUZXh0IjoiKDIz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
          <w:id w:val="2126183137"/>
          <w:placeholder>
            <w:docPart w:val="A201D2638B399D49A1BB43CEEBD7F943"/>
          </w:placeholder>
        </w:sdtPr>
        <w:sdtContent>
          <w:ins w:id="221" w:author="Custer, Gordon" w:date="2023-10-02T11:14:00Z">
            <w:r w:rsidR="008A6633" w:rsidRPr="008A6633">
              <w:rPr>
                <w:rFonts w:ascii="Times New Roman" w:hAnsi="Times New Roman" w:cs="Times New Roman"/>
                <w:color w:val="000000"/>
                <w:shd w:val="clear" w:color="auto" w:fill="FFFFFF"/>
              </w:rPr>
              <w:t>(23)</w:t>
            </w:r>
          </w:ins>
          <w:del w:id="222" w:author="Custer, Gordon" w:date="2023-10-02T11:08:00Z">
            <w:r w:rsidR="009B2002" w:rsidRPr="008A6633" w:rsidDel="008A6633">
              <w:rPr>
                <w:rFonts w:ascii="Times New Roman" w:hAnsi="Times New Roman" w:cs="Times New Roman"/>
                <w:color w:val="000000"/>
                <w:shd w:val="clear" w:color="auto" w:fill="FFFFFF"/>
              </w:rPr>
              <w:delText>(24)</w:delText>
            </w:r>
          </w:del>
        </w:sdtContent>
      </w:sdt>
      <w:r w:rsidRPr="001A7742">
        <w:rPr>
          <w:rFonts w:ascii="Times New Roman" w:hAnsi="Times New Roman" w:cs="Times New Roman"/>
          <w:color w:val="000000" w:themeColor="text1"/>
          <w:shd w:val="clear" w:color="auto" w:fill="FFFFFF"/>
        </w:rPr>
        <w:t xml:space="preserve">, it is not surprising that total weedy vegetation cover affects microbial enzymatic profile </w:t>
      </w:r>
      <w:sdt>
        <w:sdtPr>
          <w:rPr>
            <w:rFonts w:ascii="Times New Roman" w:hAnsi="Times New Roman" w:cs="Times New Roman"/>
            <w:color w:val="000000"/>
            <w:shd w:val="clear" w:color="auto" w:fill="FFFFFF"/>
          </w:rPr>
          <w:tag w:val="MENDELEY_CITATION_v3_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"/>
          <w:id w:val="-827509229"/>
          <w:placeholder>
            <w:docPart w:val="A201D2638B399D49A1BB43CEEBD7F943"/>
          </w:placeholder>
        </w:sdtPr>
        <w:sdtEndPr>
          <w:rPr>
            <w:shd w:val="clear" w:color="auto" w:fill="auto"/>
          </w:rPr>
        </w:sdtEndPr>
        <w:sdtContent>
          <w:ins w:id="223" w:author="Custer, Gordon" w:date="2023-10-02T11:14:00Z">
            <w:r w:rsidR="008A6633" w:rsidRPr="008A6633">
              <w:rPr>
                <w:rFonts w:ascii="Times New Roman" w:hAnsi="Times New Roman" w:cs="Times New Roman"/>
                <w:color w:val="000000"/>
              </w:rPr>
              <w:t>(24)</w:t>
            </w:r>
          </w:ins>
          <w:del w:id="224" w:author="Custer, Gordon" w:date="2023-10-02T11:08:00Z">
            <w:r w:rsidR="009B2002" w:rsidRPr="008A6633" w:rsidDel="008A6633">
              <w:rPr>
                <w:rFonts w:ascii="Times New Roman" w:hAnsi="Times New Roman" w:cs="Times New Roman"/>
                <w:color w:val="000000"/>
              </w:rPr>
              <w:delText>(25)</w:delText>
            </w:r>
          </w:del>
        </w:sdtContent>
      </w:sdt>
      <w:r w:rsidRPr="001A7742">
        <w:rPr>
          <w:rFonts w:ascii="Times New Roman" w:hAnsi="Times New Roman" w:cs="Times New Roman"/>
          <w:color w:val="000000" w:themeColor="text1"/>
          <w:shd w:val="clear" w:color="auto" w:fill="FFFFFF"/>
        </w:rPr>
        <w:t xml:space="preserve"> though its influence on soil fungi. </w:t>
      </w:r>
    </w:p>
    <w:p w14:paraId="53CA09A2" w14:textId="3430ACAD" w:rsidR="00740E69" w:rsidRPr="001A7742" w:rsidRDefault="009E72BF"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Furthermore, although we report t</w:t>
      </w:r>
      <w:r w:rsidR="00740E69" w:rsidRPr="001A7742">
        <w:rPr>
          <w:rFonts w:ascii="Times New Roman" w:hAnsi="Times New Roman" w:cs="Times New Roman"/>
          <w:color w:val="000000" w:themeColor="text1"/>
          <w:shd w:val="clear" w:color="auto" w:fill="FFFFFF"/>
        </w:rPr>
        <w:t xml:space="preserve">ransient increases in the enzymatic activities </w:t>
      </w:r>
      <w:r w:rsidRPr="001A7742">
        <w:rPr>
          <w:rFonts w:ascii="Times New Roman" w:hAnsi="Times New Roman" w:cs="Times New Roman"/>
          <w:color w:val="000000" w:themeColor="text1"/>
          <w:shd w:val="clear" w:color="auto" w:fill="FFFFFF"/>
        </w:rPr>
        <w:t xml:space="preserve">in </w:t>
      </w:r>
      <w:r w:rsidR="00FC2F50" w:rsidRPr="001A7742">
        <w:rPr>
          <w:rFonts w:ascii="Times New Roman" w:hAnsi="Times New Roman" w:cs="Times New Roman"/>
          <w:color w:val="000000" w:themeColor="text1"/>
          <w:shd w:val="clear" w:color="auto" w:fill="FFFFFF"/>
        </w:rPr>
        <w:t>glyphosate-treated</w:t>
      </w:r>
      <w:r w:rsidR="00740E69" w:rsidRPr="001A7742">
        <w:rPr>
          <w:rFonts w:ascii="Times New Roman" w:hAnsi="Times New Roman" w:cs="Times New Roman"/>
          <w:color w:val="000000" w:themeColor="text1"/>
          <w:shd w:val="clear" w:color="auto" w:fill="FFFFFF"/>
        </w:rPr>
        <w:t xml:space="preserve"> plots</w:t>
      </w:r>
      <w:r w:rsidRPr="001A7742">
        <w:rPr>
          <w:rFonts w:ascii="Times New Roman" w:hAnsi="Times New Roman" w:cs="Times New Roman"/>
          <w:color w:val="000000" w:themeColor="text1"/>
          <w:shd w:val="clear" w:color="auto" w:fill="FFFFFF"/>
        </w:rPr>
        <w:t xml:space="preserve">, we also observed this trend in our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controls,</w:t>
      </w:r>
      <w:r w:rsidR="00740E69" w:rsidRPr="001A7742">
        <w:rPr>
          <w:rFonts w:ascii="Times New Roman" w:hAnsi="Times New Roman" w:cs="Times New Roman"/>
          <w:color w:val="000000" w:themeColor="text1"/>
          <w:shd w:val="clear" w:color="auto" w:fill="FFFFFF"/>
        </w:rPr>
        <w:t xml:space="preserve"> suggest</w:t>
      </w:r>
      <w:r w:rsidRPr="001A7742">
        <w:rPr>
          <w:rFonts w:ascii="Times New Roman" w:hAnsi="Times New Roman" w:cs="Times New Roman"/>
          <w:color w:val="000000" w:themeColor="text1"/>
          <w:shd w:val="clear" w:color="auto" w:fill="FFFFFF"/>
        </w:rPr>
        <w:t>ing</w:t>
      </w:r>
      <w:r w:rsidR="00740E69" w:rsidRPr="001A7742">
        <w:rPr>
          <w:rFonts w:ascii="Times New Roman" w:hAnsi="Times New Roman" w:cs="Times New Roman"/>
          <w:color w:val="000000" w:themeColor="text1"/>
          <w:shd w:val="clear" w:color="auto" w:fill="FFFFFF"/>
        </w:rPr>
        <w:t xml:space="preserve"> that an increase in available above- and below-ground plant detritus may be responsible</w:t>
      </w:r>
      <w:r w:rsidRPr="001A7742">
        <w:rPr>
          <w:rFonts w:ascii="Times New Roman" w:hAnsi="Times New Roman" w:cs="Times New Roman"/>
          <w:color w:val="000000" w:themeColor="text1"/>
          <w:shd w:val="clear" w:color="auto" w:fill="FFFFFF"/>
        </w:rPr>
        <w:t>, as opposed to a direct effect of glyphosate application</w:t>
      </w:r>
      <w:r w:rsidR="00740E69" w:rsidRPr="001A7742">
        <w:rPr>
          <w:rFonts w:ascii="Times New Roman" w:hAnsi="Times New Roman" w:cs="Times New Roman"/>
          <w:color w:val="000000" w:themeColor="text1"/>
          <w:shd w:val="clear" w:color="auto" w:fill="FFFFFF"/>
        </w:rPr>
        <w:t xml:space="preserve">. With the observed spike in enzyme activities and a return to pre-treatment levels, we believe that labile litter inputs would stimulate decomposition. However, once the detritus became more recalcitrant or its C:N ratio increased, it may no longer be favorable for decomposition, </w:t>
      </w:r>
      <w:commentRangeStart w:id="225"/>
      <w:r w:rsidR="00740E69" w:rsidRPr="001A7742">
        <w:rPr>
          <w:rFonts w:ascii="Times New Roman" w:hAnsi="Times New Roman" w:cs="Times New Roman"/>
          <w:color w:val="000000" w:themeColor="text1"/>
          <w:shd w:val="clear" w:color="auto" w:fill="FFFFFF"/>
        </w:rPr>
        <w:t xml:space="preserve">resulting in the observed decrease in extracellular enzyme activity from 10 to 20-days post-application, with </w:t>
      </w:r>
      <w:r w:rsidR="00FC2F50" w:rsidRPr="001A7742">
        <w:rPr>
          <w:rFonts w:ascii="Times New Roman" w:hAnsi="Times New Roman" w:cs="Times New Roman"/>
          <w:color w:val="000000" w:themeColor="text1"/>
          <w:shd w:val="clear" w:color="auto" w:fill="FFFFFF"/>
        </w:rPr>
        <w:t>others</w:t>
      </w:r>
      <w:r w:rsidR="00740E69" w:rsidRPr="001A7742">
        <w:rPr>
          <w:rFonts w:ascii="Times New Roman" w:hAnsi="Times New Roman" w:cs="Times New Roman"/>
          <w:color w:val="000000" w:themeColor="text1"/>
          <w:shd w:val="clear" w:color="auto" w:fill="FFFFFF"/>
        </w:rPr>
        <w:t xml:space="preserve"> observing similar trends </w:t>
      </w:r>
      <w:sdt>
        <w:sdtPr>
          <w:rPr>
            <w:rFonts w:ascii="Times New Roman" w:hAnsi="Times New Roman" w:cs="Times New Roman"/>
            <w:color w:val="000000"/>
            <w:shd w:val="clear" w:color="auto" w:fill="FFFFFF"/>
          </w:rPr>
          <w:tag w:val="MENDELEY_CITATION_v3_eyJjaXRhdGlvbklEIjoiTUVOREVMRVlfQ0lUQVRJT05fOTc1MGNmMDQtOTg5My00ZmIyLTllNDItMzExMTA4NTZiZTJkIiwicHJvcGVydGllcyI6eyJub3RlSW5kZXgiOjB9LCJpc0VkaXRlZCI6ZmFsc2UsIm1hbnVhbE92ZXJyaWRlIjp7ImNpdGVwcm9jVGV4dCI6IigyNSkiLCJpc01hbnVhbGx5T3ZlcnJpZGRlbiI6ZmFsc2UsIm1hbnVhbE92ZXJyaWRlVGV4dCI6IiJ9LCJjaXRhdGlvbkl0ZW1zIjpb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
          <w:id w:val="-843545966"/>
          <w:placeholder>
            <w:docPart w:val="DefaultPlaceholder_-1854013440"/>
          </w:placeholder>
        </w:sdtPr>
        <w:sdtEndPr>
          <w:rPr>
            <w:shd w:val="clear" w:color="auto" w:fill="auto"/>
          </w:rPr>
        </w:sdtEndPr>
        <w:sdtContent>
          <w:ins w:id="226" w:author="Custer, Gordon" w:date="2023-10-02T11:14:00Z">
            <w:r w:rsidR="008A6633" w:rsidRPr="008A6633">
              <w:rPr>
                <w:rFonts w:ascii="Times New Roman" w:hAnsi="Times New Roman" w:cs="Times New Roman"/>
                <w:color w:val="000000"/>
              </w:rPr>
              <w:t>(25)</w:t>
            </w:r>
          </w:ins>
          <w:del w:id="227" w:author="Custer, Gordon" w:date="2023-10-02T11:08:00Z">
            <w:r w:rsidR="009B2002" w:rsidRPr="008A6633" w:rsidDel="008A6633">
              <w:rPr>
                <w:rFonts w:ascii="Times New Roman" w:hAnsi="Times New Roman" w:cs="Times New Roman"/>
                <w:color w:val="000000"/>
              </w:rPr>
              <w:delText>(26)</w:delText>
            </w:r>
          </w:del>
        </w:sdtContent>
      </w:sdt>
      <w:r w:rsidR="00740E69" w:rsidRPr="001A7742">
        <w:rPr>
          <w:rFonts w:ascii="Times New Roman" w:hAnsi="Times New Roman" w:cs="Times New Roman"/>
          <w:color w:val="000000" w:themeColor="text1"/>
          <w:shd w:val="clear" w:color="auto" w:fill="FFFFFF"/>
        </w:rPr>
        <w:t xml:space="preserve">. </w:t>
      </w:r>
      <w:commentRangeEnd w:id="225"/>
      <w:r w:rsidR="00B2139D">
        <w:rPr>
          <w:rStyle w:val="CommentReference"/>
        </w:rPr>
        <w:commentReference w:id="225"/>
      </w:r>
    </w:p>
    <w:p w14:paraId="00A096C5" w14:textId="66AC979E" w:rsidR="009E72BF" w:rsidRPr="001A7742" w:rsidRDefault="009E72BF" w:rsidP="007F1DE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The response of </w:t>
      </w:r>
      <w:r w:rsidR="00E75B34" w:rsidRPr="001A7742">
        <w:rPr>
          <w:rFonts w:ascii="Times New Roman" w:hAnsi="Times New Roman" w:cs="Times New Roman"/>
          <w:color w:val="000000" w:themeColor="text1"/>
          <w:shd w:val="clear" w:color="auto" w:fill="FFFFFF"/>
        </w:rPr>
        <w:t>microbial enzymatic activity</w:t>
      </w:r>
      <w:r w:rsidRPr="001A7742">
        <w:rPr>
          <w:rFonts w:ascii="Times New Roman" w:hAnsi="Times New Roman" w:cs="Times New Roman"/>
          <w:color w:val="000000" w:themeColor="text1"/>
          <w:shd w:val="clear" w:color="auto" w:fill="FFFFFF"/>
        </w:rPr>
        <w:t xml:space="preserve"> to glyphosate-based herbicides in clay-loam soils has been shown to display temporal variability, with alkaline phosphatase being more sensitive </w:t>
      </w:r>
      <w:sdt>
        <w:sdtPr>
          <w:rPr>
            <w:rFonts w:ascii="Times New Roman" w:hAnsi="Times New Roman" w:cs="Times New Roman"/>
            <w:color w:val="000000"/>
            <w:shd w:val="clear" w:color="auto" w:fill="FFFFFF"/>
          </w:rPr>
          <w:tag w:val="MENDELEY_CITATION_v3_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"/>
          <w:id w:val="691265320"/>
          <w:placeholder>
            <w:docPart w:val="2B45A629B66A6D448255F3400CE8709C"/>
          </w:placeholder>
        </w:sdtPr>
        <w:sdtEndPr>
          <w:rPr>
            <w:shd w:val="clear" w:color="auto" w:fill="auto"/>
          </w:rPr>
        </w:sdtEndPr>
        <w:sdtContent>
          <w:ins w:id="228" w:author="Custer, Gordon" w:date="2023-10-02T11:14:00Z">
            <w:r w:rsidR="008A6633" w:rsidRPr="008A6633">
              <w:rPr>
                <w:rFonts w:ascii="Times New Roman" w:hAnsi="Times New Roman" w:cs="Times New Roman"/>
                <w:color w:val="000000"/>
              </w:rPr>
              <w:t>(26)</w:t>
            </w:r>
          </w:ins>
          <w:del w:id="229" w:author="Custer, Gordon" w:date="2023-10-02T11:08:00Z">
            <w:r w:rsidR="009B2002" w:rsidRPr="008A6633" w:rsidDel="008A6633">
              <w:rPr>
                <w:rFonts w:ascii="Times New Roman" w:hAnsi="Times New Roman" w:cs="Times New Roman"/>
                <w:color w:val="000000"/>
              </w:rPr>
              <w:delText>(27)</w:delText>
            </w:r>
          </w:del>
        </w:sdtContent>
      </w:sdt>
      <w:r w:rsidRPr="001A7742">
        <w:rPr>
          <w:rFonts w:ascii="Times New Roman" w:hAnsi="Times New Roman" w:cs="Times New Roman"/>
          <w:color w:val="000000" w:themeColor="text1"/>
          <w:shd w:val="clear" w:color="auto" w:fill="FFFFFF"/>
        </w:rPr>
        <w:t xml:space="preserve"> than other members of the phosphatase enzyme family. Using a controlled mesocosm experiment to examine the effect of glyphosate on phosphatase activity, </w:t>
      </w:r>
      <w:proofErr w:type="spellStart"/>
      <w:r w:rsidRPr="001A7742">
        <w:rPr>
          <w:rFonts w:ascii="Times New Roman" w:hAnsi="Times New Roman" w:cs="Times New Roman"/>
          <w:color w:val="000000" w:themeColor="text1"/>
          <w:shd w:val="clear" w:color="auto" w:fill="FFFFFF"/>
        </w:rPr>
        <w:t>Cherni</w:t>
      </w:r>
      <w:proofErr w:type="spellEnd"/>
      <w:r w:rsidRPr="001A7742">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ZGNmMDNiODQtZDQwYy00YjZiLWI3NzItODZjOTZjYjU4YjY0IiwicHJvcGVydGllcyI6eyJub3RlSW5kZXgiOjB9LCJpc0VkaXRlZCI6dHJ1ZSwibWFudWFsT3ZlcnJpZGUiOnsiY2l0ZXByb2NUZXh0IjoiKDI3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
          <w:id w:val="1908104302"/>
          <w:placeholder>
            <w:docPart w:val="D06BE16989D5BE4CB56538B14010E7F9"/>
          </w:placeholder>
        </w:sdtPr>
        <w:sdtEndPr>
          <w:rPr>
            <w:shd w:val="clear" w:color="auto" w:fill="auto"/>
          </w:rPr>
        </w:sdtEndPr>
        <w:sdtContent>
          <w:ins w:id="230" w:author="Custer, Gordon" w:date="2023-10-02T11:14:00Z">
            <w:r w:rsidR="008A6633" w:rsidRPr="008A6633">
              <w:rPr>
                <w:rFonts w:ascii="Times New Roman" w:hAnsi="Times New Roman" w:cs="Times New Roman"/>
                <w:color w:val="000000"/>
              </w:rPr>
              <w:t>(27)</w:t>
            </w:r>
          </w:ins>
          <w:del w:id="231" w:author="Custer, Gordon" w:date="2023-10-02T11:08:00Z">
            <w:r w:rsidR="009B2002" w:rsidRPr="008A6633" w:rsidDel="008A6633">
              <w:rPr>
                <w:rFonts w:ascii="Times New Roman" w:hAnsi="Times New Roman" w:cs="Times New Roman"/>
                <w:color w:val="000000"/>
              </w:rPr>
              <w:delText>(28)</w:delText>
            </w:r>
          </w:del>
        </w:sdtContent>
      </w:sdt>
      <w:r w:rsidRPr="001A7742">
        <w:rPr>
          <w:rFonts w:ascii="Times New Roman" w:hAnsi="Times New Roman" w:cs="Times New Roman"/>
          <w:color w:val="000000" w:themeColor="text1"/>
          <w:shd w:val="clear" w:color="auto" w:fill="FFFFFF"/>
        </w:rPr>
        <w:t xml:space="preserve"> showed no differences between the recommended field rate group (1 L/</w:t>
      </w:r>
      <w:del w:id="232" w:author="akniss" w:date="2023-08-16T15:41:00Z">
        <w:r w:rsidRPr="001A7742" w:rsidDel="00132ED7">
          <w:rPr>
            <w:rFonts w:ascii="Times New Roman" w:hAnsi="Times New Roman" w:cs="Times New Roman"/>
            <w:color w:val="000000" w:themeColor="text1"/>
            <w:shd w:val="clear" w:color="auto" w:fill="FFFFFF"/>
          </w:rPr>
          <w:delText>HA</w:delText>
        </w:r>
      </w:del>
      <w:ins w:id="233" w:author="akniss" w:date="2023-08-16T15:41:00Z">
        <w:r w:rsidR="00132ED7">
          <w:rPr>
            <w:rFonts w:ascii="Times New Roman" w:hAnsi="Times New Roman" w:cs="Times New Roman"/>
            <w:color w:val="000000" w:themeColor="text1"/>
            <w:shd w:val="clear" w:color="auto" w:fill="FFFFFF"/>
          </w:rPr>
          <w:t>ha</w:t>
        </w:r>
      </w:ins>
      <w:r w:rsidRPr="001A7742">
        <w:rPr>
          <w:rFonts w:ascii="Times New Roman" w:hAnsi="Times New Roman" w:cs="Times New Roman"/>
          <w:color w:val="000000" w:themeColor="text1"/>
          <w:shd w:val="clear" w:color="auto" w:fill="FFFFFF"/>
        </w:rPr>
        <w:t xml:space="preserve">) and untreated controls and only a mild increase in activity </w:t>
      </w:r>
      <w:r w:rsidR="00E75B34" w:rsidRPr="001A7742">
        <w:rPr>
          <w:rFonts w:ascii="Times New Roman" w:hAnsi="Times New Roman" w:cs="Times New Roman"/>
          <w:color w:val="000000" w:themeColor="text1"/>
          <w:shd w:val="clear" w:color="auto" w:fill="FFFFFF"/>
        </w:rPr>
        <w:t>at</w:t>
      </w:r>
      <w:r w:rsidRPr="001A7742">
        <w:rPr>
          <w:rFonts w:ascii="Times New Roman" w:hAnsi="Times New Roman" w:cs="Times New Roman"/>
          <w:color w:val="000000" w:themeColor="text1"/>
          <w:shd w:val="clear" w:color="auto" w:fill="FFFFFF"/>
        </w:rPr>
        <w:t xml:space="preserve"> 10X field </w:t>
      </w:r>
      <w:r w:rsidR="00E75B34" w:rsidRPr="001A7742">
        <w:rPr>
          <w:rFonts w:ascii="Times New Roman" w:hAnsi="Times New Roman" w:cs="Times New Roman"/>
          <w:color w:val="000000" w:themeColor="text1"/>
          <w:shd w:val="clear" w:color="auto" w:fill="FFFFFF"/>
        </w:rPr>
        <w:t xml:space="preserve">application </w:t>
      </w:r>
      <w:r w:rsidRPr="001A7742">
        <w:rPr>
          <w:rFonts w:ascii="Times New Roman" w:hAnsi="Times New Roman" w:cs="Times New Roman"/>
          <w:color w:val="000000" w:themeColor="text1"/>
          <w:shd w:val="clear" w:color="auto" w:fill="FFFFFF"/>
        </w:rPr>
        <w:t>rate</w:t>
      </w:r>
      <w:r w:rsidR="00E75B34" w:rsidRPr="001A7742">
        <w:rPr>
          <w:rFonts w:ascii="Times New Roman" w:hAnsi="Times New Roman" w:cs="Times New Roman"/>
          <w:color w:val="000000" w:themeColor="text1"/>
          <w:shd w:val="clear" w:color="auto" w:fill="FFFFFF"/>
        </w:rPr>
        <w:t xml:space="preserve">s </w:t>
      </w:r>
      <w:r w:rsidRPr="001A7742">
        <w:rPr>
          <w:rFonts w:ascii="Times New Roman" w:hAnsi="Times New Roman" w:cs="Times New Roman"/>
          <w:color w:val="000000" w:themeColor="text1"/>
          <w:shd w:val="clear" w:color="auto" w:fill="FFFFFF"/>
        </w:rPr>
        <w:t>(10 L/</w:t>
      </w:r>
      <w:del w:id="234" w:author="akniss" w:date="2023-08-16T15:41:00Z">
        <w:r w:rsidRPr="001A7742" w:rsidDel="00132ED7">
          <w:rPr>
            <w:rFonts w:ascii="Times New Roman" w:hAnsi="Times New Roman" w:cs="Times New Roman"/>
            <w:color w:val="000000" w:themeColor="text1"/>
            <w:shd w:val="clear" w:color="auto" w:fill="FFFFFF"/>
          </w:rPr>
          <w:delText>HA</w:delText>
        </w:r>
      </w:del>
      <w:ins w:id="235" w:author="akniss" w:date="2023-08-16T15:41:00Z">
        <w:r w:rsidR="00132ED7">
          <w:rPr>
            <w:rFonts w:ascii="Times New Roman" w:hAnsi="Times New Roman" w:cs="Times New Roman"/>
            <w:color w:val="000000" w:themeColor="text1"/>
            <w:shd w:val="clear" w:color="auto" w:fill="FFFFFF"/>
          </w:rPr>
          <w:t>ha</w:t>
        </w:r>
      </w:ins>
      <w:r w:rsidRPr="001A7742">
        <w:rPr>
          <w:rFonts w:ascii="Times New Roman" w:hAnsi="Times New Roman" w:cs="Times New Roman"/>
          <w:color w:val="000000" w:themeColor="text1"/>
          <w:shd w:val="clear" w:color="auto" w:fill="FFFFFF"/>
        </w:rPr>
        <w:t xml:space="preserve">). As our application rate was only slightly above the 1X and well below the 10X rates used by </w:t>
      </w:r>
      <w:proofErr w:type="spellStart"/>
      <w:r w:rsidRPr="001A7742">
        <w:rPr>
          <w:rFonts w:ascii="Times New Roman" w:hAnsi="Times New Roman" w:cs="Times New Roman"/>
          <w:color w:val="000000" w:themeColor="text1"/>
          <w:shd w:val="clear" w:color="auto" w:fill="FFFFFF"/>
        </w:rPr>
        <w:t>Cherni</w:t>
      </w:r>
      <w:proofErr w:type="spellEnd"/>
      <w:r w:rsidRPr="001A7742">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YjFjNGFiMjktNDFiMi00NzQwLTg1MGQtZTZlM2ZhNzRhNzIwIiwicHJvcGVydGllcyI6eyJub3RlSW5kZXgiOjB9LCJpc0VkaXRlZCI6dHJ1ZSwibWFudWFsT3ZlcnJpZGUiOnsiY2l0ZXByb2NUZXh0IjoiKDI3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
          <w:id w:val="-1621292754"/>
          <w:placeholder>
            <w:docPart w:val="2B45A629B66A6D448255F3400CE8709C"/>
          </w:placeholder>
        </w:sdtPr>
        <w:sdtEndPr>
          <w:rPr>
            <w:shd w:val="clear" w:color="auto" w:fill="auto"/>
          </w:rPr>
        </w:sdtEndPr>
        <w:sdtContent>
          <w:ins w:id="236" w:author="Custer, Gordon" w:date="2023-10-02T11:14:00Z">
            <w:r w:rsidR="008A6633" w:rsidRPr="008A6633">
              <w:rPr>
                <w:rFonts w:ascii="Times New Roman" w:hAnsi="Times New Roman" w:cs="Times New Roman"/>
                <w:color w:val="000000"/>
              </w:rPr>
              <w:t>(27)</w:t>
            </w:r>
          </w:ins>
          <w:del w:id="237" w:author="Custer, Gordon" w:date="2023-10-02T11:08:00Z">
            <w:r w:rsidR="009B2002" w:rsidRPr="008A6633" w:rsidDel="008A6633">
              <w:rPr>
                <w:rFonts w:ascii="Times New Roman" w:hAnsi="Times New Roman" w:cs="Times New Roman"/>
                <w:color w:val="000000"/>
              </w:rPr>
              <w:delText>(28)</w:delText>
            </w:r>
          </w:del>
        </w:sdtContent>
      </w:sdt>
      <w:r w:rsidRPr="001A7742">
        <w:rPr>
          <w:rFonts w:ascii="Times New Roman" w:hAnsi="Times New Roman" w:cs="Times New Roman"/>
          <w:color w:val="000000" w:themeColor="text1"/>
          <w:shd w:val="clear" w:color="auto" w:fill="FFFFFF"/>
        </w:rPr>
        <w:t xml:space="preserve">, it is not surprising that shifts in PHOS activity were minimal and </w:t>
      </w:r>
      <w:r w:rsidR="00E75B34" w:rsidRPr="001A7742">
        <w:rPr>
          <w:rFonts w:ascii="Times New Roman" w:hAnsi="Times New Roman" w:cs="Times New Roman"/>
          <w:color w:val="000000" w:themeColor="text1"/>
          <w:shd w:val="clear" w:color="auto" w:fill="FFFFFF"/>
        </w:rPr>
        <w:t xml:space="preserve">only </w:t>
      </w:r>
      <w:r w:rsidRPr="001A7742">
        <w:rPr>
          <w:rFonts w:ascii="Times New Roman" w:hAnsi="Times New Roman" w:cs="Times New Roman"/>
          <w:color w:val="000000" w:themeColor="text1"/>
          <w:shd w:val="clear" w:color="auto" w:fill="FFFFFF"/>
        </w:rPr>
        <w:t xml:space="preserve">short-lived. </w:t>
      </w:r>
      <w:r w:rsidR="00E75B34" w:rsidRPr="001A7742">
        <w:rPr>
          <w:rFonts w:ascii="Times New Roman" w:hAnsi="Times New Roman" w:cs="Times New Roman"/>
          <w:color w:val="000000" w:themeColor="text1"/>
          <w:shd w:val="clear" w:color="auto" w:fill="FFFFFF"/>
        </w:rPr>
        <w:t>To this end, o</w:t>
      </w:r>
      <w:r w:rsidRPr="001A7742">
        <w:rPr>
          <w:rFonts w:ascii="Times New Roman" w:hAnsi="Times New Roman" w:cs="Times New Roman"/>
          <w:color w:val="000000" w:themeColor="text1"/>
          <w:shd w:val="clear" w:color="auto" w:fill="FFFFFF"/>
        </w:rPr>
        <w:t xml:space="preserve">thers have </w:t>
      </w:r>
      <w:r w:rsidR="00E75B34" w:rsidRPr="001A7742">
        <w:rPr>
          <w:rFonts w:ascii="Times New Roman" w:hAnsi="Times New Roman" w:cs="Times New Roman"/>
          <w:color w:val="000000" w:themeColor="text1"/>
          <w:shd w:val="clear" w:color="auto" w:fill="FFFFFF"/>
        </w:rPr>
        <w:t xml:space="preserve">also </w:t>
      </w:r>
      <w:r w:rsidRPr="001A7742">
        <w:rPr>
          <w:rFonts w:ascii="Times New Roman" w:hAnsi="Times New Roman" w:cs="Times New Roman"/>
          <w:color w:val="000000" w:themeColor="text1"/>
          <w:shd w:val="clear" w:color="auto" w:fill="FFFFFF"/>
        </w:rPr>
        <w:t xml:space="preserve">shown a high glyphosate dose requirement to observe significant effects on microbial activity </w:t>
      </w:r>
      <w:sdt>
        <w:sdtPr>
          <w:rPr>
            <w:rFonts w:ascii="Times New Roman" w:hAnsi="Times New Roman" w:cs="Times New Roman"/>
            <w:color w:val="000000"/>
            <w:shd w:val="clear" w:color="auto" w:fill="FFFFFF"/>
          </w:rPr>
          <w:tag w:val="MENDELEY_CITATION_v3_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IsImNvbnRhaW5lci10aXRsZS1zaG9ydCI6IkludCBKIEVudmlyb24gQW5hbCBDaGVtIn0sInVyaXMiOlsiaHR0cDovL3d3dy5tZW5kZWxleS5jb20vZG9jdW1lbnRzLz91dWlkPWZlNDJiNmIzLTA3YWItNGEzMC04ODgyLTk4MjY3YzVkNjg2ZCJdLCJpc1RlbXBvcmFyeSI6ZmFsc2UsImxlZ2FjeURlc2t0b3BJZCI6ImZlNDJiNmIzLTA3YWItNGEzMC04ODgyLTk4MjY3YzVkNjg2ZCJ9XX0="/>
          <w:id w:val="673613016"/>
          <w:placeholder>
            <w:docPart w:val="2B45A629B66A6D448255F3400CE8709C"/>
          </w:placeholder>
        </w:sdtPr>
        <w:sdtEndPr>
          <w:rPr>
            <w:shd w:val="clear" w:color="auto" w:fill="auto"/>
          </w:rPr>
        </w:sdtEndPr>
        <w:sdtContent>
          <w:ins w:id="238" w:author="Custer, Gordon" w:date="2023-10-02T11:14:00Z">
            <w:r w:rsidR="008A6633" w:rsidRPr="008A6633">
              <w:rPr>
                <w:rFonts w:ascii="Times New Roman" w:hAnsi="Times New Roman" w:cs="Times New Roman"/>
                <w:color w:val="000000"/>
              </w:rPr>
              <w:t>(28–30)</w:t>
            </w:r>
          </w:ins>
          <w:del w:id="239" w:author="Custer, Gordon" w:date="2023-10-02T11:08:00Z">
            <w:r w:rsidR="009B2002" w:rsidRPr="008A6633" w:rsidDel="008A6633">
              <w:rPr>
                <w:rFonts w:ascii="Times New Roman" w:hAnsi="Times New Roman" w:cs="Times New Roman"/>
                <w:color w:val="000000"/>
              </w:rPr>
              <w:delText>(29–31)</w:delText>
            </w:r>
          </w:del>
        </w:sdtContent>
      </w:sdt>
      <w:r w:rsidRPr="001A7742">
        <w:rPr>
          <w:rFonts w:ascii="Times New Roman" w:hAnsi="Times New Roman" w:cs="Times New Roman"/>
          <w:color w:val="000000" w:themeColor="text1"/>
          <w:shd w:val="clear" w:color="auto" w:fill="FFFFFF"/>
        </w:rPr>
        <w:t xml:space="preserve"> and hypothesize that at these high rates, increased microbial activity </w:t>
      </w:r>
      <w:r w:rsidR="00E75B34" w:rsidRPr="001A7742">
        <w:rPr>
          <w:rFonts w:ascii="Times New Roman" w:hAnsi="Times New Roman" w:cs="Times New Roman"/>
          <w:color w:val="000000" w:themeColor="text1"/>
          <w:shd w:val="clear" w:color="auto" w:fill="FFFFFF"/>
        </w:rPr>
        <w:t>may be</w:t>
      </w:r>
      <w:r w:rsidRPr="001A7742">
        <w:rPr>
          <w:rFonts w:ascii="Times New Roman" w:hAnsi="Times New Roman" w:cs="Times New Roman"/>
          <w:color w:val="000000" w:themeColor="text1"/>
          <w:shd w:val="clear" w:color="auto" w:fill="FFFFFF"/>
        </w:rPr>
        <w:t xml:space="preserve"> a result of detrimental effects on lithotrophic microbes </w:t>
      </w:r>
      <w:sdt>
        <w:sdtPr>
          <w:rPr>
            <w:rFonts w:ascii="Times New Roman" w:hAnsi="Times New Roman" w:cs="Times New Roman"/>
            <w:color w:val="000000"/>
            <w:shd w:val="clear" w:color="auto" w:fill="FFFFFF"/>
          </w:rPr>
          <w:tag w:val="MENDELEY_CITATION_v3_eyJjaXRhdGlvbklEIjoiTUVOREVMRVlfQ0lUQVRJT05fZjgyMTMwYjktOTliZi00YzRkLWI0YzEtOTQxMWRlZjgxODIyIiwicHJvcGVydGllcyI6eyJub3RlSW5kZXgiOjB9LCJpc0VkaXRlZCI6ZmFsc2UsIm1hbnVhbE92ZXJyaWRlIjp7ImNpdGVwcm9jVGV4dCI6IigyNSkiLCJpc01hbnVhbGx5T3ZlcnJpZGRlbiI6ZmFsc2UsIm1hbnVhbE92ZXJyaWRlVGV4dCI6IiJ9LCJjaXRhdGlvbkl0ZW1zIjpb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
          <w:id w:val="-417565031"/>
          <w:placeholder>
            <w:docPart w:val="2B45A629B66A6D448255F3400CE8709C"/>
          </w:placeholder>
        </w:sdtPr>
        <w:sdtEndPr>
          <w:rPr>
            <w:shd w:val="clear" w:color="auto" w:fill="auto"/>
          </w:rPr>
        </w:sdtEndPr>
        <w:sdtContent>
          <w:ins w:id="240" w:author="Custer, Gordon" w:date="2023-10-02T11:14:00Z">
            <w:r w:rsidR="008A6633" w:rsidRPr="008A6633">
              <w:rPr>
                <w:rFonts w:ascii="Times New Roman" w:hAnsi="Times New Roman" w:cs="Times New Roman"/>
                <w:color w:val="000000"/>
              </w:rPr>
              <w:t>(25)</w:t>
            </w:r>
          </w:ins>
          <w:del w:id="241" w:author="Custer, Gordon" w:date="2023-10-02T11:08:00Z">
            <w:r w:rsidR="009B2002" w:rsidRPr="008A6633" w:rsidDel="008A6633">
              <w:rPr>
                <w:rFonts w:ascii="Times New Roman" w:hAnsi="Times New Roman" w:cs="Times New Roman"/>
                <w:color w:val="000000"/>
              </w:rPr>
              <w:delText>(26)</w:delText>
            </w:r>
          </w:del>
        </w:sdtContent>
      </w:sdt>
      <w:r w:rsidRPr="001A7742">
        <w:rPr>
          <w:rFonts w:ascii="Times New Roman" w:hAnsi="Times New Roman" w:cs="Times New Roman"/>
          <w:color w:val="000000" w:themeColor="text1"/>
          <w:shd w:val="clear" w:color="auto" w:fill="FFFFFF"/>
        </w:rPr>
        <w:t xml:space="preserve">. If true, this would shift the competitive balance among soil microbes, favoring heterotrophs. The observed increase in the abundance of </w:t>
      </w:r>
      <w:proofErr w:type="spellStart"/>
      <w:r w:rsidRPr="001A7742">
        <w:rPr>
          <w:rFonts w:ascii="Times New Roman" w:hAnsi="Times New Roman" w:cs="Times New Roman"/>
          <w:color w:val="000000" w:themeColor="text1"/>
          <w:shd w:val="clear" w:color="auto" w:fill="FFFFFF"/>
        </w:rPr>
        <w:t>S</w:t>
      </w:r>
      <w:del w:id="242" w:author="Linda T.A. van Diepen" w:date="2023-08-15T16:11:00Z">
        <w:r w:rsidRPr="001A7742" w:rsidDel="00B2139D">
          <w:rPr>
            <w:rFonts w:ascii="Times New Roman" w:hAnsi="Times New Roman" w:cs="Times New Roman"/>
            <w:color w:val="000000" w:themeColor="text1"/>
            <w:shd w:val="clear" w:color="auto" w:fill="FFFFFF"/>
          </w:rPr>
          <w:delText>h</w:delText>
        </w:r>
      </w:del>
      <w:r w:rsidRPr="001A7742">
        <w:rPr>
          <w:rFonts w:ascii="Times New Roman" w:hAnsi="Times New Roman" w:cs="Times New Roman"/>
          <w:color w:val="000000" w:themeColor="text1"/>
          <w:shd w:val="clear" w:color="auto" w:fill="FFFFFF"/>
        </w:rPr>
        <w:t>p</w:t>
      </w:r>
      <w:ins w:id="243" w:author="Linda T.A. van Diepen" w:date="2023-08-15T16:11:00Z">
        <w:r w:rsidR="00B2139D">
          <w:rPr>
            <w:rFonts w:ascii="Times New Roman" w:hAnsi="Times New Roman" w:cs="Times New Roman"/>
            <w:color w:val="000000" w:themeColor="text1"/>
            <w:shd w:val="clear" w:color="auto" w:fill="FFFFFF"/>
          </w:rPr>
          <w:t>h</w:t>
        </w:r>
      </w:ins>
      <w:r w:rsidRPr="001A7742">
        <w:rPr>
          <w:rFonts w:ascii="Times New Roman" w:hAnsi="Times New Roman" w:cs="Times New Roman"/>
          <w:color w:val="000000" w:themeColor="text1"/>
          <w:shd w:val="clear" w:color="auto" w:fill="FFFFFF"/>
        </w:rPr>
        <w:t>ingomondac</w:t>
      </w:r>
      <w:ins w:id="244" w:author="Linda T.A. van Diepen" w:date="2023-08-15T16:11:00Z">
        <w:r w:rsidR="00B2139D">
          <w:rPr>
            <w:rFonts w:ascii="Times New Roman" w:hAnsi="Times New Roman" w:cs="Times New Roman"/>
            <w:color w:val="000000" w:themeColor="text1"/>
            <w:shd w:val="clear" w:color="auto" w:fill="FFFFFF"/>
          </w:rPr>
          <w:t>e</w:t>
        </w:r>
      </w:ins>
      <w:r w:rsidRPr="001A7742">
        <w:rPr>
          <w:rFonts w:ascii="Times New Roman" w:hAnsi="Times New Roman" w:cs="Times New Roman"/>
          <w:color w:val="000000" w:themeColor="text1"/>
          <w:shd w:val="clear" w:color="auto" w:fill="FFFFFF"/>
        </w:rPr>
        <w:t>ae</w:t>
      </w:r>
      <w:proofErr w:type="spellEnd"/>
      <w:r w:rsidRPr="001A7742">
        <w:rPr>
          <w:rFonts w:ascii="Times New Roman" w:hAnsi="Times New Roman" w:cs="Times New Roman"/>
          <w:color w:val="000000" w:themeColor="text1"/>
          <w:shd w:val="clear" w:color="auto" w:fill="FFFFFF"/>
        </w:rPr>
        <w:t xml:space="preserve"> provides support for this hypothesis and suggests </w:t>
      </w:r>
      <w:r w:rsidR="00E75B34" w:rsidRPr="001A7742">
        <w:rPr>
          <w:rFonts w:ascii="Times New Roman" w:hAnsi="Times New Roman" w:cs="Times New Roman"/>
          <w:color w:val="000000" w:themeColor="text1"/>
          <w:shd w:val="clear" w:color="auto" w:fill="FFFFFF"/>
        </w:rPr>
        <w:t>a competitive advantage</w:t>
      </w:r>
      <w:r w:rsidRPr="001A7742">
        <w:rPr>
          <w:rFonts w:ascii="Times New Roman" w:hAnsi="Times New Roman" w:cs="Times New Roman"/>
          <w:color w:val="000000" w:themeColor="text1"/>
          <w:shd w:val="clear" w:color="auto" w:fill="FFFFFF"/>
        </w:rPr>
        <w:t xml:space="preserve"> </w:t>
      </w:r>
      <w:r w:rsidR="00E75B34" w:rsidRPr="001A7742">
        <w:rPr>
          <w:rFonts w:ascii="Times New Roman" w:hAnsi="Times New Roman" w:cs="Times New Roman"/>
          <w:color w:val="000000" w:themeColor="text1"/>
          <w:shd w:val="clear" w:color="auto" w:fill="FFFFFF"/>
        </w:rPr>
        <w:t>for</w:t>
      </w:r>
      <w:r w:rsidRPr="001A7742">
        <w:rPr>
          <w:rFonts w:ascii="Times New Roman" w:hAnsi="Times New Roman" w:cs="Times New Roman"/>
          <w:color w:val="000000" w:themeColor="text1"/>
          <w:shd w:val="clear" w:color="auto" w:fill="FFFFFF"/>
        </w:rPr>
        <w:t xml:space="preserve"> these putative herbicide degraders following chemical herbicide application </w:t>
      </w:r>
      <w:sdt>
        <w:sdtPr>
          <w:rPr>
            <w:rFonts w:ascii="Times New Roman" w:hAnsi="Times New Roman" w:cs="Times New Roman"/>
            <w:color w:val="000000"/>
            <w:shd w:val="clear" w:color="auto" w:fill="FFFFFF"/>
          </w:rPr>
          <w:tag w:val="MENDELEY_CITATION_v3_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"/>
          <w:id w:val="-747964994"/>
          <w:placeholder>
            <w:docPart w:val="2B45A629B66A6D448255F3400CE8709C"/>
          </w:placeholder>
        </w:sdtPr>
        <w:sdtEndPr>
          <w:rPr>
            <w:shd w:val="clear" w:color="auto" w:fill="auto"/>
          </w:rPr>
        </w:sdtEndPr>
        <w:sdtContent>
          <w:ins w:id="245" w:author="Custer, Gordon" w:date="2023-10-02T11:14:00Z">
            <w:r w:rsidR="008A6633" w:rsidRPr="008A6633">
              <w:rPr>
                <w:rFonts w:ascii="Times New Roman" w:hAnsi="Times New Roman" w:cs="Times New Roman"/>
                <w:color w:val="000000"/>
              </w:rPr>
              <w:t>(31, 32)</w:t>
            </w:r>
          </w:ins>
          <w:del w:id="246" w:author="Custer, Gordon" w:date="2023-10-02T11:08:00Z">
            <w:r w:rsidR="009B2002" w:rsidRPr="008A6633" w:rsidDel="008A6633">
              <w:rPr>
                <w:rFonts w:ascii="Times New Roman" w:hAnsi="Times New Roman" w:cs="Times New Roman"/>
                <w:color w:val="000000"/>
              </w:rPr>
              <w:delText>(32, 33)</w:delText>
            </w:r>
          </w:del>
        </w:sdtContent>
      </w:sdt>
      <w:r w:rsidRPr="001A7742">
        <w:rPr>
          <w:rFonts w:ascii="Times New Roman" w:hAnsi="Times New Roman" w:cs="Times New Roman"/>
          <w:color w:val="000000" w:themeColor="text1"/>
          <w:shd w:val="clear" w:color="auto" w:fill="FFFFFF"/>
        </w:rPr>
        <w:t xml:space="preserve">. </w:t>
      </w:r>
      <w:commentRangeStart w:id="247"/>
      <w:commentRangeStart w:id="248"/>
      <w:r w:rsidRPr="001A7742">
        <w:rPr>
          <w:rFonts w:ascii="Times New Roman" w:hAnsi="Times New Roman" w:cs="Times New Roman"/>
          <w:strike/>
          <w:color w:val="000000" w:themeColor="text1"/>
          <w:shd w:val="clear" w:color="auto" w:fill="FFFFFF"/>
        </w:rPr>
        <w:t>It is worth noting, that even though we observed differences in PHOS activity in our experiment, our mixed modeling found the activity of PHOS at time one to be a significant predictor of activities at time two and three, suggesting the existence of a legacy effect in phosphatase activity. Thus, our ability to say whether PHOS activity was affected by weed removal treatment is hindered by pretreatment differences.</w:t>
      </w:r>
      <w:commentRangeEnd w:id="247"/>
      <w:r w:rsidR="005029C8" w:rsidRPr="001A7742">
        <w:rPr>
          <w:rStyle w:val="CommentReference"/>
          <w:rFonts w:ascii="Times New Roman" w:hAnsi="Times New Roman" w:cs="Times New Roman"/>
        </w:rPr>
        <w:commentReference w:id="247"/>
      </w:r>
      <w:commentRangeEnd w:id="248"/>
      <w:r w:rsidR="00B2139D">
        <w:rPr>
          <w:rStyle w:val="CommentReference"/>
        </w:rPr>
        <w:commentReference w:id="248"/>
      </w:r>
    </w:p>
    <w:p w14:paraId="08E08085" w14:textId="357E6F46" w:rsidR="00740E69" w:rsidRPr="001A7742" w:rsidRDefault="009E72BF" w:rsidP="007F1DE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Given the importance of nitrogen availability for agricultural productivity</w:t>
      </w:r>
      <w:r w:rsidR="005029C8"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NzI4M2NhZGQtZjg0OS00YmZmLWI5YTctMjI1Yzg4YTc2ODVjIiwicHJvcGVydGllcyI6eyJub3RlSW5kZXgiOjB9LCJpc0VkaXRlZCI6ZmFsc2UsIm1hbnVhbE92ZXJyaWRlIjp7ImlzTWFudWFsbHlPdmVycmlkZGVuIjpmYWxzZSwiY2l0ZXByb2NUZXh0IjoiKDMz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
          <w:id w:val="-595099316"/>
          <w:placeholder>
            <w:docPart w:val="DefaultPlaceholder_-1854013440"/>
          </w:placeholder>
        </w:sdtPr>
        <w:sdtContent>
          <w:ins w:id="249" w:author="Custer, Gordon" w:date="2023-10-02T11:14:00Z">
            <w:r w:rsidR="008A6633" w:rsidRPr="008A6633">
              <w:rPr>
                <w:rFonts w:ascii="Times New Roman" w:hAnsi="Times New Roman" w:cs="Times New Roman"/>
                <w:color w:val="000000"/>
                <w:shd w:val="clear" w:color="auto" w:fill="FFFFFF"/>
              </w:rPr>
              <w:t>(33)</w:t>
            </w:r>
          </w:ins>
          <w:del w:id="250" w:author="Custer, Gordon" w:date="2023-10-02T11:08:00Z">
            <w:r w:rsidR="009B2002" w:rsidRPr="008A6633" w:rsidDel="008A6633">
              <w:rPr>
                <w:rFonts w:ascii="Times New Roman" w:hAnsi="Times New Roman" w:cs="Times New Roman"/>
                <w:color w:val="000000"/>
                <w:shd w:val="clear" w:color="auto" w:fill="FFFFFF"/>
              </w:rPr>
              <w:delText>(34)</w:delText>
            </w:r>
          </w:del>
        </w:sdtContent>
      </w:sdt>
      <w:r w:rsidRPr="001A7742">
        <w:rPr>
          <w:rFonts w:ascii="Times New Roman" w:hAnsi="Times New Roman" w:cs="Times New Roman"/>
          <w:color w:val="000000" w:themeColor="text1"/>
          <w:shd w:val="clear" w:color="auto" w:fill="FFFFFF"/>
        </w:rPr>
        <w:t xml:space="preserve">, understanding the influence of chemical herbicides on </w:t>
      </w:r>
      <w:r w:rsidR="00FC2F50" w:rsidRPr="001A7742">
        <w:rPr>
          <w:rFonts w:ascii="Times New Roman" w:hAnsi="Times New Roman" w:cs="Times New Roman"/>
          <w:color w:val="000000" w:themeColor="text1"/>
          <w:shd w:val="clear" w:color="auto" w:fill="FFFFFF"/>
        </w:rPr>
        <w:t>nitrogen-cycling</w:t>
      </w:r>
      <w:r w:rsidRPr="001A7742">
        <w:rPr>
          <w:rFonts w:ascii="Times New Roman" w:hAnsi="Times New Roman" w:cs="Times New Roman"/>
          <w:color w:val="000000" w:themeColor="text1"/>
          <w:shd w:val="clear" w:color="auto" w:fill="FFFFFF"/>
        </w:rPr>
        <w:t xml:space="preserve"> microbes should remain a primary concern. Although our sequencing approach did not </w:t>
      </w:r>
      <w:r w:rsidR="00E75B34" w:rsidRPr="001A7742">
        <w:rPr>
          <w:rFonts w:ascii="Times New Roman" w:hAnsi="Times New Roman" w:cs="Times New Roman"/>
          <w:color w:val="000000" w:themeColor="text1"/>
          <w:shd w:val="clear" w:color="auto" w:fill="FFFFFF"/>
        </w:rPr>
        <w:t xml:space="preserve">specifically </w:t>
      </w:r>
      <w:r w:rsidRPr="001A7742">
        <w:rPr>
          <w:rFonts w:ascii="Times New Roman" w:hAnsi="Times New Roman" w:cs="Times New Roman"/>
          <w:color w:val="000000" w:themeColor="text1"/>
          <w:shd w:val="clear" w:color="auto" w:fill="FFFFFF"/>
        </w:rPr>
        <w:t>target these microbes, measures of inorganic nitrogen availability and nitrogen cycling enzymes provide clues to the</w:t>
      </w:r>
      <w:r w:rsidR="00E75B34" w:rsidRPr="001A7742">
        <w:rPr>
          <w:rFonts w:ascii="Times New Roman" w:hAnsi="Times New Roman" w:cs="Times New Roman"/>
          <w:color w:val="000000" w:themeColor="text1"/>
          <w:shd w:val="clear" w:color="auto" w:fill="FFFFFF"/>
        </w:rPr>
        <w:t>ir</w:t>
      </w:r>
      <w:r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lastRenderedPageBreak/>
        <w:t xml:space="preserve">response. </w:t>
      </w:r>
      <w:r w:rsidR="00740E69" w:rsidRPr="001A7742">
        <w:rPr>
          <w:rFonts w:ascii="Times New Roman" w:hAnsi="Times New Roman" w:cs="Times New Roman"/>
          <w:color w:val="000000" w:themeColor="text1"/>
          <w:shd w:val="clear" w:color="auto" w:fill="FFFFFF"/>
        </w:rPr>
        <w:t xml:space="preserve">Previous work </w:t>
      </w:r>
      <w:r w:rsidR="007F1DEE" w:rsidRPr="001A7742">
        <w:rPr>
          <w:rFonts w:ascii="Times New Roman" w:hAnsi="Times New Roman" w:cs="Times New Roman"/>
          <w:color w:val="000000" w:themeColor="text1"/>
          <w:shd w:val="clear" w:color="auto" w:fill="FFFFFF"/>
        </w:rPr>
        <w:t>examining</w:t>
      </w:r>
      <w:r w:rsidR="00740E69" w:rsidRPr="001A7742">
        <w:rPr>
          <w:rFonts w:ascii="Times New Roman" w:hAnsi="Times New Roman" w:cs="Times New Roman"/>
          <w:color w:val="000000" w:themeColor="text1"/>
          <w:shd w:val="clear" w:color="auto" w:fill="FFFFFF"/>
        </w:rPr>
        <w:t xml:space="preserve"> the effects of glyphosate on soil N showed no difference</w:t>
      </w:r>
      <w:r w:rsidR="007F1DEE" w:rsidRPr="001A7742">
        <w:rPr>
          <w:rFonts w:ascii="Times New Roman" w:hAnsi="Times New Roman" w:cs="Times New Roman"/>
          <w:color w:val="000000" w:themeColor="text1"/>
          <w:shd w:val="clear" w:color="auto" w:fill="FFFFFF"/>
        </w:rPr>
        <w:t>s</w:t>
      </w:r>
      <w:r w:rsidR="00740E69" w:rsidRPr="001A7742">
        <w:rPr>
          <w:rFonts w:ascii="Times New Roman" w:hAnsi="Times New Roman" w:cs="Times New Roman"/>
          <w:color w:val="000000" w:themeColor="text1"/>
          <w:shd w:val="clear" w:color="auto" w:fill="FFFFFF"/>
        </w:rPr>
        <w:t xml:space="preserve"> in inorganic N</w:t>
      </w:r>
      <w:r w:rsidR="007F1DEE" w:rsidRPr="001A7742">
        <w:rPr>
          <w:rFonts w:ascii="Times New Roman" w:hAnsi="Times New Roman" w:cs="Times New Roman"/>
          <w:color w:val="000000" w:themeColor="text1"/>
          <w:shd w:val="clear" w:color="auto" w:fill="FFFFFF"/>
        </w:rPr>
        <w:t xml:space="preserve"> pools</w:t>
      </w:r>
      <w:r w:rsidR="00740E69" w:rsidRPr="001A7742">
        <w:rPr>
          <w:rFonts w:ascii="Times New Roman" w:hAnsi="Times New Roman" w:cs="Times New Roman"/>
          <w:color w:val="000000" w:themeColor="text1"/>
          <w:shd w:val="clear" w:color="auto" w:fill="FFFFFF"/>
        </w:rPr>
        <w:t xml:space="preserve"> between vegetation removal plots over twenty weeks (e.g.,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glyphosate) </w:t>
      </w:r>
      <w:bookmarkStart w:id="251" w:name="OLE_LINK5"/>
      <w:bookmarkStart w:id="252" w:name="OLE_LINK6"/>
      <w:sdt>
        <w:sdtPr>
          <w:rPr>
            <w:rFonts w:ascii="Times New Roman" w:hAnsi="Times New Roman" w:cs="Times New Roman"/>
            <w:color w:val="000000"/>
            <w:shd w:val="clear" w:color="auto" w:fill="FFFFFF"/>
          </w:rPr>
          <w:tag w:val="MENDELEY_CITATION_v3_eyJjaXRhdGlvbklEIjoiTUVOREVMRVlfQ0lUQVRJT05fNzg1YjU4YzItOWJlOC00NDI1LWE0ODAtYmVjMWY0NjdmNjYxIiwicHJvcGVydGllcyI6eyJub3RlSW5kZXgiOjB9LCJpc0VkaXRlZCI6dHJ1ZSwibWFudWFsT3ZlcnJpZGUiOnsiY2l0ZXByb2NUZXh0IjoiKDIx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
          <w:id w:val="-1279335633"/>
          <w:placeholder>
            <w:docPart w:val="DefaultPlaceholder_-1854013440"/>
          </w:placeholder>
        </w:sdtPr>
        <w:sdtEndPr>
          <w:rPr>
            <w:shd w:val="clear" w:color="auto" w:fill="auto"/>
          </w:rPr>
        </w:sdtEndPr>
        <w:sdtContent>
          <w:bookmarkEnd w:id="251"/>
          <w:bookmarkEnd w:id="252"/>
          <w:ins w:id="253" w:author="Custer, Gordon" w:date="2023-10-02T11:14:00Z">
            <w:r w:rsidR="008A6633" w:rsidRPr="008A6633">
              <w:rPr>
                <w:rFonts w:ascii="Times New Roman" w:hAnsi="Times New Roman" w:cs="Times New Roman"/>
                <w:color w:val="000000"/>
              </w:rPr>
              <w:t>(21)</w:t>
            </w:r>
          </w:ins>
          <w:del w:id="254" w:author="Custer, Gordon" w:date="2023-10-02T11:08:00Z">
            <w:r w:rsidR="009B2002" w:rsidRPr="008A6633" w:rsidDel="008A6633">
              <w:rPr>
                <w:rFonts w:ascii="Times New Roman" w:hAnsi="Times New Roman" w:cs="Times New Roman"/>
                <w:color w:val="000000"/>
              </w:rPr>
              <w:delText>(22)</w:delText>
            </w:r>
          </w:del>
        </w:sdtContent>
      </w:sdt>
      <w:r w:rsidR="00740E69" w:rsidRPr="001A7742">
        <w:rPr>
          <w:rFonts w:ascii="Times New Roman" w:hAnsi="Times New Roman" w:cs="Times New Roman"/>
          <w:color w:val="000000" w:themeColor="text1"/>
          <w:shd w:val="clear" w:color="auto" w:fill="FFFFFF"/>
        </w:rPr>
        <w:t xml:space="preserve">. </w:t>
      </w:r>
      <w:del w:id="255" w:author="Linda T.A. van Diepen" w:date="2023-08-15T16:18:00Z">
        <w:r w:rsidR="00740E69" w:rsidRPr="001A7742" w:rsidDel="00B2139D">
          <w:rPr>
            <w:rFonts w:ascii="Times New Roman" w:hAnsi="Times New Roman" w:cs="Times New Roman"/>
            <w:color w:val="000000" w:themeColor="text1"/>
            <w:shd w:val="clear" w:color="auto" w:fill="FFFFFF"/>
          </w:rPr>
          <w:delText>Here,</w:delText>
        </w:r>
      </w:del>
      <w:ins w:id="256" w:author="Linda T.A. van Diepen" w:date="2023-08-15T16:18:00Z">
        <w:r w:rsidR="00B2139D">
          <w:rPr>
            <w:rFonts w:ascii="Times New Roman" w:hAnsi="Times New Roman" w:cs="Times New Roman"/>
            <w:color w:val="000000" w:themeColor="text1"/>
            <w:shd w:val="clear" w:color="auto" w:fill="FFFFFF"/>
          </w:rPr>
          <w:t>However,</w:t>
        </w:r>
      </w:ins>
      <w:r w:rsidR="00740E69" w:rsidRPr="001A7742">
        <w:rPr>
          <w:rFonts w:ascii="Times New Roman" w:hAnsi="Times New Roman" w:cs="Times New Roman"/>
          <w:color w:val="000000" w:themeColor="text1"/>
          <w:shd w:val="clear" w:color="auto" w:fill="FFFFFF"/>
        </w:rPr>
        <w:t xml:space="preserve"> </w:t>
      </w:r>
      <w:proofErr w:type="spellStart"/>
      <w:ins w:id="257" w:author="Linda T.A. van Diepen" w:date="2023-08-15T16:18:00Z">
        <w:r w:rsidR="00B2139D">
          <w:rPr>
            <w:rFonts w:ascii="Times New Roman" w:hAnsi="Times New Roman" w:cs="Times New Roman"/>
            <w:color w:val="000000" w:themeColor="text1"/>
            <w:shd w:val="clear" w:color="auto" w:fill="FFFFFF"/>
          </w:rPr>
          <w:t>Hagner</w:t>
        </w:r>
        <w:proofErr w:type="spellEnd"/>
        <w:r w:rsidR="00B2139D">
          <w:rPr>
            <w:rFonts w:ascii="Times New Roman" w:hAnsi="Times New Roman" w:cs="Times New Roman"/>
            <w:color w:val="000000" w:themeColor="text1"/>
            <w:shd w:val="clear" w:color="auto" w:fill="FFFFFF"/>
          </w:rPr>
          <w:t xml:space="preserve"> et al. (22)</w:t>
        </w:r>
      </w:ins>
      <w:del w:id="258" w:author="Linda T.A. van Diepen" w:date="2023-08-15T16:18:00Z">
        <w:r w:rsidR="00740E69" w:rsidRPr="001A7742" w:rsidDel="00B2139D">
          <w:rPr>
            <w:rFonts w:ascii="Times New Roman" w:hAnsi="Times New Roman" w:cs="Times New Roman"/>
            <w:color w:val="000000" w:themeColor="text1"/>
            <w:shd w:val="clear" w:color="auto" w:fill="FFFFFF"/>
          </w:rPr>
          <w:delText xml:space="preserve">the </w:delText>
        </w:r>
      </w:del>
      <w:del w:id="259" w:author="akniss" w:date="2023-08-16T15:43:00Z">
        <w:r w:rsidR="00740E69" w:rsidRPr="001A7742" w:rsidDel="00132ED7">
          <w:rPr>
            <w:rFonts w:ascii="Times New Roman" w:hAnsi="Times New Roman" w:cs="Times New Roman"/>
            <w:color w:val="000000" w:themeColor="text1"/>
            <w:shd w:val="clear" w:color="auto" w:fill="FFFFFF"/>
          </w:rPr>
          <w:delText xml:space="preserve">authors did </w:delText>
        </w:r>
      </w:del>
      <w:del w:id="260" w:author="Linda T.A. van Diepen" w:date="2023-08-15T16:18:00Z">
        <w:r w:rsidR="00740E69" w:rsidRPr="001A7742" w:rsidDel="00B2139D">
          <w:rPr>
            <w:rFonts w:ascii="Times New Roman" w:hAnsi="Times New Roman" w:cs="Times New Roman"/>
            <w:color w:val="000000" w:themeColor="text1"/>
            <w:shd w:val="clear" w:color="auto" w:fill="FFFFFF"/>
          </w:rPr>
          <w:delText xml:space="preserve">however </w:delText>
        </w:r>
      </w:del>
      <w:r w:rsidR="00740E69" w:rsidRPr="001A7742">
        <w:rPr>
          <w:rFonts w:ascii="Times New Roman" w:hAnsi="Times New Roman" w:cs="Times New Roman"/>
          <w:color w:val="000000" w:themeColor="text1"/>
          <w:shd w:val="clear" w:color="auto" w:fill="FFFFFF"/>
        </w:rPr>
        <w:t>report</w:t>
      </w:r>
      <w:ins w:id="261" w:author="akniss" w:date="2023-08-16T15:43:00Z">
        <w:r w:rsidR="00132ED7">
          <w:rPr>
            <w:rFonts w:ascii="Times New Roman" w:hAnsi="Times New Roman" w:cs="Times New Roman"/>
            <w:color w:val="000000" w:themeColor="text1"/>
            <w:shd w:val="clear" w:color="auto" w:fill="FFFFFF"/>
          </w:rPr>
          <w:t>ed</w:t>
        </w:r>
      </w:ins>
      <w:r w:rsidR="00740E69" w:rsidRPr="001A7742">
        <w:rPr>
          <w:rFonts w:ascii="Times New Roman" w:hAnsi="Times New Roman" w:cs="Times New Roman"/>
          <w:color w:val="000000" w:themeColor="text1"/>
          <w:shd w:val="clear" w:color="auto" w:fill="FFFFFF"/>
        </w:rPr>
        <w:t xml:space="preserve"> significant differences between their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nontreated plots, showing nitrate levels, as measured by resin ion exchange strips, to be higher in their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plots as compared to their nontreated controls</w:t>
      </w:r>
      <w:r w:rsidR="007F1DEE" w:rsidRPr="001A7742">
        <w:rPr>
          <w:rFonts w:ascii="Times New Roman" w:hAnsi="Times New Roman" w:cs="Times New Roman"/>
          <w:color w:val="000000" w:themeColor="text1"/>
          <w:shd w:val="clear" w:color="auto" w:fill="FFFFFF"/>
        </w:rPr>
        <w:t>. Their result indicates that the removal of vegetation may lead to increased soil nitrate levels</w:t>
      </w:r>
      <w:r w:rsidR="00740E69" w:rsidRPr="001A7742">
        <w:rPr>
          <w:rFonts w:ascii="Times New Roman" w:hAnsi="Times New Roman" w:cs="Times New Roman"/>
          <w:color w:val="000000" w:themeColor="text1"/>
          <w:shd w:val="clear" w:color="auto" w:fill="FFFFFF"/>
        </w:rPr>
        <w:t xml:space="preserve">. </w:t>
      </w:r>
      <w:ins w:id="262" w:author="Linda T.A. van Diepen" w:date="2023-08-15T16:19:00Z">
        <w:r w:rsidR="00B2139D">
          <w:rPr>
            <w:rFonts w:ascii="Times New Roman" w:hAnsi="Times New Roman" w:cs="Times New Roman"/>
            <w:color w:val="000000" w:themeColor="text1"/>
            <w:shd w:val="clear" w:color="auto" w:fill="FFFFFF"/>
          </w:rPr>
          <w:t>In contrast, our study</w:t>
        </w:r>
      </w:ins>
      <w:del w:id="263" w:author="Linda T.A. van Diepen" w:date="2023-08-15T16:19:00Z">
        <w:r w:rsidR="007F1DEE" w:rsidRPr="001A7742" w:rsidDel="00B2139D">
          <w:rPr>
            <w:rFonts w:ascii="Times New Roman" w:hAnsi="Times New Roman" w:cs="Times New Roman"/>
            <w:color w:val="000000" w:themeColor="text1"/>
            <w:shd w:val="clear" w:color="auto" w:fill="FFFFFF"/>
          </w:rPr>
          <w:delText>W</w:delText>
        </w:r>
        <w:r w:rsidR="00740E69" w:rsidRPr="001A7742" w:rsidDel="00B2139D">
          <w:rPr>
            <w:rFonts w:ascii="Times New Roman" w:hAnsi="Times New Roman" w:cs="Times New Roman"/>
            <w:color w:val="000000" w:themeColor="text1"/>
            <w:shd w:val="clear" w:color="auto" w:fill="FFFFFF"/>
          </w:rPr>
          <w:delText>e re</w:delText>
        </w:r>
      </w:del>
      <w:del w:id="264" w:author="Linda T.A. van Diepen" w:date="2023-08-15T16:20:00Z">
        <w:r w:rsidR="00740E69" w:rsidRPr="001A7742" w:rsidDel="00B2139D">
          <w:rPr>
            <w:rFonts w:ascii="Times New Roman" w:hAnsi="Times New Roman" w:cs="Times New Roman"/>
            <w:color w:val="000000" w:themeColor="text1"/>
            <w:shd w:val="clear" w:color="auto" w:fill="FFFFFF"/>
          </w:rPr>
          <w:delText>port</w:delText>
        </w:r>
      </w:del>
      <w:ins w:id="265" w:author="Linda T.A. van Diepen" w:date="2023-08-15T16:20:00Z">
        <w:r w:rsidR="00B2139D">
          <w:rPr>
            <w:rFonts w:ascii="Times New Roman" w:hAnsi="Times New Roman" w:cs="Times New Roman"/>
            <w:color w:val="000000" w:themeColor="text1"/>
            <w:shd w:val="clear" w:color="auto" w:fill="FFFFFF"/>
          </w:rPr>
          <w:t xml:space="preserve"> found</w:t>
        </w:r>
      </w:ins>
      <w:r w:rsidR="00740E69" w:rsidRPr="001A7742">
        <w:rPr>
          <w:rFonts w:ascii="Times New Roman" w:hAnsi="Times New Roman" w:cs="Times New Roman"/>
          <w:color w:val="000000" w:themeColor="text1"/>
          <w:shd w:val="clear" w:color="auto" w:fill="FFFFFF"/>
        </w:rPr>
        <w:t xml:space="preserve"> nitrate levels to be lowest in our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nontreated plots, with concentrations being highest in our glyphosate plots. While our results </w:t>
      </w:r>
      <w:r w:rsidR="007F1DEE" w:rsidRPr="001A7742">
        <w:rPr>
          <w:rFonts w:ascii="Times New Roman" w:hAnsi="Times New Roman" w:cs="Times New Roman"/>
          <w:color w:val="000000" w:themeColor="text1"/>
          <w:shd w:val="clear" w:color="auto" w:fill="FFFFFF"/>
        </w:rPr>
        <w:t xml:space="preserve">may appear superficially </w:t>
      </w:r>
      <w:r w:rsidR="00740E69" w:rsidRPr="001A7742">
        <w:rPr>
          <w:rFonts w:ascii="Times New Roman" w:hAnsi="Times New Roman" w:cs="Times New Roman"/>
          <w:color w:val="000000" w:themeColor="text1"/>
          <w:shd w:val="clear" w:color="auto" w:fill="FFFFFF"/>
        </w:rPr>
        <w:t>differ</w:t>
      </w:r>
      <w:r w:rsidR="007F1DEE" w:rsidRPr="001A7742">
        <w:rPr>
          <w:rFonts w:ascii="Times New Roman" w:hAnsi="Times New Roman" w:cs="Times New Roman"/>
          <w:color w:val="000000" w:themeColor="text1"/>
          <w:shd w:val="clear" w:color="auto" w:fill="FFFFFF"/>
        </w:rPr>
        <w:t>ent</w:t>
      </w:r>
      <w:r w:rsidR="00740E69" w:rsidRPr="001A7742">
        <w:rPr>
          <w:rFonts w:ascii="Times New Roman" w:hAnsi="Times New Roman" w:cs="Times New Roman"/>
          <w:color w:val="000000" w:themeColor="text1"/>
          <w:shd w:val="clear" w:color="auto" w:fill="FFFFFF"/>
        </w:rPr>
        <w:t xml:space="preserve"> from </w:t>
      </w:r>
      <w:proofErr w:type="spellStart"/>
      <w:r w:rsidR="00740E69" w:rsidRPr="001A7742">
        <w:rPr>
          <w:rFonts w:ascii="Times New Roman" w:hAnsi="Times New Roman" w:cs="Times New Roman"/>
          <w:color w:val="000000" w:themeColor="text1"/>
          <w:shd w:val="clear" w:color="auto" w:fill="FFFFFF"/>
        </w:rPr>
        <w:t>Hagner</w:t>
      </w:r>
      <w:proofErr w:type="spellEnd"/>
      <w:r w:rsidR="00740E69" w:rsidRPr="001A7742">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ODFlMDA0NjAtYTA3NS00OTQxLTk1NzMtYTdkNmIxZDVlYTMyIiwicHJvcGVydGllcyI6eyJub3RlSW5kZXgiOjB9LCJpc0VkaXRlZCI6dHJ1ZSwibWFudWFsT3ZlcnJpZGUiOnsiY2l0ZXByb2NUZXh0IjoiKDIx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
          <w:id w:val="-242331085"/>
          <w:placeholder>
            <w:docPart w:val="DefaultPlaceholder_-1854013440"/>
          </w:placeholder>
        </w:sdtPr>
        <w:sdtEndPr>
          <w:rPr>
            <w:shd w:val="clear" w:color="auto" w:fill="auto"/>
          </w:rPr>
        </w:sdtEndPr>
        <w:sdtContent>
          <w:ins w:id="266" w:author="Custer, Gordon" w:date="2023-10-02T11:14:00Z">
            <w:r w:rsidR="008A6633" w:rsidRPr="008A6633">
              <w:rPr>
                <w:rFonts w:ascii="Times New Roman" w:hAnsi="Times New Roman" w:cs="Times New Roman"/>
                <w:color w:val="000000"/>
              </w:rPr>
              <w:t>(21)</w:t>
            </w:r>
          </w:ins>
          <w:del w:id="267" w:author="Custer, Gordon" w:date="2023-10-02T11:08:00Z">
            <w:r w:rsidR="009B2002" w:rsidRPr="008A6633" w:rsidDel="008A6633">
              <w:rPr>
                <w:rFonts w:ascii="Times New Roman" w:hAnsi="Times New Roman" w:cs="Times New Roman"/>
                <w:color w:val="000000"/>
              </w:rPr>
              <w:delText>(22)</w:delText>
            </w:r>
          </w:del>
        </w:sdtContent>
      </w:sdt>
      <w:r w:rsidR="00740E69" w:rsidRPr="001A7742">
        <w:rPr>
          <w:rFonts w:ascii="Times New Roman" w:hAnsi="Times New Roman" w:cs="Times New Roman"/>
          <w:color w:val="000000" w:themeColor="text1"/>
          <w:shd w:val="clear" w:color="auto" w:fill="FFFFFF"/>
        </w:rPr>
        <w:t xml:space="preserve">, we show that nitrate concentrations were significantly correlated with vegetation cover, and at 20 days post-treatment, the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plots experienced increased weedy vegetation and crop cover</w:t>
      </w:r>
      <w:r w:rsidR="007F1DEE" w:rsidRPr="001A7742">
        <w:rPr>
          <w:rFonts w:ascii="Times New Roman" w:hAnsi="Times New Roman" w:cs="Times New Roman"/>
          <w:color w:val="000000" w:themeColor="text1"/>
          <w:shd w:val="clear" w:color="auto" w:fill="FFFFFF"/>
        </w:rPr>
        <w:t xml:space="preserve">, potentially contributing to decreased inorganic N </w:t>
      </w:r>
      <w:r w:rsidR="00FC2F50" w:rsidRPr="001A7742">
        <w:rPr>
          <w:rFonts w:ascii="Times New Roman" w:hAnsi="Times New Roman" w:cs="Times New Roman"/>
          <w:color w:val="000000" w:themeColor="text1"/>
          <w:shd w:val="clear" w:color="auto" w:fill="FFFFFF"/>
        </w:rPr>
        <w:t>availability</w:t>
      </w:r>
      <w:r w:rsidR="00740E69" w:rsidRPr="001A7742">
        <w:rPr>
          <w:rFonts w:ascii="Times New Roman" w:hAnsi="Times New Roman" w:cs="Times New Roman"/>
          <w:color w:val="000000" w:themeColor="text1"/>
          <w:shd w:val="clear" w:color="auto" w:fill="FFFFFF"/>
        </w:rPr>
        <w:t xml:space="preserve">. Given the lack of difference between their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glyphosate-treated plots and the observed correlations between nitrate concentration and vegetation cover in our experiment, we suggest that differences in inorganic nitrogen between glyphosate,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nontreated plots are mediated through changes in vegetation instead of a direct effect of herbicide application </w:t>
      </w:r>
      <w:sdt>
        <w:sdtPr>
          <w:rPr>
            <w:rFonts w:ascii="Times New Roman" w:hAnsi="Times New Roman" w:cs="Times New Roman"/>
            <w:color w:val="000000"/>
            <w:shd w:val="clear" w:color="auto" w:fill="FFFFFF"/>
          </w:rPr>
          <w:tag w:val="MENDELEY_CITATION_v3_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
          <w:id w:val="618810511"/>
          <w:placeholder>
            <w:docPart w:val="DefaultPlaceholder_-1854013440"/>
          </w:placeholder>
        </w:sdtPr>
        <w:sdtEndPr>
          <w:rPr>
            <w:shd w:val="clear" w:color="auto" w:fill="auto"/>
          </w:rPr>
        </w:sdtEndPr>
        <w:sdtContent>
          <w:ins w:id="268" w:author="Custer, Gordon" w:date="2023-10-02T11:14:00Z">
            <w:r w:rsidR="008A6633" w:rsidRPr="008A6633">
              <w:rPr>
                <w:rFonts w:ascii="Times New Roman" w:hAnsi="Times New Roman" w:cs="Times New Roman"/>
                <w:color w:val="000000"/>
              </w:rPr>
              <w:t>(18, 19, 25)</w:t>
            </w:r>
          </w:ins>
          <w:del w:id="269" w:author="Custer, Gordon" w:date="2023-10-02T11:08:00Z">
            <w:r w:rsidR="009B2002" w:rsidRPr="008A6633" w:rsidDel="008A6633">
              <w:rPr>
                <w:rFonts w:ascii="Times New Roman" w:hAnsi="Times New Roman" w:cs="Times New Roman"/>
                <w:color w:val="000000"/>
              </w:rPr>
              <w:delText>(19, 20, 26)</w:delText>
            </w:r>
          </w:del>
        </w:sdtContent>
      </w:sdt>
      <w:r w:rsidR="00740E69" w:rsidRPr="001A7742">
        <w:rPr>
          <w:rFonts w:ascii="Times New Roman" w:hAnsi="Times New Roman" w:cs="Times New Roman"/>
          <w:color w:val="000000" w:themeColor="text1"/>
          <w:shd w:val="clear" w:color="auto" w:fill="FFFFFF"/>
        </w:rPr>
        <w:t xml:space="preserve">. </w:t>
      </w:r>
    </w:p>
    <w:p w14:paraId="27AF1AAD" w14:textId="7A324700" w:rsidR="00740E69" w:rsidRPr="001A7742" w:rsidRDefault="007F1DEE"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Beyond glyphosate, d</w:t>
      </w:r>
      <w:r w:rsidR="00740E69" w:rsidRPr="001A7742">
        <w:rPr>
          <w:rFonts w:ascii="Times New Roman" w:hAnsi="Times New Roman" w:cs="Times New Roman"/>
          <w:color w:val="000000" w:themeColor="text1"/>
          <w:shd w:val="clear" w:color="auto" w:fill="FFFFFF"/>
        </w:rPr>
        <w:t>ifferences in N-cycling have also been reported</w:t>
      </w:r>
      <w:r w:rsidRPr="001A7742">
        <w:rPr>
          <w:rFonts w:ascii="Times New Roman" w:hAnsi="Times New Roman" w:cs="Times New Roman"/>
          <w:color w:val="000000" w:themeColor="text1"/>
          <w:shd w:val="clear" w:color="auto" w:fill="FFFFFF"/>
        </w:rPr>
        <w:t xml:space="preserve"> following </w:t>
      </w:r>
      <w:r w:rsidRPr="001A7742">
        <w:rPr>
          <w:rFonts w:ascii="Times New Roman" w:hAnsi="Times New Roman" w:cs="Times New Roman"/>
          <w:noProof/>
        </w:rPr>
        <w:t xml:space="preserve">triazine </w:t>
      </w:r>
      <w:r w:rsidRPr="001A7742">
        <w:rPr>
          <w:rFonts w:ascii="Times New Roman" w:hAnsi="Times New Roman" w:cs="Times New Roman"/>
          <w:color w:val="000000" w:themeColor="text1"/>
          <w:shd w:val="clear" w:color="auto" w:fill="FFFFFF"/>
        </w:rPr>
        <w:t>application</w:t>
      </w:r>
      <w:r w:rsidR="00740E69" w:rsidRPr="001A7742">
        <w:rPr>
          <w:rFonts w:ascii="Times New Roman" w:hAnsi="Times New Roman" w:cs="Times New Roman"/>
          <w:color w:val="000000" w:themeColor="text1"/>
          <w:shd w:val="clear" w:color="auto" w:fill="FFFFFF"/>
        </w:rPr>
        <w:t xml:space="preserve">, with a general trend of short-term reduction in the rate of N mineralization following application </w:t>
      </w:r>
      <w:sdt>
        <w:sdtPr>
          <w:rPr>
            <w:rFonts w:ascii="Times New Roman" w:hAnsi="Times New Roman" w:cs="Times New Roman"/>
            <w:color w:val="000000"/>
            <w:shd w:val="clear" w:color="auto" w:fill="FFFFFF"/>
          </w:rPr>
          <w:tag w:val="MENDELEY_CITATION_v3_eyJjaXRhdGlvbklEIjoiTUVOREVMRVlfQ0lUQVRJT05fYTJhZjMyNmQtODQwOS00NTNmLThmMzYtYTFhZmMzNmNiMTJkIiwicHJvcGVydGllcyI6eyJub3RlSW5kZXgiOjB9LCJpc0VkaXRlZCI6ZmFsc2UsIm1hbnVhbE92ZXJyaWRlIjp7ImNpdGVwcm9jVGV4dCI6IigyMCwgMzQpIiwiaXNNYW51YWxseU92ZXJyaWRkZW4iOmZhbHNlLCJtYW51YWxPdmVycmlkZVRleHQiOiIifS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"/>
          <w:id w:val="681402452"/>
          <w:placeholder>
            <w:docPart w:val="DefaultPlaceholder_-1854013440"/>
          </w:placeholder>
        </w:sdtPr>
        <w:sdtEndPr>
          <w:rPr>
            <w:shd w:val="clear" w:color="auto" w:fill="auto"/>
          </w:rPr>
        </w:sdtEndPr>
        <w:sdtContent>
          <w:ins w:id="270" w:author="Custer, Gordon" w:date="2023-10-02T11:14:00Z">
            <w:r w:rsidR="008A6633" w:rsidRPr="008A6633">
              <w:rPr>
                <w:rFonts w:ascii="Times New Roman" w:hAnsi="Times New Roman" w:cs="Times New Roman"/>
                <w:color w:val="000000"/>
              </w:rPr>
              <w:t>(20, 34)</w:t>
            </w:r>
          </w:ins>
          <w:del w:id="271" w:author="Custer, Gordon" w:date="2023-10-02T11:08:00Z">
            <w:r w:rsidR="009B2002" w:rsidRPr="008A6633" w:rsidDel="008A6633">
              <w:rPr>
                <w:rFonts w:ascii="Times New Roman" w:hAnsi="Times New Roman" w:cs="Times New Roman"/>
                <w:color w:val="000000"/>
              </w:rPr>
              <w:delText>(21, 35)</w:delText>
            </w:r>
          </w:del>
        </w:sdtContent>
      </w:sdt>
      <w:r w:rsidR="00740E69" w:rsidRPr="001A7742">
        <w:rPr>
          <w:rFonts w:ascii="Times New Roman" w:hAnsi="Times New Roman" w:cs="Times New Roman"/>
          <w:color w:val="000000" w:themeColor="text1"/>
          <w:shd w:val="clear" w:color="auto" w:fill="FFFFFF"/>
        </w:rPr>
        <w:t xml:space="preserve">. Accordingly, we show a decrease in the inorganic N pool in the </w:t>
      </w:r>
      <w:commentRangeStart w:id="272"/>
      <w:ins w:id="273" w:author="Custer, Gordon" w:date="2024-01-05T12:37:00Z">
        <w:r w:rsidR="00B52BF6" w:rsidRPr="001A7742">
          <w:rPr>
            <w:rFonts w:ascii="Times New Roman" w:hAnsi="Times New Roman" w:cs="Times New Roman"/>
            <w:color w:val="000000" w:themeColor="text1"/>
            <w:shd w:val="clear" w:color="auto" w:fill="FFFFFF"/>
          </w:rPr>
          <w:t>atrazine-</w:t>
        </w:r>
        <w:proofErr w:type="spellStart"/>
        <w:r w:rsidR="00B52BF6" w:rsidRPr="001A7742">
          <w:rPr>
            <w:rFonts w:ascii="Times New Roman" w:hAnsi="Times New Roman" w:cs="Times New Roman"/>
            <w:color w:val="000000" w:themeColor="text1"/>
            <w:shd w:val="clear" w:color="auto" w:fill="FFFFFF"/>
          </w:rPr>
          <w:t>mesotrione</w:t>
        </w:r>
        <w:commentRangeEnd w:id="272"/>
        <w:proofErr w:type="spellEnd"/>
        <w:r w:rsidR="00B52BF6">
          <w:rPr>
            <w:rStyle w:val="CommentReference"/>
          </w:rPr>
          <w:commentReference w:id="272"/>
        </w:r>
        <w:r w:rsidR="00B52BF6" w:rsidRPr="001A7742">
          <w:rPr>
            <w:rFonts w:ascii="Times New Roman" w:hAnsi="Times New Roman" w:cs="Times New Roman"/>
            <w:color w:val="000000" w:themeColor="text1"/>
            <w:shd w:val="clear" w:color="auto" w:fill="FFFFFF"/>
          </w:rPr>
          <w:t xml:space="preserve"> </w:t>
        </w:r>
      </w:ins>
      <w:del w:id="274" w:author="Custer, Gordon" w:date="2024-01-05T12:37:00Z">
        <w:r w:rsidR="00740E69" w:rsidRPr="001A7742" w:rsidDel="00B52BF6">
          <w:rPr>
            <w:rFonts w:ascii="Times New Roman" w:hAnsi="Times New Roman" w:cs="Times New Roman"/>
            <w:color w:val="000000" w:themeColor="text1"/>
          </w:rPr>
          <w:delText>atrazine-</w:delText>
        </w:r>
      </w:del>
      <w:r w:rsidR="00740E69" w:rsidRPr="001A7742">
        <w:rPr>
          <w:rFonts w:ascii="Times New Roman" w:hAnsi="Times New Roman" w:cs="Times New Roman"/>
          <w:color w:val="000000" w:themeColor="text1"/>
        </w:rPr>
        <w:t>treated</w:t>
      </w:r>
      <w:r w:rsidR="00740E69" w:rsidRPr="001A7742">
        <w:rPr>
          <w:rFonts w:ascii="Times New Roman" w:hAnsi="Times New Roman" w:cs="Times New Roman"/>
          <w:color w:val="000000" w:themeColor="text1"/>
          <w:shd w:val="clear" w:color="auto" w:fill="FFFFFF"/>
        </w:rPr>
        <w:t xml:space="preserve"> plots over the 20-day post-application period, providing support for our hypothesis and further evidence that this herbicide affects </w:t>
      </w:r>
      <w:r w:rsidR="00FC2F50" w:rsidRPr="001A7742">
        <w:rPr>
          <w:rFonts w:ascii="Times New Roman" w:hAnsi="Times New Roman" w:cs="Times New Roman"/>
          <w:color w:val="000000" w:themeColor="text1"/>
          <w:shd w:val="clear" w:color="auto" w:fill="FFFFFF"/>
        </w:rPr>
        <w:t>nitrogen-cycling</w:t>
      </w:r>
      <w:r w:rsidR="00740E69" w:rsidRPr="001A7742">
        <w:rPr>
          <w:rFonts w:ascii="Times New Roman" w:hAnsi="Times New Roman" w:cs="Times New Roman"/>
          <w:color w:val="000000" w:themeColor="text1"/>
          <w:shd w:val="clear" w:color="auto" w:fill="FFFFFF"/>
        </w:rPr>
        <w:t xml:space="preserve"> microbes. Importantly, however, the trend of decreased inorganic N was observed in other treatments as well. Together with the observed correlations with total weedy vegetation, we are unable to </w:t>
      </w:r>
      <w:r w:rsidR="00740E69" w:rsidRPr="001A7742">
        <w:rPr>
          <w:rFonts w:ascii="Times New Roman" w:hAnsi="Times New Roman" w:cs="Times New Roman"/>
          <w:color w:val="000000" w:themeColor="text1"/>
          <w:shd w:val="clear" w:color="auto" w:fill="FFFFFF"/>
        </w:rPr>
        <w:lastRenderedPageBreak/>
        <w:t xml:space="preserve">determine if this effect is direct or indirect as the crop, </w:t>
      </w:r>
      <w:proofErr w:type="spellStart"/>
      <w:r w:rsidR="00740E69" w:rsidRPr="001A7742">
        <w:rPr>
          <w:rFonts w:ascii="Times New Roman" w:hAnsi="Times New Roman" w:cs="Times New Roman"/>
          <w:i/>
          <w:iCs/>
          <w:color w:val="000000" w:themeColor="text1"/>
          <w:shd w:val="clear" w:color="auto" w:fill="FFFFFF"/>
        </w:rPr>
        <w:t>Zea</w:t>
      </w:r>
      <w:proofErr w:type="spellEnd"/>
      <w:r w:rsidR="00740E69" w:rsidRPr="001A7742">
        <w:rPr>
          <w:rFonts w:ascii="Times New Roman" w:hAnsi="Times New Roman" w:cs="Times New Roman"/>
          <w:i/>
          <w:iCs/>
          <w:color w:val="000000" w:themeColor="text1"/>
          <w:shd w:val="clear" w:color="auto" w:fill="FFFFFF"/>
        </w:rPr>
        <w:t xml:space="preserve"> mays</w:t>
      </w:r>
      <w:r w:rsidR="00740E69" w:rsidRPr="001A7742">
        <w:rPr>
          <w:rFonts w:ascii="Times New Roman" w:hAnsi="Times New Roman" w:cs="Times New Roman"/>
          <w:color w:val="000000" w:themeColor="text1"/>
          <w:shd w:val="clear" w:color="auto" w:fill="FFFFFF"/>
        </w:rPr>
        <w:t>, and other weedy vegetation may be partially responsible for a reduction in inorganic N through uptake and immobilization in plant biomass.</w:t>
      </w:r>
    </w:p>
    <w:p w14:paraId="35D2F448" w14:textId="125B3A9B" w:rsidR="005029C8" w:rsidRPr="001A7742" w:rsidRDefault="00C15786"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Although the effects of chemical herbicides on soil microbial function and physicochemical parameters appear to be limited in scope, the observed homogenization of the bacterial community </w:t>
      </w:r>
      <w:r w:rsidR="00FC2F50" w:rsidRPr="001A7742">
        <w:rPr>
          <w:rFonts w:ascii="Times New Roman" w:hAnsi="Times New Roman" w:cs="Times New Roman"/>
          <w:color w:val="000000" w:themeColor="text1"/>
          <w:shd w:val="clear" w:color="auto" w:fill="FFFFFF"/>
        </w:rPr>
        <w:t>following</w:t>
      </w:r>
      <w:r w:rsidRPr="001A7742">
        <w:rPr>
          <w:rFonts w:ascii="Times New Roman" w:hAnsi="Times New Roman" w:cs="Times New Roman"/>
          <w:color w:val="000000" w:themeColor="text1"/>
          <w:shd w:val="clear" w:color="auto" w:fill="FFFFFF"/>
        </w:rPr>
        <w:t xml:space="preserve"> </w:t>
      </w:r>
      <w:r w:rsidR="00121ACE" w:rsidRPr="001A7742">
        <w:rPr>
          <w:rFonts w:ascii="Times New Roman" w:hAnsi="Times New Roman" w:cs="Times New Roman"/>
          <w:color w:val="000000" w:themeColor="text1"/>
          <w:shd w:val="clear" w:color="auto" w:fill="FFFFFF"/>
        </w:rPr>
        <w:t xml:space="preserve">chemical </w:t>
      </w:r>
      <w:r w:rsidRPr="001A7742">
        <w:rPr>
          <w:rFonts w:ascii="Times New Roman" w:hAnsi="Times New Roman" w:cs="Times New Roman"/>
          <w:color w:val="000000" w:themeColor="text1"/>
          <w:shd w:val="clear" w:color="auto" w:fill="FFFFFF"/>
        </w:rPr>
        <w:t>treatment is</w:t>
      </w:r>
      <w:r w:rsidR="004104B6" w:rsidRPr="001A7742">
        <w:rPr>
          <w:rFonts w:ascii="Times New Roman" w:hAnsi="Times New Roman" w:cs="Times New Roman"/>
          <w:color w:val="000000" w:themeColor="text1"/>
          <w:shd w:val="clear" w:color="auto" w:fill="FFFFFF"/>
        </w:rPr>
        <w:t xml:space="preserve"> potentially </w:t>
      </w:r>
      <w:r w:rsidRPr="001A7742">
        <w:rPr>
          <w:rFonts w:ascii="Times New Roman" w:hAnsi="Times New Roman" w:cs="Times New Roman"/>
          <w:color w:val="000000" w:themeColor="text1"/>
          <w:shd w:val="clear" w:color="auto" w:fill="FFFFFF"/>
        </w:rPr>
        <w:t xml:space="preserve">cause for concern. </w:t>
      </w:r>
      <w:r w:rsidR="00557F92" w:rsidRPr="001A7742">
        <w:rPr>
          <w:rFonts w:ascii="Times New Roman" w:hAnsi="Times New Roman" w:cs="Times New Roman"/>
          <w:color w:val="000000" w:themeColor="text1"/>
          <w:shd w:val="clear" w:color="auto" w:fill="FFFFFF"/>
        </w:rPr>
        <w:t>B</w:t>
      </w:r>
      <w:r w:rsidRPr="001A7742">
        <w:rPr>
          <w:rFonts w:ascii="Times New Roman" w:hAnsi="Times New Roman" w:cs="Times New Roman"/>
          <w:color w:val="000000" w:themeColor="text1"/>
          <w:shd w:val="clear" w:color="auto" w:fill="FFFFFF"/>
        </w:rPr>
        <w:t xml:space="preserve">iotic homogenization may severely limit the </w:t>
      </w:r>
      <w:r w:rsidR="009673BD" w:rsidRPr="001A7742">
        <w:rPr>
          <w:rFonts w:ascii="Times New Roman" w:hAnsi="Times New Roman" w:cs="Times New Roman"/>
          <w:color w:val="000000" w:themeColor="text1"/>
          <w:shd w:val="clear" w:color="auto" w:fill="FFFFFF"/>
        </w:rPr>
        <w:t>ability</w:t>
      </w:r>
      <w:r w:rsidRPr="001A7742">
        <w:rPr>
          <w:rFonts w:ascii="Times New Roman" w:hAnsi="Times New Roman" w:cs="Times New Roman"/>
          <w:color w:val="000000" w:themeColor="text1"/>
          <w:shd w:val="clear" w:color="auto" w:fill="FFFFFF"/>
        </w:rPr>
        <w:t xml:space="preserve"> of ecosystems to respond to global change scenarios, thus </w:t>
      </w:r>
      <w:r w:rsidR="009673BD" w:rsidRPr="001A7742">
        <w:rPr>
          <w:rFonts w:ascii="Times New Roman" w:hAnsi="Times New Roman" w:cs="Times New Roman"/>
          <w:color w:val="000000" w:themeColor="text1"/>
          <w:shd w:val="clear" w:color="auto" w:fill="FFFFFF"/>
        </w:rPr>
        <w:t xml:space="preserve">negatively affecting long-term stability </w:t>
      </w:r>
      <w:commentRangeStart w:id="275"/>
      <w:sdt>
        <w:sdtPr>
          <w:rPr>
            <w:rFonts w:ascii="Times New Roman" w:hAnsi="Times New Roman" w:cs="Times New Roman"/>
            <w:color w:val="000000"/>
            <w:shd w:val="clear" w:color="auto" w:fill="FFFFFF"/>
          </w:rPr>
          <w:tag w:val="MENDELEY_CITATION_v3_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"/>
          <w:id w:val="259342369"/>
          <w:placeholder>
            <w:docPart w:val="DefaultPlaceholder_-1854013440"/>
          </w:placeholder>
        </w:sdtPr>
        <w:sdtContent>
          <w:ins w:id="276" w:author="Custer, Gordon" w:date="2023-10-02T11:14:00Z">
            <w:r w:rsidR="008A6633" w:rsidRPr="008A6633">
              <w:rPr>
                <w:rFonts w:ascii="Times New Roman" w:hAnsi="Times New Roman" w:cs="Times New Roman"/>
                <w:color w:val="000000"/>
                <w:shd w:val="clear" w:color="auto" w:fill="FFFFFF"/>
              </w:rPr>
              <w:t>(35)</w:t>
            </w:r>
          </w:ins>
          <w:del w:id="277" w:author="Custer, Gordon" w:date="2023-10-02T11:08:00Z">
            <w:r w:rsidR="009B2002" w:rsidRPr="008A6633" w:rsidDel="008A6633">
              <w:rPr>
                <w:rFonts w:ascii="Times New Roman" w:hAnsi="Times New Roman" w:cs="Times New Roman"/>
                <w:color w:val="000000"/>
                <w:shd w:val="clear" w:color="auto" w:fill="FFFFFF"/>
              </w:rPr>
              <w:delText>(36)</w:delText>
            </w:r>
          </w:del>
        </w:sdtContent>
      </w:sdt>
      <w:commentRangeEnd w:id="275"/>
      <w:r w:rsidR="00B2139D">
        <w:rPr>
          <w:rStyle w:val="CommentReference"/>
        </w:rPr>
        <w:commentReference w:id="275"/>
      </w:r>
      <w:r w:rsidR="009673BD" w:rsidRPr="001A7742">
        <w:rPr>
          <w:rFonts w:ascii="Times New Roman" w:hAnsi="Times New Roman" w:cs="Times New Roman"/>
          <w:color w:val="000000" w:themeColor="text1"/>
          <w:shd w:val="clear" w:color="auto" w:fill="FFFFFF"/>
        </w:rPr>
        <w:t xml:space="preserve">. </w:t>
      </w:r>
      <w:proofErr w:type="gramStart"/>
      <w:r w:rsidR="009673BD" w:rsidRPr="001A7742">
        <w:rPr>
          <w:rFonts w:ascii="Times New Roman" w:hAnsi="Times New Roman" w:cs="Times New Roman"/>
          <w:color w:val="000000" w:themeColor="text1"/>
          <w:shd w:val="clear" w:color="auto" w:fill="FFFFFF"/>
        </w:rPr>
        <w:t xml:space="preserve">In </w:t>
      </w:r>
      <w:r w:rsidR="00557F92" w:rsidRPr="001A7742">
        <w:rPr>
          <w:rFonts w:ascii="Times New Roman" w:hAnsi="Times New Roman" w:cs="Times New Roman"/>
          <w:color w:val="000000" w:themeColor="text1"/>
          <w:shd w:val="clear" w:color="auto" w:fill="FFFFFF"/>
        </w:rPr>
        <w:t>particular, in</w:t>
      </w:r>
      <w:proofErr w:type="gramEnd"/>
      <w:r w:rsidR="00557F92" w:rsidRPr="001A7742">
        <w:rPr>
          <w:rFonts w:ascii="Times New Roman" w:hAnsi="Times New Roman" w:cs="Times New Roman"/>
          <w:color w:val="000000" w:themeColor="text1"/>
          <w:shd w:val="clear" w:color="auto" w:fill="FFFFFF"/>
        </w:rPr>
        <w:t xml:space="preserve"> </w:t>
      </w:r>
      <w:r w:rsidR="009673BD" w:rsidRPr="001A7742">
        <w:rPr>
          <w:rFonts w:ascii="Times New Roman" w:hAnsi="Times New Roman" w:cs="Times New Roman"/>
          <w:color w:val="000000" w:themeColor="text1"/>
          <w:shd w:val="clear" w:color="auto" w:fill="FFFFFF"/>
        </w:rPr>
        <w:t xml:space="preserve">conventional agricultural systems, there is evidence that the intensive use of agrochemicals and disturbance (e.g., tillage) to boost productivity may </w:t>
      </w:r>
      <w:r w:rsidR="00557F92" w:rsidRPr="001A7742">
        <w:rPr>
          <w:rFonts w:ascii="Times New Roman" w:hAnsi="Times New Roman" w:cs="Times New Roman"/>
          <w:color w:val="000000" w:themeColor="text1"/>
          <w:shd w:val="clear" w:color="auto" w:fill="FFFFFF"/>
        </w:rPr>
        <w:t xml:space="preserve">result in a reduction in </w:t>
      </w:r>
      <w:r w:rsidR="00557F92" w:rsidRPr="001A7742">
        <w:rPr>
          <w:rFonts w:ascii="Times New Roman" w:hAnsi="Times New Roman" w:cs="Times New Roman"/>
          <w:color w:val="000000" w:themeColor="text1"/>
          <w:shd w:val="clear" w:color="auto" w:fill="FFFFFF"/>
        </w:rPr>
        <w:sym w:font="Symbol" w:char="F062"/>
      </w:r>
      <w:r w:rsidR="00557F92" w:rsidRPr="001A7742">
        <w:rPr>
          <w:rFonts w:ascii="Times New Roman" w:hAnsi="Times New Roman" w:cs="Times New Roman"/>
          <w:color w:val="000000" w:themeColor="text1"/>
          <w:shd w:val="clear" w:color="auto" w:fill="FFFFFF"/>
        </w:rPr>
        <w:t xml:space="preserve">-diversity </w:t>
      </w:r>
      <w:ins w:id="278" w:author="Linda T.A. van Diepen" w:date="2023-08-15T16:26:00Z">
        <w:r w:rsidR="00B2139D">
          <w:rPr>
            <w:rFonts w:ascii="Times New Roman" w:hAnsi="Times New Roman" w:cs="Times New Roman"/>
            <w:color w:val="000000" w:themeColor="text1"/>
            <w:shd w:val="clear" w:color="auto" w:fill="FFFFFF"/>
          </w:rPr>
          <w:t xml:space="preserve">of microbiomes </w:t>
        </w:r>
      </w:ins>
      <w:r w:rsidR="00557F92" w:rsidRPr="001A7742">
        <w:rPr>
          <w:rFonts w:ascii="Times New Roman" w:hAnsi="Times New Roman" w:cs="Times New Roman"/>
          <w:color w:val="000000" w:themeColor="text1"/>
          <w:shd w:val="clear" w:color="auto" w:fill="FFFFFF"/>
        </w:rPr>
        <w:t>as compared to organic practices</w:t>
      </w:r>
      <w:r w:rsidR="00121ACE"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Tc3ODYyYzktNDFmMS00N2Q4LTk5OGYtN2Y3OTMwMjBiMzVlIiwicHJvcGVydGllcyI6eyJub3RlSW5kZXgiOjB9LCJpc0VkaXRlZCI6ZmFsc2UsIm1hbnVhbE92ZXJyaWRlIjp7ImlzTWFudWFsbHlPdmVycmlkZGVuIjpmYWxzZSwiY2l0ZXByb2NUZXh0IjoiKDM2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
          <w:id w:val="677318236"/>
          <w:placeholder>
            <w:docPart w:val="DefaultPlaceholder_-1854013440"/>
          </w:placeholder>
        </w:sdtPr>
        <w:sdtContent>
          <w:ins w:id="279" w:author="Custer, Gordon" w:date="2023-10-02T11:14:00Z">
            <w:r w:rsidR="008A6633" w:rsidRPr="008A6633">
              <w:rPr>
                <w:rFonts w:ascii="Times New Roman" w:hAnsi="Times New Roman" w:cs="Times New Roman"/>
                <w:color w:val="000000"/>
                <w:shd w:val="clear" w:color="auto" w:fill="FFFFFF"/>
              </w:rPr>
              <w:t>(36)</w:t>
            </w:r>
          </w:ins>
          <w:del w:id="280" w:author="Custer, Gordon" w:date="2023-10-02T11:08:00Z">
            <w:r w:rsidR="009B2002" w:rsidRPr="008A6633" w:rsidDel="008A6633">
              <w:rPr>
                <w:rFonts w:ascii="Times New Roman" w:hAnsi="Times New Roman" w:cs="Times New Roman"/>
                <w:color w:val="000000"/>
                <w:shd w:val="clear" w:color="auto" w:fill="FFFFFF"/>
              </w:rPr>
              <w:delText>(37)</w:delText>
            </w:r>
          </w:del>
        </w:sdtContent>
      </w:sdt>
      <w:r w:rsidR="00557F92" w:rsidRPr="001A7742">
        <w:rPr>
          <w:rFonts w:ascii="Times New Roman" w:hAnsi="Times New Roman" w:cs="Times New Roman"/>
          <w:color w:val="000000" w:themeColor="text1"/>
          <w:shd w:val="clear" w:color="auto" w:fill="FFFFFF"/>
        </w:rPr>
        <w:t xml:space="preserve">. </w:t>
      </w:r>
      <w:r w:rsidR="009B2002" w:rsidRPr="001A7742">
        <w:rPr>
          <w:rFonts w:ascii="Times New Roman" w:hAnsi="Times New Roman" w:cs="Times New Roman"/>
          <w:color w:val="000000" w:themeColor="text1"/>
          <w:shd w:val="clear" w:color="auto" w:fill="FFFFFF"/>
        </w:rPr>
        <w:t>A</w:t>
      </w:r>
      <w:r w:rsidR="00121ACE" w:rsidRPr="001A7742">
        <w:rPr>
          <w:rFonts w:ascii="Times New Roman" w:hAnsi="Times New Roman" w:cs="Times New Roman"/>
          <w:color w:val="000000" w:themeColor="text1"/>
          <w:shd w:val="clear" w:color="auto" w:fill="FFFFFF"/>
        </w:rPr>
        <w:t>s we face increasingly common climatic extremes</w:t>
      </w:r>
      <w:r w:rsidR="008B5FE9"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Yjk2Y2Q3OTktM2I0Yy00ZDJhLWEzMTMtMTVlOTAyY2QwNTg2IiwicHJvcGVydGllcyI6eyJub3RlSW5kZXgiOjB9LCJpc0VkaXRlZCI6ZmFsc2UsIm1hbnVhbE92ZXJyaWRlIjp7ImlzTWFudWFsbHlPdmVycmlkZGVuIjpmYWxzZSwiY2l0ZXByb2NUZXh0IjoiKDM3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
          <w:id w:val="-1778255118"/>
          <w:placeholder>
            <w:docPart w:val="DefaultPlaceholder_-1854013440"/>
          </w:placeholder>
        </w:sdtPr>
        <w:sdtContent>
          <w:ins w:id="281" w:author="Custer, Gordon" w:date="2023-10-02T11:14:00Z">
            <w:r w:rsidR="008A6633" w:rsidRPr="008A6633">
              <w:rPr>
                <w:rFonts w:ascii="Times New Roman" w:hAnsi="Times New Roman" w:cs="Times New Roman"/>
                <w:color w:val="000000"/>
                <w:shd w:val="clear" w:color="auto" w:fill="FFFFFF"/>
              </w:rPr>
              <w:t>(37)</w:t>
            </w:r>
          </w:ins>
          <w:del w:id="282" w:author="Custer, Gordon" w:date="2023-10-02T11:08:00Z">
            <w:r w:rsidR="009B2002" w:rsidRPr="008A6633" w:rsidDel="008A6633">
              <w:rPr>
                <w:rFonts w:ascii="Times New Roman" w:hAnsi="Times New Roman" w:cs="Times New Roman"/>
                <w:color w:val="000000"/>
                <w:shd w:val="clear" w:color="auto" w:fill="FFFFFF"/>
              </w:rPr>
              <w:delText>(38)</w:delText>
            </w:r>
          </w:del>
        </w:sdtContent>
      </w:sdt>
      <w:r w:rsidR="00121ACE" w:rsidRPr="001A7742">
        <w:rPr>
          <w:rFonts w:ascii="Times New Roman" w:hAnsi="Times New Roman" w:cs="Times New Roman"/>
          <w:color w:val="000000" w:themeColor="text1"/>
          <w:shd w:val="clear" w:color="auto" w:fill="FFFFFF"/>
        </w:rPr>
        <w:t xml:space="preserve">, </w:t>
      </w:r>
      <w:r w:rsidR="008B5FE9" w:rsidRPr="001A7742">
        <w:rPr>
          <w:rFonts w:ascii="Times New Roman" w:hAnsi="Times New Roman" w:cs="Times New Roman"/>
          <w:color w:val="000000" w:themeColor="text1"/>
          <w:shd w:val="clear" w:color="auto" w:fill="FFFFFF"/>
        </w:rPr>
        <w:t xml:space="preserve">maintaining </w:t>
      </w:r>
      <w:r w:rsidR="00121ACE" w:rsidRPr="001A7742">
        <w:rPr>
          <w:rFonts w:ascii="Times New Roman" w:hAnsi="Times New Roman" w:cs="Times New Roman"/>
          <w:color w:val="000000" w:themeColor="text1"/>
          <w:shd w:val="clear" w:color="auto" w:fill="FFFFFF"/>
        </w:rPr>
        <w:t xml:space="preserve">the resiliency of </w:t>
      </w:r>
      <w:r w:rsidR="00FC2F50" w:rsidRPr="001A7742">
        <w:rPr>
          <w:rFonts w:ascii="Times New Roman" w:hAnsi="Times New Roman" w:cs="Times New Roman"/>
          <w:color w:val="000000" w:themeColor="text1"/>
          <w:shd w:val="clear" w:color="auto" w:fill="FFFFFF"/>
        </w:rPr>
        <w:t>agroecosystems</w:t>
      </w:r>
      <w:r w:rsidR="00121ACE" w:rsidRPr="001A7742">
        <w:rPr>
          <w:rFonts w:ascii="Times New Roman" w:hAnsi="Times New Roman" w:cs="Times New Roman"/>
          <w:color w:val="000000" w:themeColor="text1"/>
          <w:shd w:val="clear" w:color="auto" w:fill="FFFFFF"/>
        </w:rPr>
        <w:t xml:space="preserve"> </w:t>
      </w:r>
      <w:r w:rsidR="009B2002" w:rsidRPr="001A7742">
        <w:rPr>
          <w:rFonts w:ascii="Times New Roman" w:hAnsi="Times New Roman" w:cs="Times New Roman"/>
          <w:color w:val="000000" w:themeColor="text1"/>
          <w:shd w:val="clear" w:color="auto" w:fill="FFFFFF"/>
        </w:rPr>
        <w:t xml:space="preserve">is imperative for the continued provisioning of a stable global food supply </w:t>
      </w:r>
      <w:sdt>
        <w:sdtPr>
          <w:rPr>
            <w:rFonts w:ascii="Times New Roman" w:hAnsi="Times New Roman" w:cs="Times New Roman"/>
            <w:color w:val="000000"/>
            <w:shd w:val="clear" w:color="auto" w:fill="FFFFFF"/>
          </w:rPr>
          <w:tag w:val="MENDELEY_CITATION_v3_eyJjaXRhdGlvbklEIjoiTUVOREVMRVlfQ0lUQVRJT05fNGUyNzE3ZmUtNmJiNS00MzZiLTgxYWItODY4NGVkMmNjYmJmIiwicHJvcGVydGllcyI6eyJub3RlSW5kZXgiOjB9LCJpc0VkaXRlZCI6ZmFsc2UsIm1hbnVhbE92ZXJyaWRlIjp7ImlzTWFudWFsbHlPdmVycmlkZGVuIjpmYWxzZSwiY2l0ZXByb2NUZXh0IjoiKDM4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
          <w:id w:val="-759677676"/>
          <w:placeholder>
            <w:docPart w:val="DefaultPlaceholder_-1854013440"/>
          </w:placeholder>
        </w:sdtPr>
        <w:sdtContent>
          <w:ins w:id="283" w:author="Custer, Gordon" w:date="2023-10-02T11:14:00Z">
            <w:r w:rsidR="008A6633" w:rsidRPr="008A6633">
              <w:rPr>
                <w:rFonts w:ascii="Times New Roman" w:hAnsi="Times New Roman" w:cs="Times New Roman"/>
                <w:color w:val="000000"/>
                <w:shd w:val="clear" w:color="auto" w:fill="FFFFFF"/>
              </w:rPr>
              <w:t>(38)</w:t>
            </w:r>
          </w:ins>
          <w:del w:id="284" w:author="Custer, Gordon" w:date="2023-10-02T11:08:00Z">
            <w:r w:rsidR="009B2002" w:rsidRPr="008A6633" w:rsidDel="008A6633">
              <w:rPr>
                <w:rFonts w:ascii="Times New Roman" w:hAnsi="Times New Roman" w:cs="Times New Roman"/>
                <w:color w:val="000000"/>
                <w:shd w:val="clear" w:color="auto" w:fill="FFFFFF"/>
              </w:rPr>
              <w:delText>(39)</w:delText>
            </w:r>
          </w:del>
        </w:sdtContent>
      </w:sdt>
      <w:r w:rsidR="009B2002" w:rsidRPr="001A7742">
        <w:rPr>
          <w:rFonts w:ascii="Times New Roman" w:hAnsi="Times New Roman" w:cs="Times New Roman"/>
          <w:color w:val="000000" w:themeColor="text1"/>
          <w:shd w:val="clear" w:color="auto" w:fill="FFFFFF"/>
        </w:rPr>
        <w:t>.</w:t>
      </w:r>
    </w:p>
    <w:p w14:paraId="0B9CA8A7" w14:textId="136A9B72" w:rsidR="00740E69" w:rsidRPr="001A7742" w:rsidRDefault="00740E69"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Taken together, the limited functional and fungal responses, along with bacterial community homogenization following chemical treatment directly refutes our hypothesis that each mode of action would result in a unique functional and community response. Instead, we show that herbicide application resulted in </w:t>
      </w:r>
      <w:commentRangeStart w:id="285"/>
      <w:r w:rsidRPr="001A7742">
        <w:rPr>
          <w:rFonts w:ascii="Times New Roman" w:hAnsi="Times New Roman" w:cs="Times New Roman"/>
          <w:color w:val="000000" w:themeColor="text1"/>
          <w:shd w:val="clear" w:color="auto" w:fill="FFFFFF"/>
        </w:rPr>
        <w:t xml:space="preserve">either no or a homogenizing effect </w:t>
      </w:r>
      <w:commentRangeEnd w:id="285"/>
      <w:r w:rsidR="00132ED7">
        <w:rPr>
          <w:rStyle w:val="CommentReference"/>
        </w:rPr>
        <w:commentReference w:id="285"/>
      </w:r>
      <w:r w:rsidRPr="001A7742">
        <w:rPr>
          <w:rFonts w:ascii="Times New Roman" w:hAnsi="Times New Roman" w:cs="Times New Roman"/>
          <w:color w:val="000000" w:themeColor="text1"/>
          <w:shd w:val="clear" w:color="auto" w:fill="FFFFFF"/>
        </w:rPr>
        <w:t xml:space="preserve">on soil microbial diversity. Additionally, the importance of total weedy vegetation suggests that instead of direct effects, herbicide application affects the soil microbiome via indirect mechanisms. With this, our findings are not all that surprising due to the high degree of functional redundancy in the soil microbiome </w:t>
      </w:r>
      <w:sdt>
        <w:sdtPr>
          <w:rPr>
            <w:rFonts w:ascii="Times New Roman" w:hAnsi="Times New Roman" w:cs="Times New Roman"/>
            <w:color w:val="000000"/>
            <w:shd w:val="clear" w:color="auto" w:fill="FFFFFF"/>
          </w:rPr>
          <w:tag w:val="MENDELEY_CITATION_v3_eyJjaXRhdGlvbklEIjoiTUVOREVMRVlfQ0lUQVRJT05fYzNkZGE5MzQtODZkOC00ZDc3LTk1ZTktZThhMDAzOTExMzY1IiwicHJvcGVydGllcyI6eyJub3RlSW5kZXgiOjB9LCJpc0VkaXRlZCI6ZmFsc2UsIm1hbnVhbE92ZXJyaWRlIjp7ImNpdGVwcm9jVGV4dCI6IigzOSwgNDApIiwiaXNNYW51YWxseU92ZXJyaWRkZW4iOmZhbHNlLCJtYW51YWxPdmVycmlkZVRleHQiOiIifS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iwiY29udGFpbmVyLXRpdGxlLXNob3J0Ijoi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iwiY29udGFpbmVyLXRpdGxlLXNob3J0IjoiRXVyIEogU29pbCBTY2kifSwidXJpcyI6WyJodHRwOi8vd3d3Lm1lbmRlbGV5LmNvbS9kb2N1bWVudHMvP3V1aWQ9YTUwZTY3ZTktOGJlOS00OTM0LTg3YTYtOWNiOThlNjgzMWQ1Il0sImlzVGVtcG9yYXJ5IjpmYWxzZSwibGVnYWN5RGVza3RvcElkIjoiYTUwZTY3ZTktOGJlOS00OTM0LTg3YTYtOWNiOThlNjgzMWQ1In1dfQ=="/>
          <w:id w:val="-80600086"/>
          <w:placeholder>
            <w:docPart w:val="DefaultPlaceholder_-1854013440"/>
          </w:placeholder>
        </w:sdtPr>
        <w:sdtEndPr>
          <w:rPr>
            <w:shd w:val="clear" w:color="auto" w:fill="auto"/>
          </w:rPr>
        </w:sdtEndPr>
        <w:sdtContent>
          <w:ins w:id="286" w:author="Custer, Gordon" w:date="2023-10-02T11:14:00Z">
            <w:r w:rsidR="008A6633" w:rsidRPr="008A6633">
              <w:rPr>
                <w:rFonts w:ascii="Times New Roman" w:hAnsi="Times New Roman" w:cs="Times New Roman"/>
                <w:color w:val="000000"/>
              </w:rPr>
              <w:t>(39, 40)</w:t>
            </w:r>
          </w:ins>
          <w:del w:id="287" w:author="Custer, Gordon" w:date="2023-10-02T11:08:00Z">
            <w:r w:rsidR="009B2002" w:rsidRPr="008A6633" w:rsidDel="008A6633">
              <w:rPr>
                <w:rFonts w:ascii="Times New Roman" w:hAnsi="Times New Roman" w:cs="Times New Roman"/>
                <w:color w:val="000000"/>
              </w:rPr>
              <w:delText>(40, 41)</w:delText>
            </w:r>
          </w:del>
        </w:sdtContent>
      </w:sdt>
      <w:r w:rsidRPr="001A7742">
        <w:rPr>
          <w:rFonts w:ascii="Times New Roman" w:hAnsi="Times New Roman" w:cs="Times New Roman"/>
        </w:rPr>
        <w:t xml:space="preserve"> and the fact that we used a </w:t>
      </w:r>
      <w:commentRangeStart w:id="288"/>
      <w:r w:rsidRPr="001A7742">
        <w:rPr>
          <w:rFonts w:ascii="Times New Roman" w:hAnsi="Times New Roman" w:cs="Times New Roman"/>
        </w:rPr>
        <w:t>relatively low rate of herbicide application</w:t>
      </w:r>
      <w:commentRangeEnd w:id="288"/>
      <w:r w:rsidR="00132ED7">
        <w:rPr>
          <w:rStyle w:val="CommentReference"/>
        </w:rPr>
        <w:commentReference w:id="288"/>
      </w:r>
      <w:r w:rsidRPr="001A7742">
        <w:rPr>
          <w:rFonts w:ascii="Times New Roman" w:hAnsi="Times New Roman" w:cs="Times New Roman"/>
          <w:color w:val="000000" w:themeColor="text1"/>
          <w:shd w:val="clear" w:color="auto" w:fill="FFFFFF"/>
        </w:rPr>
        <w:t xml:space="preserve">. With respect to agricultural systems, it appears that </w:t>
      </w:r>
      <w:r w:rsidR="00FC2F50" w:rsidRPr="001A7742">
        <w:rPr>
          <w:rFonts w:ascii="Times New Roman" w:hAnsi="Times New Roman" w:cs="Times New Roman"/>
          <w:color w:val="000000" w:themeColor="text1"/>
          <w:shd w:val="clear" w:color="auto" w:fill="FFFFFF"/>
        </w:rPr>
        <w:t xml:space="preserve">the </w:t>
      </w:r>
      <w:r w:rsidRPr="001A7742">
        <w:rPr>
          <w:rFonts w:ascii="Times New Roman" w:hAnsi="Times New Roman" w:cs="Times New Roman"/>
          <w:color w:val="000000" w:themeColor="text1"/>
          <w:shd w:val="clear" w:color="auto" w:fill="FFFFFF"/>
        </w:rPr>
        <w:t xml:space="preserve">direct effects </w:t>
      </w:r>
      <w:r w:rsidR="009B2002" w:rsidRPr="001A7742">
        <w:rPr>
          <w:rFonts w:ascii="Times New Roman" w:hAnsi="Times New Roman" w:cs="Times New Roman"/>
          <w:color w:val="000000" w:themeColor="text1"/>
          <w:shd w:val="clear" w:color="auto" w:fill="FFFFFF"/>
        </w:rPr>
        <w:t xml:space="preserve">of chemical </w:t>
      </w:r>
      <w:r w:rsidR="00FC2F50" w:rsidRPr="001A7742">
        <w:rPr>
          <w:rFonts w:ascii="Times New Roman" w:hAnsi="Times New Roman" w:cs="Times New Roman"/>
          <w:color w:val="000000" w:themeColor="text1"/>
          <w:shd w:val="clear" w:color="auto" w:fill="FFFFFF"/>
        </w:rPr>
        <w:t>herbicides</w:t>
      </w:r>
      <w:r w:rsidR="009B2002"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on microbial function are few and short-lasting. In heavily managed, </w:t>
      </w:r>
      <w:r w:rsidR="009B2002" w:rsidRPr="001A7742">
        <w:rPr>
          <w:rFonts w:ascii="Times New Roman" w:hAnsi="Times New Roman" w:cs="Times New Roman"/>
          <w:color w:val="000000" w:themeColor="text1"/>
          <w:shd w:val="clear" w:color="auto" w:fill="FFFFFF"/>
        </w:rPr>
        <w:t>conventional</w:t>
      </w:r>
      <w:r w:rsidRPr="001A7742">
        <w:rPr>
          <w:rFonts w:ascii="Times New Roman" w:hAnsi="Times New Roman" w:cs="Times New Roman"/>
          <w:color w:val="000000" w:themeColor="text1"/>
          <w:shd w:val="clear" w:color="auto" w:fill="FFFFFF"/>
        </w:rPr>
        <w:t xml:space="preserve"> agricultural </w:t>
      </w:r>
      <w:r w:rsidRPr="001A7742">
        <w:rPr>
          <w:rFonts w:ascii="Times New Roman" w:hAnsi="Times New Roman" w:cs="Times New Roman"/>
          <w:color w:val="000000" w:themeColor="text1"/>
          <w:shd w:val="clear" w:color="auto" w:fill="FFFFFF"/>
        </w:rPr>
        <w:lastRenderedPageBreak/>
        <w:t xml:space="preserve">systems, the choice of herbicide has no lasting effect on soil function, and the observed effects are instead mediated through indirect pathways. </w:t>
      </w:r>
    </w:p>
    <w:p w14:paraId="13FEB94E"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color w:val="222222"/>
        </w:rPr>
      </w:pPr>
    </w:p>
    <w:p w14:paraId="2E17A660"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Methods</w:t>
      </w:r>
    </w:p>
    <w:p w14:paraId="5C567DD3" w14:textId="77777777"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Site description and experimental design</w:t>
      </w:r>
    </w:p>
    <w:p w14:paraId="7D25F665" w14:textId="01D442D6" w:rsidR="00740E69" w:rsidRPr="001A7742" w:rsidRDefault="00740E69" w:rsidP="000A3F6D">
      <w:pPr>
        <w:spacing w:line="480" w:lineRule="auto"/>
        <w:rPr>
          <w:rFonts w:ascii="Times New Roman" w:hAnsi="Times New Roman" w:cs="Times New Roman"/>
        </w:rPr>
      </w:pPr>
      <w:r w:rsidRPr="001A7742">
        <w:rPr>
          <w:rFonts w:ascii="Times New Roman" w:hAnsi="Times New Roman" w:cs="Times New Roman"/>
          <w:color w:val="000000" w:themeColor="text1"/>
          <w:shd w:val="clear" w:color="auto" w:fill="FFFFFF"/>
        </w:rPr>
        <w:t xml:space="preserve">In the summer of 2018, 20 experimental plots were established at the </w:t>
      </w:r>
      <w:ins w:id="289" w:author="Linda T.A. van Diepen" w:date="2023-07-25T15:11:00Z">
        <w:r w:rsidR="002F239C">
          <w:rPr>
            <w:color w:val="000000"/>
          </w:rPr>
          <w:t xml:space="preserve">at the University of Wyoming James C. Hageman </w:t>
        </w:r>
      </w:ins>
      <w:r w:rsidRPr="001A7742">
        <w:rPr>
          <w:rFonts w:ascii="Times New Roman" w:hAnsi="Times New Roman" w:cs="Times New Roman"/>
          <w:color w:val="000000" w:themeColor="text1"/>
          <w:shd w:val="clear" w:color="auto" w:fill="FFFFFF"/>
        </w:rPr>
        <w:t xml:space="preserve">Sustainable Agriculture Research and Extension Center (SAREC) </w:t>
      </w:r>
      <w:ins w:id="290" w:author="Linda T.A. van Diepen" w:date="2023-07-25T15:11:00Z">
        <w:r w:rsidR="002F239C">
          <w:rPr>
            <w:color w:val="000000"/>
          </w:rPr>
          <w:t>(42°07’45.</w:t>
        </w:r>
        <w:proofErr w:type="gramStart"/>
        <w:r w:rsidR="002F239C">
          <w:rPr>
            <w:color w:val="000000"/>
          </w:rPr>
          <w:t>92”N</w:t>
        </w:r>
        <w:proofErr w:type="gramEnd"/>
        <w:r w:rsidR="002F239C">
          <w:rPr>
            <w:color w:val="000000"/>
          </w:rPr>
          <w:t xml:space="preserve">, 104°23’24.88”W, 1,276m elevation) </w:t>
        </w:r>
      </w:ins>
      <w:r w:rsidRPr="001A7742">
        <w:rPr>
          <w:rFonts w:ascii="Times New Roman" w:hAnsi="Times New Roman" w:cs="Times New Roman"/>
          <w:color w:val="000000" w:themeColor="text1"/>
          <w:shd w:val="clear" w:color="auto" w:fill="FFFFFF"/>
        </w:rPr>
        <w:t xml:space="preserve">in </w:t>
      </w:r>
      <w:proofErr w:type="spellStart"/>
      <w:r w:rsidRPr="001A7742">
        <w:rPr>
          <w:rFonts w:ascii="Times New Roman" w:hAnsi="Times New Roman" w:cs="Times New Roman"/>
          <w:color w:val="000000" w:themeColor="text1"/>
          <w:shd w:val="clear" w:color="auto" w:fill="FFFFFF"/>
        </w:rPr>
        <w:t>Lingle</w:t>
      </w:r>
      <w:proofErr w:type="spellEnd"/>
      <w:r w:rsidRPr="001A7742">
        <w:rPr>
          <w:rFonts w:ascii="Times New Roman" w:hAnsi="Times New Roman" w:cs="Times New Roman"/>
          <w:color w:val="000000" w:themeColor="text1"/>
          <w:shd w:val="clear" w:color="auto" w:fill="FFFFFF"/>
        </w:rPr>
        <w:t>, WY (</w:t>
      </w:r>
      <w:r w:rsidRPr="001A7742">
        <w:rPr>
          <w:rFonts w:ascii="Times New Roman" w:hAnsi="Times New Roman" w:cs="Times New Roman"/>
          <w:color w:val="000000" w:themeColor="text1"/>
          <w:spacing w:val="-3"/>
        </w:rPr>
        <w:t>MAT 8.4</w:t>
      </w:r>
      <w:r w:rsidRPr="001A7742">
        <w:rPr>
          <w:rFonts w:ascii="Times New Roman" w:hAnsi="Times New Roman" w:cs="Times New Roman"/>
          <w:color w:val="000000" w:themeColor="text1"/>
          <w:spacing w:val="-3"/>
        </w:rPr>
        <w:sym w:font="Symbol" w:char="F0B0"/>
      </w:r>
      <w:r w:rsidRPr="001A7742">
        <w:rPr>
          <w:rFonts w:ascii="Times New Roman" w:hAnsi="Times New Roman" w:cs="Times New Roman"/>
          <w:color w:val="000000" w:themeColor="text1"/>
          <w:spacing w:val="-3"/>
        </w:rPr>
        <w:t xml:space="preserve"> C)</w:t>
      </w:r>
      <w:r w:rsidRPr="001A7742">
        <w:rPr>
          <w:rFonts w:ascii="Times New Roman" w:hAnsi="Times New Roman" w:cs="Times New Roman"/>
          <w:color w:val="000000" w:themeColor="text1"/>
          <w:shd w:val="clear" w:color="auto" w:fill="FFFFFF"/>
        </w:rPr>
        <w:t xml:space="preserve">. Plots were fertilized </w:t>
      </w:r>
      <w:r w:rsidRPr="001A7742">
        <w:rPr>
          <w:rFonts w:ascii="Times New Roman" w:hAnsi="Times New Roman" w:cs="Times New Roman"/>
          <w:color w:val="000000" w:themeColor="text1"/>
          <w:spacing w:val="-3"/>
        </w:rPr>
        <w:t xml:space="preserve">using a dry fertilizer before corn planting following best farming practices (40 rock fertilizer- </w:t>
      </w:r>
      <w:r w:rsidRPr="001A7742">
        <w:rPr>
          <w:rFonts w:ascii="Times New Roman" w:hAnsi="Times New Roman" w:cs="Times New Roman"/>
          <w:color w:val="000000"/>
        </w:rPr>
        <w:t>125Nitrogen-35Phosphorus-0Potassium-35Elemental Sulfur-13Sulfate-2Zinc blend</w:t>
      </w:r>
      <w:r w:rsidRPr="001A7742">
        <w:rPr>
          <w:rFonts w:ascii="Times New Roman" w:hAnsi="Times New Roman" w:cs="Times New Roman"/>
        </w:rPr>
        <w:t xml:space="preserve"> -</w:t>
      </w:r>
      <w:r w:rsidRPr="001A7742">
        <w:rPr>
          <w:rFonts w:ascii="Times New Roman" w:hAnsi="Times New Roman" w:cs="Times New Roman"/>
          <w:color w:val="000000" w:themeColor="text1"/>
          <w:spacing w:val="-3"/>
        </w:rPr>
        <w:t xml:space="preserve">J.R. Simplot Company, Boise, ID). Plots were then </w:t>
      </w:r>
      <w:r w:rsidRPr="001A7742">
        <w:rPr>
          <w:rFonts w:ascii="Times New Roman" w:hAnsi="Times New Roman" w:cs="Times New Roman"/>
          <w:color w:val="000000" w:themeColor="text1"/>
          <w:shd w:val="clear" w:color="auto" w:fill="FFFFFF"/>
        </w:rPr>
        <w:t xml:space="preserve">planted with </w:t>
      </w:r>
      <w:proofErr w:type="spellStart"/>
      <w:r w:rsidRPr="001A7742">
        <w:rPr>
          <w:rFonts w:ascii="Times New Roman" w:hAnsi="Times New Roman" w:cs="Times New Roman"/>
          <w:i/>
          <w:color w:val="000000" w:themeColor="text1"/>
          <w:shd w:val="clear" w:color="auto" w:fill="FFFFFF"/>
        </w:rPr>
        <w:t>Zea</w:t>
      </w:r>
      <w:proofErr w:type="spellEnd"/>
      <w:r w:rsidRPr="001A7742">
        <w:rPr>
          <w:rFonts w:ascii="Times New Roman" w:hAnsi="Times New Roman" w:cs="Times New Roman"/>
          <w:i/>
          <w:color w:val="000000" w:themeColor="text1"/>
          <w:shd w:val="clear" w:color="auto" w:fill="FFFFFF"/>
        </w:rPr>
        <w:t xml:space="preserve"> mays</w:t>
      </w:r>
      <w:r w:rsidRPr="001A7742">
        <w:rPr>
          <w:rFonts w:ascii="Times New Roman" w:hAnsi="Times New Roman" w:cs="Times New Roman"/>
          <w:color w:val="000000" w:themeColor="text1"/>
          <w:shd w:val="clear" w:color="auto" w:fill="FFFFFF"/>
        </w:rPr>
        <w:t xml:space="preserve"> variety ‘P9188AMX’ at </w:t>
      </w:r>
      <w:del w:id="291" w:author="akniss" w:date="2023-08-16T15:49:00Z">
        <w:r w:rsidRPr="001A7742" w:rsidDel="00082B14">
          <w:rPr>
            <w:rFonts w:ascii="Times New Roman" w:hAnsi="Times New Roman" w:cs="Times New Roman"/>
            <w:color w:val="000000" w:themeColor="text1"/>
            <w:shd w:val="clear" w:color="auto" w:fill="FFFFFF"/>
          </w:rPr>
          <w:delText>34,000 seeds per acre</w:delText>
        </w:r>
      </w:del>
      <w:ins w:id="292" w:author="akniss" w:date="2023-08-16T15:49:00Z">
        <w:r w:rsidR="00082B14">
          <w:rPr>
            <w:rFonts w:ascii="Times New Roman" w:hAnsi="Times New Roman" w:cs="Times New Roman"/>
            <w:color w:val="000000" w:themeColor="text1"/>
            <w:shd w:val="clear" w:color="auto" w:fill="FFFFFF"/>
          </w:rPr>
          <w:t>84</w:t>
        </w:r>
      </w:ins>
      <w:ins w:id="293" w:author="Custer, Gordon" w:date="2024-01-05T11:30:00Z">
        <w:r w:rsidR="005B0435">
          <w:rPr>
            <w:rFonts w:ascii="Times New Roman" w:hAnsi="Times New Roman" w:cs="Times New Roman"/>
            <w:color w:val="000000" w:themeColor="text1"/>
            <w:shd w:val="clear" w:color="auto" w:fill="FFFFFF"/>
          </w:rPr>
          <w:t>,</w:t>
        </w:r>
      </w:ins>
      <w:ins w:id="294" w:author="akniss" w:date="2023-08-16T15:49:00Z">
        <w:del w:id="295" w:author="Custer, Gordon" w:date="2024-01-05T11:30:00Z">
          <w:r w:rsidR="00082B14" w:rsidDel="005B0435">
            <w:rPr>
              <w:rFonts w:ascii="Times New Roman" w:hAnsi="Times New Roman" w:cs="Times New Roman"/>
              <w:color w:val="000000" w:themeColor="text1"/>
              <w:shd w:val="clear" w:color="auto" w:fill="FFFFFF"/>
            </w:rPr>
            <w:delText>.</w:delText>
          </w:r>
        </w:del>
        <w:r w:rsidR="00082B14">
          <w:rPr>
            <w:rFonts w:ascii="Times New Roman" w:hAnsi="Times New Roman" w:cs="Times New Roman"/>
            <w:color w:val="000000" w:themeColor="text1"/>
            <w:shd w:val="clear" w:color="auto" w:fill="FFFFFF"/>
          </w:rPr>
          <w:t>000 seeds/ha</w:t>
        </w:r>
      </w:ins>
      <w:r w:rsidRPr="001A7742">
        <w:rPr>
          <w:rFonts w:ascii="Times New Roman" w:hAnsi="Times New Roman" w:cs="Times New Roman"/>
          <w:color w:val="000000" w:themeColor="text1"/>
          <w:spacing w:val="-3"/>
        </w:rPr>
        <w:t xml:space="preserve"> </w:t>
      </w:r>
      <w:ins w:id="296" w:author="akniss" w:date="2023-08-16T15:58:00Z">
        <w:r w:rsidR="00B75530">
          <w:rPr>
            <w:rFonts w:ascii="Times New Roman" w:hAnsi="Times New Roman" w:cs="Times New Roman"/>
            <w:color w:val="000000" w:themeColor="text1"/>
            <w:spacing w:val="-3"/>
          </w:rPr>
          <w:t xml:space="preserve">on May 16, </w:t>
        </w:r>
        <w:proofErr w:type="gramStart"/>
        <w:r w:rsidR="00B75530">
          <w:rPr>
            <w:rFonts w:ascii="Times New Roman" w:hAnsi="Times New Roman" w:cs="Times New Roman"/>
            <w:color w:val="000000" w:themeColor="text1"/>
            <w:spacing w:val="-3"/>
          </w:rPr>
          <w:t>2018</w:t>
        </w:r>
        <w:proofErr w:type="gramEnd"/>
        <w:r w:rsidR="00B75530">
          <w:rPr>
            <w:rFonts w:ascii="Times New Roman" w:hAnsi="Times New Roman" w:cs="Times New Roman"/>
            <w:color w:val="000000" w:themeColor="text1"/>
            <w:spacing w:val="-3"/>
          </w:rPr>
          <w:t xml:space="preserve"> </w:t>
        </w:r>
      </w:ins>
      <w:r w:rsidRPr="001A7742">
        <w:rPr>
          <w:rFonts w:ascii="Times New Roman" w:hAnsi="Times New Roman" w:cs="Times New Roman"/>
          <w:color w:val="000000" w:themeColor="text1"/>
          <w:spacing w:val="-3"/>
        </w:rPr>
        <w:t xml:space="preserve">and irrigated </w:t>
      </w:r>
      <w:ins w:id="297" w:author="akniss" w:date="2023-08-16T15:58:00Z">
        <w:r w:rsidR="00B75530">
          <w:rPr>
            <w:rFonts w:ascii="Times New Roman" w:hAnsi="Times New Roman" w:cs="Times New Roman"/>
            <w:color w:val="000000" w:themeColor="text1"/>
            <w:spacing w:val="-3"/>
          </w:rPr>
          <w:t xml:space="preserve">weekly </w:t>
        </w:r>
      </w:ins>
      <w:r w:rsidRPr="001A7742">
        <w:rPr>
          <w:rFonts w:ascii="Times New Roman" w:hAnsi="Times New Roman" w:cs="Times New Roman"/>
          <w:color w:val="000000" w:themeColor="text1"/>
          <w:spacing w:val="-3"/>
        </w:rPr>
        <w:t xml:space="preserve">using a lateral </w:t>
      </w:r>
      <w:del w:id="298" w:author="akniss" w:date="2023-08-16T15:49:00Z">
        <w:r w:rsidRPr="001A7742" w:rsidDel="00082B14">
          <w:rPr>
            <w:rFonts w:ascii="Times New Roman" w:hAnsi="Times New Roman" w:cs="Times New Roman"/>
            <w:color w:val="000000" w:themeColor="text1"/>
            <w:spacing w:val="-3"/>
          </w:rPr>
          <w:delText xml:space="preserve">pivot </w:delText>
        </w:r>
      </w:del>
      <w:ins w:id="299" w:author="akniss" w:date="2023-08-16T15:49:00Z">
        <w:r w:rsidR="00082B14">
          <w:rPr>
            <w:rFonts w:ascii="Times New Roman" w:hAnsi="Times New Roman" w:cs="Times New Roman"/>
            <w:color w:val="000000" w:themeColor="text1"/>
            <w:spacing w:val="-3"/>
          </w:rPr>
          <w:t>sprinkler</w:t>
        </w:r>
        <w:r w:rsidR="00082B14" w:rsidRPr="001A7742">
          <w:rPr>
            <w:rFonts w:ascii="Times New Roman" w:hAnsi="Times New Roman" w:cs="Times New Roman"/>
            <w:color w:val="000000" w:themeColor="text1"/>
            <w:spacing w:val="-3"/>
          </w:rPr>
          <w:t xml:space="preserve"> </w:t>
        </w:r>
      </w:ins>
      <w:r w:rsidRPr="001A7742">
        <w:rPr>
          <w:rFonts w:ascii="Times New Roman" w:hAnsi="Times New Roman" w:cs="Times New Roman"/>
          <w:color w:val="000000" w:themeColor="text1"/>
          <w:spacing w:val="-3"/>
        </w:rPr>
        <w:t>system</w:t>
      </w:r>
      <w:del w:id="300" w:author="akniss" w:date="2023-08-16T15:58:00Z">
        <w:r w:rsidRPr="001A7742" w:rsidDel="00B75530">
          <w:rPr>
            <w:rFonts w:ascii="Times New Roman" w:hAnsi="Times New Roman" w:cs="Times New Roman"/>
            <w:color w:val="000000" w:themeColor="text1"/>
            <w:spacing w:val="-3"/>
          </w:rPr>
          <w:delText xml:space="preserve"> every </w:delText>
        </w:r>
      </w:del>
      <w:del w:id="301" w:author="akniss" w:date="2023-08-16T15:50:00Z">
        <w:r w:rsidRPr="001A7742" w:rsidDel="00082B14">
          <w:rPr>
            <w:rFonts w:ascii="Times New Roman" w:hAnsi="Times New Roman" w:cs="Times New Roman"/>
            <w:color w:val="000000" w:themeColor="text1"/>
            <w:spacing w:val="-3"/>
          </w:rPr>
          <w:delText>three to five</w:delText>
        </w:r>
      </w:del>
      <w:del w:id="302" w:author="akniss" w:date="2023-08-16T15:58:00Z">
        <w:r w:rsidRPr="001A7742" w:rsidDel="00B75530">
          <w:rPr>
            <w:rFonts w:ascii="Times New Roman" w:hAnsi="Times New Roman" w:cs="Times New Roman"/>
            <w:color w:val="000000" w:themeColor="text1"/>
            <w:spacing w:val="-3"/>
          </w:rPr>
          <w:delText xml:space="preserve"> days</w:delText>
        </w:r>
      </w:del>
      <w:r w:rsidRPr="001A7742">
        <w:rPr>
          <w:rFonts w:ascii="Times New Roman" w:hAnsi="Times New Roman" w:cs="Times New Roman"/>
          <w:color w:val="000000" w:themeColor="text1"/>
          <w:spacing w:val="-3"/>
        </w:rPr>
        <w:t xml:space="preserve">. </w:t>
      </w:r>
      <w:r w:rsidRPr="001A7742">
        <w:rPr>
          <w:rFonts w:ascii="Times New Roman" w:hAnsi="Times New Roman" w:cs="Times New Roman"/>
          <w:color w:val="000000" w:themeColor="text1"/>
        </w:rPr>
        <w:t>The soil at this site has an alkaline pH (</w:t>
      </w:r>
      <w:del w:id="303" w:author="akniss" w:date="2023-08-16T15:50:00Z">
        <w:r w:rsidRPr="001A7742" w:rsidDel="00082B14">
          <w:rPr>
            <w:rFonts w:ascii="Times New Roman" w:hAnsi="Times New Roman" w:cs="Times New Roman"/>
            <w:color w:val="000000" w:themeColor="text1"/>
          </w:rPr>
          <w:delText>~ 8</w:delText>
        </w:r>
      </w:del>
      <w:ins w:id="304" w:author="akniss" w:date="2023-08-16T15:50:00Z">
        <w:r w:rsidR="00082B14">
          <w:rPr>
            <w:rFonts w:ascii="Times New Roman" w:hAnsi="Times New Roman" w:cs="Times New Roman"/>
            <w:color w:val="000000" w:themeColor="text1"/>
          </w:rPr>
          <w:t>7.8</w:t>
        </w:r>
      </w:ins>
      <w:r w:rsidRPr="001A7742">
        <w:rPr>
          <w:rFonts w:ascii="Times New Roman" w:hAnsi="Times New Roman" w:cs="Times New Roman"/>
          <w:color w:val="000000" w:themeColor="text1"/>
        </w:rPr>
        <w:t>)</w:t>
      </w:r>
      <w:ins w:id="305" w:author="Custer, Gordon" w:date="2024-01-05T11:35:00Z">
        <w:r w:rsidR="009619B3">
          <w:rPr>
            <w:rFonts w:ascii="Times New Roman" w:hAnsi="Times New Roman" w:cs="Times New Roman"/>
            <w:color w:val="000000" w:themeColor="text1"/>
          </w:rPr>
          <w:t xml:space="preserve">, </w:t>
        </w:r>
      </w:ins>
      <w:del w:id="306" w:author="Custer, Gordon" w:date="2024-01-05T11:35:00Z">
        <w:r w:rsidRPr="001A7742" w:rsidDel="009619B3">
          <w:rPr>
            <w:rFonts w:ascii="Times New Roman" w:hAnsi="Times New Roman" w:cs="Times New Roman"/>
            <w:color w:val="000000" w:themeColor="text1"/>
          </w:rPr>
          <w:delText xml:space="preserve"> with </w:delText>
        </w:r>
      </w:del>
      <w:r w:rsidRPr="001A7742">
        <w:rPr>
          <w:rFonts w:ascii="Times New Roman" w:hAnsi="Times New Roman" w:cs="Times New Roman"/>
          <w:color w:val="000000" w:themeColor="text1"/>
        </w:rPr>
        <w:t>CaCO</w:t>
      </w:r>
      <w:r w:rsidRPr="001A7742">
        <w:rPr>
          <w:rFonts w:ascii="Times New Roman" w:hAnsi="Times New Roman" w:cs="Times New Roman"/>
          <w:color w:val="000000" w:themeColor="text1"/>
          <w:vertAlign w:val="subscript"/>
        </w:rPr>
        <w:t>3</w:t>
      </w:r>
      <w:r w:rsidRPr="001A7742">
        <w:rPr>
          <w:rFonts w:ascii="Times New Roman" w:hAnsi="Times New Roman" w:cs="Times New Roman"/>
          <w:color w:val="000000" w:themeColor="text1"/>
        </w:rPr>
        <w:t xml:space="preserve"> content between 1 and 3</w:t>
      </w:r>
      <w:del w:id="307" w:author="akniss" w:date="2023-08-16T15:51:00Z">
        <w:r w:rsidRPr="001A7742" w:rsidDel="00082B14">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w:t>
      </w:r>
      <w:ins w:id="308" w:author="Custer, Gordon" w:date="2024-01-05T11:35:00Z">
        <w:r w:rsidR="009619B3">
          <w:rPr>
            <w:rFonts w:ascii="Times New Roman" w:hAnsi="Times New Roman" w:cs="Times New Roman"/>
            <w:color w:val="000000" w:themeColor="text1"/>
          </w:rPr>
          <w:t xml:space="preserve">, </w:t>
        </w:r>
      </w:ins>
      <w:ins w:id="309" w:author="Custer, Gordon" w:date="2024-01-05T11:34:00Z">
        <w:r w:rsidR="009619B3">
          <w:rPr>
            <w:rFonts w:ascii="Times New Roman" w:hAnsi="Times New Roman" w:cs="Times New Roman"/>
            <w:color w:val="000000" w:themeColor="text1"/>
          </w:rPr>
          <w:t xml:space="preserve">organic matter content of </w:t>
        </w:r>
      </w:ins>
      <w:ins w:id="310" w:author="Custer, Gordon" w:date="2024-01-05T11:35:00Z">
        <w:r w:rsidR="009619B3">
          <w:rPr>
            <w:rFonts w:ascii="Times New Roman" w:hAnsi="Times New Roman" w:cs="Times New Roman"/>
            <w:color w:val="000000" w:themeColor="text1"/>
          </w:rPr>
          <w:t>1.4%, and CEC of 19.6</w:t>
        </w:r>
      </w:ins>
      <w:r w:rsidRPr="001A7742">
        <w:rPr>
          <w:rFonts w:ascii="Times New Roman" w:hAnsi="Times New Roman" w:cs="Times New Roman"/>
          <w:color w:val="000000" w:themeColor="text1"/>
        </w:rPr>
        <w:t xml:space="preserve">. The soil </w:t>
      </w:r>
      <w:del w:id="311" w:author="akniss" w:date="2023-08-16T15:51:00Z">
        <w:r w:rsidRPr="001A7742" w:rsidDel="00082B14">
          <w:rPr>
            <w:rFonts w:ascii="Times New Roman" w:hAnsi="Times New Roman" w:cs="Times New Roman"/>
            <w:color w:val="000000" w:themeColor="text1"/>
          </w:rPr>
          <w:delText>can be</w:delText>
        </w:r>
      </w:del>
      <w:ins w:id="312" w:author="akniss" w:date="2023-08-16T15:51:00Z">
        <w:r w:rsidR="00082B14">
          <w:rPr>
            <w:rFonts w:ascii="Times New Roman" w:hAnsi="Times New Roman" w:cs="Times New Roman"/>
            <w:color w:val="000000" w:themeColor="text1"/>
          </w:rPr>
          <w:t>is</w:t>
        </w:r>
      </w:ins>
      <w:r w:rsidRPr="001A7742">
        <w:rPr>
          <w:rFonts w:ascii="Times New Roman" w:hAnsi="Times New Roman" w:cs="Times New Roman"/>
          <w:color w:val="000000" w:themeColor="text1"/>
        </w:rPr>
        <w:t xml:space="preserve"> characterized as </w:t>
      </w:r>
      <w:del w:id="313" w:author="Custer, Gordon" w:date="2024-01-05T11:34:00Z">
        <w:r w:rsidRPr="001A7742" w:rsidDel="009619B3">
          <w:rPr>
            <w:rFonts w:ascii="Times New Roman" w:hAnsi="Times New Roman" w:cs="Times New Roman"/>
            <w:color w:val="000000" w:themeColor="text1"/>
          </w:rPr>
          <w:delText xml:space="preserve">silty clay </w:delText>
        </w:r>
      </w:del>
      <w:r w:rsidRPr="001A7742">
        <w:rPr>
          <w:rFonts w:ascii="Times New Roman" w:hAnsi="Times New Roman" w:cs="Times New Roman"/>
          <w:color w:val="000000" w:themeColor="text1"/>
        </w:rPr>
        <w:t>loam (</w:t>
      </w:r>
      <w:ins w:id="314" w:author="Custer, Gordon" w:date="2024-01-05T11:34:00Z">
        <w:r w:rsidR="009619B3">
          <w:rPr>
            <w:rFonts w:ascii="Times New Roman" w:hAnsi="Times New Roman" w:cs="Times New Roman"/>
            <w:color w:val="000000" w:themeColor="text1"/>
          </w:rPr>
          <w:t>42% sand, 37% silt, and 21% clay</w:t>
        </w:r>
      </w:ins>
      <w:del w:id="315" w:author="Custer, Gordon" w:date="2024-01-05T11:34:00Z">
        <w:r w:rsidRPr="001A7742" w:rsidDel="009619B3">
          <w:rPr>
            <w:rFonts w:ascii="Times New Roman" w:hAnsi="Times New Roman" w:cs="Times New Roman"/>
            <w:color w:val="000000" w:themeColor="text1"/>
          </w:rPr>
          <w:delText>27 % - 40 % clay</w:delText>
        </w:r>
      </w:del>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"/>
          <w:id w:val="-836297034"/>
          <w:placeholder>
            <w:docPart w:val="DefaultPlaceholder_-1854013440"/>
          </w:placeholder>
        </w:sdtPr>
        <w:sdtContent>
          <w:ins w:id="316" w:author="Custer, Gordon" w:date="2023-10-02T11:14:00Z">
            <w:r w:rsidR="008A6633" w:rsidRPr="008A6633">
              <w:rPr>
                <w:rFonts w:ascii="Times New Roman" w:hAnsi="Times New Roman" w:cs="Times New Roman"/>
                <w:color w:val="000000"/>
              </w:rPr>
              <w:t>(41)</w:t>
            </w:r>
          </w:ins>
          <w:del w:id="317" w:author="Custer, Gordon" w:date="2023-10-02T11:08:00Z">
            <w:r w:rsidR="009B2002" w:rsidRPr="008A6633" w:rsidDel="008A6633">
              <w:rPr>
                <w:rFonts w:ascii="Times New Roman" w:hAnsi="Times New Roman" w:cs="Times New Roman"/>
                <w:color w:val="000000"/>
              </w:rPr>
              <w:delText>(42)</w:delText>
            </w:r>
          </w:del>
        </w:sdtContent>
      </w:sdt>
      <w:r w:rsidRPr="001A7742">
        <w:rPr>
          <w:rFonts w:ascii="Times New Roman" w:hAnsi="Times New Roman" w:cs="Times New Roman"/>
          <w:color w:val="000000" w:themeColor="text1"/>
        </w:rPr>
        <w:t xml:space="preserve"> and is mapped as a well-drained </w:t>
      </w:r>
      <w:proofErr w:type="spellStart"/>
      <w:r w:rsidRPr="001A7742">
        <w:rPr>
          <w:rFonts w:ascii="Times New Roman" w:hAnsi="Times New Roman" w:cs="Times New Roman"/>
          <w:color w:val="000000" w:themeColor="text1"/>
        </w:rPr>
        <w:t>Haverson</w:t>
      </w:r>
      <w:proofErr w:type="spellEnd"/>
      <w:r w:rsidRPr="001A7742">
        <w:rPr>
          <w:rFonts w:ascii="Times New Roman" w:hAnsi="Times New Roman" w:cs="Times New Roman"/>
          <w:color w:val="000000" w:themeColor="text1"/>
        </w:rPr>
        <w:t xml:space="preserve"> and McCook loam (i.e. </w:t>
      </w:r>
      <w:proofErr w:type="spellStart"/>
      <w:r w:rsidRPr="001A7742">
        <w:rPr>
          <w:rFonts w:ascii="Times New Roman" w:hAnsi="Times New Roman" w:cs="Times New Roman"/>
          <w:color w:val="000000" w:themeColor="text1"/>
        </w:rPr>
        <w:t>HnA</w:t>
      </w:r>
      <w:proofErr w:type="spellEnd"/>
      <w:r w:rsidRPr="001A7742">
        <w:rPr>
          <w:rFonts w:ascii="Times New Roman" w:hAnsi="Times New Roman" w:cs="Times New Roman"/>
          <w:color w:val="000000" w:themeColor="text1"/>
        </w:rPr>
        <w:t xml:space="preserve">), 0-3% slope (Web Soil Survey, USDA-NRCS). </w:t>
      </w:r>
      <w:r w:rsidRPr="001A7742">
        <w:rPr>
          <w:rFonts w:ascii="Times New Roman" w:hAnsi="Times New Roman" w:cs="Times New Roman"/>
          <w:color w:val="000000" w:themeColor="text1"/>
          <w:shd w:val="clear" w:color="auto" w:fill="FFFFFF"/>
        </w:rPr>
        <w:t xml:space="preserve">Each plot, 3 m x 10 m, consisted of </w:t>
      </w:r>
      <w:del w:id="318" w:author="akniss" w:date="2023-08-16T15:54:00Z">
        <w:r w:rsidRPr="001A7742" w:rsidDel="00082B14">
          <w:rPr>
            <w:rFonts w:ascii="Times New Roman" w:hAnsi="Times New Roman" w:cs="Times New Roman"/>
            <w:color w:val="000000" w:themeColor="text1"/>
            <w:shd w:val="clear" w:color="auto" w:fill="FFFFFF"/>
          </w:rPr>
          <w:delText xml:space="preserve">five </w:delText>
        </w:r>
      </w:del>
      <w:ins w:id="319" w:author="akniss" w:date="2023-08-16T15:54:00Z">
        <w:r w:rsidR="00082B14">
          <w:rPr>
            <w:rFonts w:ascii="Times New Roman" w:hAnsi="Times New Roman" w:cs="Times New Roman"/>
            <w:color w:val="000000" w:themeColor="text1"/>
            <w:shd w:val="clear" w:color="auto" w:fill="FFFFFF"/>
          </w:rPr>
          <w:t>four</w:t>
        </w:r>
      </w:ins>
      <w:del w:id="320" w:author="akniss" w:date="2023-08-16T15:54:00Z">
        <w:r w:rsidRPr="001A7742" w:rsidDel="00082B14">
          <w:rPr>
            <w:rFonts w:ascii="Times New Roman" w:hAnsi="Times New Roman" w:cs="Times New Roman"/>
            <w:color w:val="000000" w:themeColor="text1"/>
            <w:shd w:val="clear" w:color="auto" w:fill="FFFFFF"/>
          </w:rPr>
          <w:delText>evenly spaced</w:delText>
        </w:r>
      </w:del>
      <w:r w:rsidRPr="001A7742">
        <w:rPr>
          <w:rFonts w:ascii="Times New Roman" w:hAnsi="Times New Roman" w:cs="Times New Roman"/>
          <w:color w:val="000000" w:themeColor="text1"/>
          <w:shd w:val="clear" w:color="auto" w:fill="FFFFFF"/>
        </w:rPr>
        <w:t xml:space="preserve"> rows of </w:t>
      </w:r>
      <w:proofErr w:type="spellStart"/>
      <w:r w:rsidRPr="001A7742">
        <w:rPr>
          <w:rFonts w:ascii="Times New Roman" w:hAnsi="Times New Roman" w:cs="Times New Roman"/>
          <w:i/>
          <w:color w:val="000000" w:themeColor="text1"/>
          <w:shd w:val="clear" w:color="auto" w:fill="FFFFFF"/>
        </w:rPr>
        <w:t>Zea</w:t>
      </w:r>
      <w:proofErr w:type="spellEnd"/>
      <w:r w:rsidRPr="001A7742">
        <w:rPr>
          <w:rFonts w:ascii="Times New Roman" w:hAnsi="Times New Roman" w:cs="Times New Roman"/>
          <w:i/>
          <w:color w:val="000000" w:themeColor="text1"/>
          <w:shd w:val="clear" w:color="auto" w:fill="FFFFFF"/>
        </w:rPr>
        <w:t xml:space="preserve"> mays</w:t>
      </w:r>
      <w:ins w:id="321" w:author="akniss" w:date="2023-08-16T15:54:00Z">
        <w:r w:rsidR="00082B14">
          <w:rPr>
            <w:rFonts w:ascii="Times New Roman" w:hAnsi="Times New Roman" w:cs="Times New Roman"/>
            <w:color w:val="000000" w:themeColor="text1"/>
            <w:shd w:val="clear" w:color="auto" w:fill="FFFFFF"/>
          </w:rPr>
          <w:t xml:space="preserve"> spaced 76 cm apart</w:t>
        </w:r>
      </w:ins>
      <w:r w:rsidRPr="001A7742">
        <w:rPr>
          <w:rFonts w:ascii="Times New Roman" w:hAnsi="Times New Roman" w:cs="Times New Roman"/>
          <w:color w:val="000000" w:themeColor="text1"/>
          <w:shd w:val="clear" w:color="auto" w:fill="FFFFFF"/>
        </w:rPr>
        <w:t>. The experimental design</w:t>
      </w:r>
      <w:ins w:id="322" w:author="akniss" w:date="2023-08-16T15:55:00Z">
        <w:r w:rsidR="00082B14">
          <w:rPr>
            <w:rFonts w:ascii="Times New Roman" w:hAnsi="Times New Roman" w:cs="Times New Roman"/>
            <w:color w:val="000000" w:themeColor="text1"/>
            <w:shd w:val="clear" w:color="auto" w:fill="FFFFFF"/>
          </w:rPr>
          <w:t xml:space="preserve"> was a randomized complete </w:t>
        </w:r>
        <w:proofErr w:type="spellStart"/>
        <w:r w:rsidR="00082B14">
          <w:rPr>
            <w:rFonts w:ascii="Times New Roman" w:hAnsi="Times New Roman" w:cs="Times New Roman"/>
            <w:color w:val="000000" w:themeColor="text1"/>
            <w:shd w:val="clear" w:color="auto" w:fill="FFFFFF"/>
          </w:rPr>
          <w:t>block</w:t>
        </w:r>
      </w:ins>
      <w:del w:id="323" w:author="akniss" w:date="2023-08-16T15:55:00Z">
        <w:r w:rsidRPr="001A7742" w:rsidDel="00082B14">
          <w:rPr>
            <w:rFonts w:ascii="Times New Roman" w:hAnsi="Times New Roman" w:cs="Times New Roman"/>
            <w:color w:val="000000" w:themeColor="text1"/>
            <w:shd w:val="clear" w:color="auto" w:fill="FFFFFF"/>
          </w:rPr>
          <w:delText xml:space="preserve"> included five different treatments </w:delText>
        </w:r>
      </w:del>
      <w:r w:rsidRPr="001A7742">
        <w:rPr>
          <w:rFonts w:ascii="Times New Roman" w:hAnsi="Times New Roman" w:cs="Times New Roman"/>
          <w:color w:val="000000" w:themeColor="text1"/>
          <w:shd w:val="clear" w:color="auto" w:fill="FFFFFF"/>
        </w:rPr>
        <w:t>with</w:t>
      </w:r>
      <w:proofErr w:type="spellEnd"/>
      <w:r w:rsidRPr="001A7742">
        <w:rPr>
          <w:rFonts w:ascii="Times New Roman" w:hAnsi="Times New Roman" w:cs="Times New Roman"/>
          <w:color w:val="000000" w:themeColor="text1"/>
          <w:shd w:val="clear" w:color="auto" w:fill="FFFFFF"/>
        </w:rPr>
        <w:t xml:space="preserve"> four replicate</w:t>
      </w:r>
      <w:ins w:id="324" w:author="akniss" w:date="2023-08-16T15:55:00Z">
        <w:r w:rsidR="00082B14">
          <w:rPr>
            <w:rFonts w:ascii="Times New Roman" w:hAnsi="Times New Roman" w:cs="Times New Roman"/>
            <w:color w:val="000000" w:themeColor="text1"/>
            <w:shd w:val="clear" w:color="auto" w:fill="FFFFFF"/>
          </w:rPr>
          <w:t>s</w:t>
        </w:r>
      </w:ins>
      <w:r w:rsidRPr="001A7742">
        <w:rPr>
          <w:rFonts w:ascii="Times New Roman" w:hAnsi="Times New Roman" w:cs="Times New Roman"/>
          <w:color w:val="000000" w:themeColor="text1"/>
          <w:shd w:val="clear" w:color="auto" w:fill="FFFFFF"/>
        </w:rPr>
        <w:t xml:space="preserve"> </w:t>
      </w:r>
      <w:del w:id="325" w:author="akniss" w:date="2023-08-16T15:55:00Z">
        <w:r w:rsidRPr="001A7742" w:rsidDel="00082B14">
          <w:rPr>
            <w:rFonts w:ascii="Times New Roman" w:hAnsi="Times New Roman" w:cs="Times New Roman"/>
            <w:color w:val="000000" w:themeColor="text1"/>
            <w:shd w:val="clear" w:color="auto" w:fill="FFFFFF"/>
          </w:rPr>
          <w:delText xml:space="preserve">plots </w:delText>
        </w:r>
      </w:del>
      <w:ins w:id="326" w:author="akniss" w:date="2023-08-16T15:55:00Z">
        <w:r w:rsidR="00082B14">
          <w:rPr>
            <w:rFonts w:ascii="Times New Roman" w:hAnsi="Times New Roman" w:cs="Times New Roman"/>
            <w:color w:val="000000" w:themeColor="text1"/>
            <w:shd w:val="clear" w:color="auto" w:fill="FFFFFF"/>
          </w:rPr>
          <w:t xml:space="preserve">of </w:t>
        </w:r>
      </w:ins>
      <w:r w:rsidRPr="001A7742">
        <w:rPr>
          <w:rFonts w:ascii="Times New Roman" w:hAnsi="Times New Roman" w:cs="Times New Roman"/>
          <w:color w:val="000000" w:themeColor="text1"/>
          <w:shd w:val="clear" w:color="auto" w:fill="FFFFFF"/>
        </w:rPr>
        <w:t>each</w:t>
      </w:r>
      <w:ins w:id="327" w:author="akniss" w:date="2023-08-16T15:55:00Z">
        <w:r w:rsidR="00082B14">
          <w:rPr>
            <w:rFonts w:ascii="Times New Roman" w:hAnsi="Times New Roman" w:cs="Times New Roman"/>
            <w:color w:val="000000" w:themeColor="text1"/>
            <w:shd w:val="clear" w:color="auto" w:fill="FFFFFF"/>
          </w:rPr>
          <w:t xml:space="preserve"> treatment. Treatments included</w:t>
        </w:r>
      </w:ins>
      <w:del w:id="328" w:author="akniss" w:date="2023-08-16T15:55:00Z">
        <w:r w:rsidRPr="001A7742" w:rsidDel="00082B14">
          <w:rPr>
            <w:rFonts w:ascii="Times New Roman" w:hAnsi="Times New Roman" w:cs="Times New Roman"/>
            <w:color w:val="000000" w:themeColor="text1"/>
            <w:shd w:val="clear" w:color="auto" w:fill="FFFFFF"/>
          </w:rPr>
          <w:delText>:</w:delText>
        </w:r>
      </w:del>
      <w:r w:rsidRPr="001A7742">
        <w:rPr>
          <w:rFonts w:ascii="Times New Roman" w:hAnsi="Times New Roman" w:cs="Times New Roman"/>
          <w:color w:val="000000" w:themeColor="text1"/>
          <w:shd w:val="clear" w:color="auto" w:fill="FFFFFF"/>
        </w:rPr>
        <w:t xml:space="preserve"> a non-treated control (herein referred to as non-treated), a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control (herein referred to as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and three different chemical herbicide applications applied at recommended field rates</w:t>
      </w:r>
      <w:ins w:id="329" w:author="akniss" w:date="2023-08-16T15:57:00Z">
        <w:r w:rsidR="00082B14">
          <w:rPr>
            <w:rFonts w:ascii="Times New Roman" w:hAnsi="Times New Roman" w:cs="Times New Roman"/>
            <w:color w:val="000000" w:themeColor="text1"/>
            <w:shd w:val="clear" w:color="auto" w:fill="FFFFFF"/>
          </w:rPr>
          <w:t xml:space="preserve"> </w:t>
        </w:r>
        <w:r w:rsidR="00082B14" w:rsidRPr="001A7742">
          <w:rPr>
            <w:rFonts w:ascii="Times New Roman" w:hAnsi="Times New Roman" w:cs="Times New Roman"/>
            <w:color w:val="000000" w:themeColor="text1"/>
            <w:shd w:val="clear" w:color="auto" w:fill="FFFFFF"/>
          </w:rPr>
          <w:t>(Table 1)</w:t>
        </w:r>
      </w:ins>
      <w:r w:rsidRPr="001A7742">
        <w:rPr>
          <w:rFonts w:ascii="Times New Roman" w:hAnsi="Times New Roman" w:cs="Times New Roman"/>
          <w:color w:val="000000" w:themeColor="text1"/>
          <w:shd w:val="clear" w:color="auto" w:fill="FFFFFF"/>
        </w:rPr>
        <w:t>: glyphosate (</w:t>
      </w:r>
      <w:ins w:id="330" w:author="akniss" w:date="2023-08-16T15:56:00Z">
        <w:r w:rsidR="00082B14">
          <w:rPr>
            <w:rFonts w:ascii="Times New Roman" w:hAnsi="Times New Roman" w:cs="Times New Roman"/>
            <w:color w:val="000000" w:themeColor="text1"/>
            <w:shd w:val="clear" w:color="auto" w:fill="FFFFFF"/>
          </w:rPr>
          <w:t xml:space="preserve">WSSA site of action </w:t>
        </w:r>
      </w:ins>
      <w:r w:rsidRPr="001A7742">
        <w:rPr>
          <w:rFonts w:ascii="Times New Roman" w:hAnsi="Times New Roman" w:cs="Times New Roman"/>
          <w:color w:val="000000" w:themeColor="text1"/>
          <w:shd w:val="clear" w:color="auto" w:fill="FFFFFF"/>
        </w:rPr>
        <w:t>group 9), dicamba (</w:t>
      </w:r>
      <w:ins w:id="331" w:author="akniss" w:date="2023-08-16T15:56:00Z">
        <w:r w:rsidR="00082B14">
          <w:rPr>
            <w:rFonts w:ascii="Times New Roman" w:hAnsi="Times New Roman" w:cs="Times New Roman"/>
            <w:color w:val="000000" w:themeColor="text1"/>
            <w:shd w:val="clear" w:color="auto" w:fill="FFFFFF"/>
          </w:rPr>
          <w:t xml:space="preserve">WSSA site of action </w:t>
        </w:r>
      </w:ins>
      <w:r w:rsidRPr="001A7742">
        <w:rPr>
          <w:rFonts w:ascii="Times New Roman" w:hAnsi="Times New Roman" w:cs="Times New Roman"/>
          <w:color w:val="000000" w:themeColor="text1"/>
          <w:shd w:val="clear" w:color="auto" w:fill="FFFFFF"/>
        </w:rPr>
        <w:t>group 4), and a tank mix consisting of atrazine</w:t>
      </w:r>
      <w:ins w:id="332" w:author="akniss" w:date="2023-08-16T15:56:00Z">
        <w:r w:rsidR="00082B14">
          <w:rPr>
            <w:rFonts w:ascii="Times New Roman" w:hAnsi="Times New Roman" w:cs="Times New Roman"/>
            <w:color w:val="000000" w:themeColor="text1"/>
            <w:shd w:val="clear" w:color="auto" w:fill="FFFFFF"/>
          </w:rPr>
          <w:t xml:space="preserve"> (WSSA site of action group 5)</w:t>
        </w:r>
      </w:ins>
      <w:r w:rsidRPr="001A7742">
        <w:rPr>
          <w:rFonts w:ascii="Times New Roman" w:hAnsi="Times New Roman" w:cs="Times New Roman"/>
          <w:color w:val="000000" w:themeColor="text1"/>
          <w:shd w:val="clear" w:color="auto" w:fill="FFFFFF"/>
        </w:rPr>
        <w:t xml:space="preserve"> </w:t>
      </w:r>
      <w:del w:id="333" w:author="akniss" w:date="2023-08-16T15:56:00Z">
        <w:r w:rsidRPr="001A7742" w:rsidDel="00082B14">
          <w:rPr>
            <w:rFonts w:ascii="Times New Roman" w:hAnsi="Times New Roman" w:cs="Times New Roman"/>
            <w:color w:val="000000" w:themeColor="text1"/>
            <w:shd w:val="clear" w:color="auto" w:fill="FFFFFF"/>
          </w:rPr>
          <w:delText xml:space="preserve">and </w:delText>
        </w:r>
      </w:del>
      <w:ins w:id="334" w:author="akniss" w:date="2023-08-16T15:56:00Z">
        <w:r w:rsidR="00082B14">
          <w:rPr>
            <w:rFonts w:ascii="Times New Roman" w:hAnsi="Times New Roman" w:cs="Times New Roman"/>
            <w:color w:val="000000" w:themeColor="text1"/>
            <w:shd w:val="clear" w:color="auto" w:fill="FFFFFF"/>
          </w:rPr>
          <w:t>plus</w:t>
        </w:r>
        <w:r w:rsidR="00082B14" w:rsidRPr="001A7742">
          <w:rPr>
            <w:rFonts w:ascii="Times New Roman" w:hAnsi="Times New Roman" w:cs="Times New Roman"/>
            <w:color w:val="000000" w:themeColor="text1"/>
            <w:shd w:val="clear" w:color="auto" w:fill="FFFFFF"/>
          </w:rPr>
          <w:t xml:space="preserve"> </w:t>
        </w:r>
      </w:ins>
      <w:proofErr w:type="spellStart"/>
      <w:r w:rsidRPr="001A7742">
        <w:rPr>
          <w:rFonts w:ascii="Times New Roman" w:hAnsi="Times New Roman" w:cs="Times New Roman"/>
          <w:color w:val="000000" w:themeColor="text1"/>
          <w:shd w:val="clear" w:color="auto" w:fill="FFFFFF"/>
        </w:rPr>
        <w:t>mesotrione</w:t>
      </w:r>
      <w:proofErr w:type="spellEnd"/>
      <w:r w:rsidRPr="001A7742">
        <w:rPr>
          <w:rFonts w:ascii="Times New Roman" w:hAnsi="Times New Roman" w:cs="Times New Roman"/>
          <w:color w:val="000000" w:themeColor="text1"/>
          <w:shd w:val="clear" w:color="auto" w:fill="FFFFFF"/>
        </w:rPr>
        <w:t xml:space="preserve"> (</w:t>
      </w:r>
      <w:del w:id="335" w:author="akniss" w:date="2023-08-16T15:56:00Z">
        <w:r w:rsidRPr="001A7742" w:rsidDel="00082B14">
          <w:rPr>
            <w:rFonts w:ascii="Times New Roman" w:hAnsi="Times New Roman" w:cs="Times New Roman"/>
            <w:color w:val="000000" w:themeColor="text1"/>
            <w:shd w:val="clear" w:color="auto" w:fill="FFFFFF"/>
          </w:rPr>
          <w:delText>group 5 and</w:delText>
        </w:r>
      </w:del>
      <w:ins w:id="336" w:author="akniss" w:date="2023-08-16T15:56:00Z">
        <w:r w:rsidR="00082B14">
          <w:rPr>
            <w:rFonts w:ascii="Times New Roman" w:hAnsi="Times New Roman" w:cs="Times New Roman"/>
            <w:color w:val="000000" w:themeColor="text1"/>
            <w:shd w:val="clear" w:color="auto" w:fill="FFFFFF"/>
          </w:rPr>
          <w:t>WSSA site of action</w:t>
        </w:r>
      </w:ins>
      <w:r w:rsidRPr="001A7742">
        <w:rPr>
          <w:rFonts w:ascii="Times New Roman" w:hAnsi="Times New Roman" w:cs="Times New Roman"/>
          <w:color w:val="000000" w:themeColor="text1"/>
          <w:shd w:val="clear" w:color="auto" w:fill="FFFFFF"/>
        </w:rPr>
        <w:t xml:space="preserve"> group 27</w:t>
      </w:r>
      <w:del w:id="337" w:author="akniss" w:date="2023-08-16T15:56:00Z">
        <w:r w:rsidRPr="001A7742" w:rsidDel="00082B14">
          <w:rPr>
            <w:rFonts w:ascii="Times New Roman" w:hAnsi="Times New Roman" w:cs="Times New Roman"/>
            <w:color w:val="000000" w:themeColor="text1"/>
            <w:shd w:val="clear" w:color="auto" w:fill="FFFFFF"/>
          </w:rPr>
          <w:delText>, respectively</w:delText>
        </w:r>
      </w:del>
      <w:r w:rsidRPr="001A7742">
        <w:rPr>
          <w:rFonts w:ascii="Times New Roman" w:hAnsi="Times New Roman" w:cs="Times New Roman"/>
          <w:color w:val="000000" w:themeColor="text1"/>
          <w:shd w:val="clear" w:color="auto" w:fill="FFFFFF"/>
        </w:rPr>
        <w:t>)</w:t>
      </w:r>
      <w:del w:id="338" w:author="akniss" w:date="2023-08-16T15:56:00Z">
        <w:r w:rsidRPr="001A7742" w:rsidDel="00082B14">
          <w:rPr>
            <w:rFonts w:ascii="Times New Roman" w:hAnsi="Times New Roman" w:cs="Times New Roman"/>
            <w:color w:val="000000" w:themeColor="text1"/>
            <w:shd w:val="clear" w:color="auto" w:fill="FFFFFF"/>
          </w:rPr>
          <w:delText xml:space="preserve"> (Table 1)</w:delText>
        </w:r>
      </w:del>
      <w:r w:rsidRPr="001A7742">
        <w:rPr>
          <w:rFonts w:ascii="Times New Roman" w:hAnsi="Times New Roman" w:cs="Times New Roman"/>
          <w:color w:val="000000" w:themeColor="text1"/>
          <w:shd w:val="clear" w:color="auto" w:fill="FFFFFF"/>
        </w:rPr>
        <w:t xml:space="preserve">. In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plots, </w:t>
      </w:r>
      <w:r w:rsidRPr="001A7742">
        <w:rPr>
          <w:rFonts w:ascii="Times New Roman" w:hAnsi="Times New Roman" w:cs="Times New Roman"/>
          <w:color w:val="000000" w:themeColor="text1"/>
          <w:shd w:val="clear" w:color="auto" w:fill="FFFFFF"/>
        </w:rPr>
        <w:lastRenderedPageBreak/>
        <w:t>above-ground vegetation was cut using a hoe and left on the soil surface</w:t>
      </w:r>
      <w:ins w:id="339" w:author="akniss" w:date="2023-08-16T15:59:00Z">
        <w:r w:rsidR="00B75530">
          <w:rPr>
            <w:rFonts w:ascii="Times New Roman" w:hAnsi="Times New Roman" w:cs="Times New Roman"/>
            <w:color w:val="000000" w:themeColor="text1"/>
            <w:shd w:val="clear" w:color="auto" w:fill="FFFFFF"/>
          </w:rPr>
          <w:t xml:space="preserve"> on June 11, 2018</w:t>
        </w:r>
      </w:ins>
      <w:r w:rsidRPr="001A7742">
        <w:rPr>
          <w:rFonts w:ascii="Times New Roman" w:hAnsi="Times New Roman" w:cs="Times New Roman"/>
          <w:color w:val="000000" w:themeColor="text1"/>
          <w:shd w:val="clear" w:color="auto" w:fill="FFFFFF"/>
        </w:rPr>
        <w:t xml:space="preserve">. Belowground biomass was not disturbed and remained in the soil. A pre-treatment sampling was conducted on the morning of </w:t>
      </w:r>
      <w:del w:id="340" w:author="akniss" w:date="2023-08-16T16:00:00Z">
        <w:r w:rsidRPr="001A7742" w:rsidDel="00B75530">
          <w:rPr>
            <w:rFonts w:ascii="Times New Roman" w:hAnsi="Times New Roman" w:cs="Times New Roman"/>
            <w:color w:val="000000" w:themeColor="text1"/>
            <w:shd w:val="clear" w:color="auto" w:fill="FFFFFF"/>
          </w:rPr>
          <w:delText>weed removal treatment</w:delText>
        </w:r>
      </w:del>
      <w:ins w:id="341" w:author="akniss" w:date="2023-08-16T16:00:00Z">
        <w:r w:rsidR="00B75530">
          <w:rPr>
            <w:rFonts w:ascii="Times New Roman" w:hAnsi="Times New Roman" w:cs="Times New Roman"/>
            <w:color w:val="000000" w:themeColor="text1"/>
            <w:shd w:val="clear" w:color="auto" w:fill="FFFFFF"/>
          </w:rPr>
          <w:t>herbicide application</w:t>
        </w:r>
      </w:ins>
      <w:r w:rsidRPr="001A7742">
        <w:rPr>
          <w:rFonts w:ascii="Times New Roman" w:hAnsi="Times New Roman" w:cs="Times New Roman"/>
          <w:color w:val="000000" w:themeColor="text1"/>
          <w:shd w:val="clear" w:color="auto" w:fill="FFFFFF"/>
        </w:rPr>
        <w:t xml:space="preserve"> </w:t>
      </w:r>
      <w:del w:id="342" w:author="akniss" w:date="2023-08-16T15:57:00Z">
        <w:r w:rsidRPr="001A7742" w:rsidDel="00B75530">
          <w:rPr>
            <w:rFonts w:ascii="Times New Roman" w:hAnsi="Times New Roman" w:cs="Times New Roman"/>
            <w:color w:val="000000" w:themeColor="text1"/>
            <w:shd w:val="clear" w:color="auto" w:fill="FFFFFF"/>
          </w:rPr>
          <w:delText xml:space="preserve">in early </w:delText>
        </w:r>
      </w:del>
      <w:ins w:id="343" w:author="akniss" w:date="2023-08-16T15:57:00Z">
        <w:r w:rsidR="00B75530">
          <w:rPr>
            <w:rFonts w:ascii="Times New Roman" w:hAnsi="Times New Roman" w:cs="Times New Roman"/>
            <w:color w:val="000000" w:themeColor="text1"/>
            <w:shd w:val="clear" w:color="auto" w:fill="FFFFFF"/>
          </w:rPr>
          <w:t xml:space="preserve">on </w:t>
        </w:r>
      </w:ins>
      <w:r w:rsidRPr="001A7742">
        <w:rPr>
          <w:rFonts w:ascii="Times New Roman" w:hAnsi="Times New Roman" w:cs="Times New Roman"/>
          <w:color w:val="000000" w:themeColor="text1"/>
          <w:shd w:val="clear" w:color="auto" w:fill="FFFFFF"/>
        </w:rPr>
        <w:t>June</w:t>
      </w:r>
      <w:ins w:id="344" w:author="akniss" w:date="2023-08-16T15:57:00Z">
        <w:r w:rsidR="00B75530">
          <w:rPr>
            <w:rFonts w:ascii="Times New Roman" w:hAnsi="Times New Roman" w:cs="Times New Roman"/>
            <w:color w:val="000000" w:themeColor="text1"/>
            <w:shd w:val="clear" w:color="auto" w:fill="FFFFFF"/>
          </w:rPr>
          <w:t xml:space="preserve"> 5, 2018</w:t>
        </w:r>
      </w:ins>
      <w:r w:rsidRPr="001A7742">
        <w:rPr>
          <w:rFonts w:ascii="Times New Roman" w:hAnsi="Times New Roman" w:cs="Times New Roman"/>
          <w:color w:val="000000" w:themeColor="text1"/>
          <w:shd w:val="clear" w:color="auto" w:fill="FFFFFF"/>
        </w:rPr>
        <w:t xml:space="preserve">. Following herbicide application and hand weeding, two post-treatment samplings were conducted: 10 days post-treatment and 20 days post-treatment. </w:t>
      </w:r>
    </w:p>
    <w:p w14:paraId="346A6C5D" w14:textId="77777777" w:rsidR="00740E69" w:rsidRPr="001A7742" w:rsidRDefault="00740E69" w:rsidP="00A42EBF">
      <w:pPr>
        <w:spacing w:line="480" w:lineRule="auto"/>
        <w:rPr>
          <w:rFonts w:ascii="Times New Roman" w:hAnsi="Times New Roman" w:cs="Times New Roman"/>
          <w:color w:val="000000" w:themeColor="text1"/>
          <w:spacing w:val="-3"/>
        </w:rPr>
      </w:pPr>
      <w:r w:rsidRPr="001A7742">
        <w:rPr>
          <w:rFonts w:ascii="Times New Roman" w:hAnsi="Times New Roman" w:cs="Times New Roman"/>
          <w:color w:val="000000" w:themeColor="text1"/>
          <w:shd w:val="clear" w:color="auto" w:fill="FFFFFF"/>
        </w:rPr>
        <w:t xml:space="preserve"> </w:t>
      </w:r>
    </w:p>
    <w:p w14:paraId="71CC065F"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Sampling and analysis</w:t>
      </w:r>
    </w:p>
    <w:p w14:paraId="3B1D5B81" w14:textId="3260E1BA"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To facilitate sampling, a grid was laid out over each plot, and the coordinates of sample locations were determined using a random number generator. The corn stalk closest to the randomly generated coordinate was selected, and a 0.25 m</w:t>
      </w:r>
      <w:proofErr w:type="gramStart"/>
      <w:r w:rsidRPr="001A7742">
        <w:rPr>
          <w:rFonts w:ascii="Times New Roman" w:hAnsi="Times New Roman" w:cs="Times New Roman"/>
          <w:color w:val="000000" w:themeColor="text1"/>
          <w:shd w:val="clear" w:color="auto" w:fill="FFFFFF"/>
          <w:vertAlign w:val="superscript"/>
        </w:rPr>
        <w:t xml:space="preserve">2 </w:t>
      </w:r>
      <w:r w:rsidRPr="001A7742">
        <w:rPr>
          <w:rFonts w:ascii="Times New Roman" w:hAnsi="Times New Roman" w:cs="Times New Roman"/>
          <w:color w:val="000000" w:themeColor="text1"/>
          <w:shd w:val="clear" w:color="auto" w:fill="FFFFFF"/>
          <w:vertAlign w:val="subscript"/>
        </w:rPr>
        <w:t xml:space="preserve"> </w:t>
      </w:r>
      <w:r w:rsidRPr="001A7742">
        <w:rPr>
          <w:rFonts w:ascii="Times New Roman" w:hAnsi="Times New Roman" w:cs="Times New Roman"/>
          <w:color w:val="000000" w:themeColor="text1"/>
          <w:shd w:val="clear" w:color="auto" w:fill="FFFFFF"/>
        </w:rPr>
        <w:t>Daubenmire</w:t>
      </w:r>
      <w:proofErr w:type="gramEnd"/>
      <w:r w:rsidRPr="001A7742">
        <w:rPr>
          <w:rFonts w:ascii="Times New Roman" w:hAnsi="Times New Roman" w:cs="Times New Roman"/>
          <w:color w:val="000000" w:themeColor="text1"/>
          <w:shd w:val="clear" w:color="auto" w:fill="FFFFFF"/>
        </w:rPr>
        <w:t xml:space="preserve"> plot was placed so that the stalk was in the center. </w:t>
      </w:r>
      <w:commentRangeStart w:id="345"/>
      <w:r w:rsidRPr="001A7742">
        <w:rPr>
          <w:rFonts w:ascii="Times New Roman" w:hAnsi="Times New Roman" w:cs="Times New Roman"/>
          <w:color w:val="000000" w:themeColor="text1"/>
          <w:shd w:val="clear" w:color="auto" w:fill="FFFFFF"/>
        </w:rPr>
        <w:t>Cover classes of the main weeds including, redroot pigweed (</w:t>
      </w:r>
      <w:r w:rsidRPr="001A7742">
        <w:rPr>
          <w:rFonts w:ascii="Times New Roman" w:hAnsi="Times New Roman" w:cs="Times New Roman"/>
          <w:i/>
          <w:iCs/>
          <w:color w:val="000000" w:themeColor="text1"/>
          <w:shd w:val="clear" w:color="auto" w:fill="FFFFFF"/>
        </w:rPr>
        <w:t xml:space="preserve">Amaranthus </w:t>
      </w:r>
      <w:proofErr w:type="spellStart"/>
      <w:r w:rsidRPr="001A7742">
        <w:rPr>
          <w:rFonts w:ascii="Times New Roman" w:hAnsi="Times New Roman" w:cs="Times New Roman"/>
          <w:i/>
          <w:iCs/>
          <w:color w:val="000000" w:themeColor="text1"/>
          <w:shd w:val="clear" w:color="auto" w:fill="FFFFFF"/>
        </w:rPr>
        <w:t>retroflexus</w:t>
      </w:r>
      <w:proofErr w:type="spellEnd"/>
      <w:r w:rsidRPr="001A7742">
        <w:rPr>
          <w:rFonts w:ascii="Times New Roman" w:hAnsi="Times New Roman" w:cs="Times New Roman"/>
          <w:color w:val="000000" w:themeColor="text1"/>
          <w:shd w:val="clear" w:color="auto" w:fill="FFFFFF"/>
        </w:rPr>
        <w:t xml:space="preserve">), </w:t>
      </w:r>
      <w:del w:id="346" w:author="akniss" w:date="2023-08-16T16:05:00Z">
        <w:r w:rsidRPr="001A7742" w:rsidDel="00B75530">
          <w:rPr>
            <w:rFonts w:ascii="Times New Roman" w:hAnsi="Times New Roman" w:cs="Times New Roman"/>
            <w:color w:val="000000" w:themeColor="text1"/>
            <w:shd w:val="clear" w:color="auto" w:fill="FFFFFF"/>
          </w:rPr>
          <w:delText>N</w:delText>
        </w:r>
      </w:del>
      <w:ins w:id="347" w:author="akniss" w:date="2023-08-16T16:05:00Z">
        <w:r w:rsidR="00B75530">
          <w:rPr>
            <w:rFonts w:ascii="Times New Roman" w:hAnsi="Times New Roman" w:cs="Times New Roman"/>
            <w:color w:val="000000" w:themeColor="text1"/>
            <w:shd w:val="clear" w:color="auto" w:fill="FFFFFF"/>
          </w:rPr>
          <w:t>n</w:t>
        </w:r>
      </w:ins>
      <w:r w:rsidRPr="001A7742">
        <w:rPr>
          <w:rFonts w:ascii="Times New Roman" w:hAnsi="Times New Roman" w:cs="Times New Roman"/>
          <w:color w:val="000000" w:themeColor="text1"/>
          <w:shd w:val="clear" w:color="auto" w:fill="FFFFFF"/>
        </w:rPr>
        <w:t xml:space="preserve">ightshades (Solanaceae), </w:t>
      </w:r>
      <w:del w:id="348" w:author="akniss" w:date="2023-08-16T16:06:00Z">
        <w:r w:rsidRPr="001A7742" w:rsidDel="00B75530">
          <w:rPr>
            <w:rFonts w:ascii="Times New Roman" w:hAnsi="Times New Roman" w:cs="Times New Roman"/>
            <w:color w:val="000000" w:themeColor="text1"/>
            <w:shd w:val="clear" w:color="auto" w:fill="FFFFFF"/>
          </w:rPr>
          <w:delText>lamb’s quarter</w:delText>
        </w:r>
      </w:del>
      <w:ins w:id="349" w:author="akniss" w:date="2023-08-16T16:06:00Z">
        <w:r w:rsidR="00B75530">
          <w:rPr>
            <w:rFonts w:ascii="Times New Roman" w:hAnsi="Times New Roman" w:cs="Times New Roman"/>
            <w:color w:val="000000" w:themeColor="text1"/>
            <w:shd w:val="clear" w:color="auto" w:fill="FFFFFF"/>
          </w:rPr>
          <w:t xml:space="preserve">common </w:t>
        </w:r>
        <w:proofErr w:type="spellStart"/>
        <w:r w:rsidR="00B75530">
          <w:rPr>
            <w:rFonts w:ascii="Times New Roman" w:hAnsi="Times New Roman" w:cs="Times New Roman"/>
            <w:color w:val="000000" w:themeColor="text1"/>
            <w:shd w:val="clear" w:color="auto" w:fill="FFFFFF"/>
          </w:rPr>
          <w:t>lambsquarters</w:t>
        </w:r>
      </w:ins>
      <w:proofErr w:type="spellEnd"/>
      <w:r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i/>
          <w:iCs/>
          <w:color w:val="000000" w:themeColor="text1"/>
          <w:shd w:val="clear" w:color="auto" w:fill="FFFFFF"/>
        </w:rPr>
        <w:t>Chenopodium album</w:t>
      </w:r>
      <w:r w:rsidRPr="001A7742">
        <w:rPr>
          <w:rFonts w:ascii="Times New Roman" w:hAnsi="Times New Roman" w:cs="Times New Roman"/>
          <w:color w:val="000000" w:themeColor="text1"/>
          <w:shd w:val="clear" w:color="auto" w:fill="FFFFFF"/>
        </w:rPr>
        <w:t>), and any graminoid, were recorded for each Daubenmire plot. Total weedy vegetation cover was estimated by converting weedy cover classes to a continuous predictor and summing</w:t>
      </w:r>
      <w:commentRangeEnd w:id="345"/>
      <w:r w:rsidR="00B75530">
        <w:rPr>
          <w:rStyle w:val="CommentReference"/>
        </w:rPr>
        <w:commentReference w:id="345"/>
      </w:r>
      <w:ins w:id="350" w:author="Custer, Gordon" w:date="2024-01-05T11:38:00Z">
        <w:r w:rsidR="00244D6E">
          <w:rPr>
            <w:rFonts w:ascii="Times New Roman" w:hAnsi="Times New Roman" w:cs="Times New Roman"/>
            <w:color w:val="000000" w:themeColor="text1"/>
            <w:shd w:val="clear" w:color="auto" w:fill="FFFFFF"/>
          </w:rPr>
          <w:t xml:space="preserve"> (e.g.,</w:t>
        </w:r>
      </w:ins>
      <w:ins w:id="351" w:author="Custer, Gordon" w:date="2024-01-05T11:39:00Z">
        <w:r w:rsidR="00244D6E">
          <w:rPr>
            <w:rFonts w:ascii="Times New Roman" w:hAnsi="Times New Roman" w:cs="Times New Roman"/>
            <w:color w:val="000000" w:themeColor="text1"/>
            <w:shd w:val="clear" w:color="auto" w:fill="FFFFFF"/>
          </w:rPr>
          <w:t xml:space="preserve"> 0% = 0, 1-5% = 1, 6-15% = 2</w:t>
        </w:r>
      </w:ins>
      <w:ins w:id="352" w:author="Custer, Gordon" w:date="2024-01-05T11:38:00Z">
        <w:r w:rsidR="00244D6E">
          <w:rPr>
            <w:rFonts w:ascii="Times New Roman" w:hAnsi="Times New Roman" w:cs="Times New Roman"/>
            <w:color w:val="000000" w:themeColor="text1"/>
            <w:shd w:val="clear" w:color="auto" w:fill="FFFFFF"/>
          </w:rPr>
          <w:t>)</w:t>
        </w:r>
      </w:ins>
      <w:ins w:id="353" w:author="Custer, Gordon" w:date="2024-01-05T11:39:00Z">
        <w:r w:rsidR="00244D6E">
          <w:rPr>
            <w:rFonts w:ascii="Times New Roman" w:hAnsi="Times New Roman" w:cs="Times New Roman"/>
            <w:color w:val="000000" w:themeColor="text1"/>
            <w:shd w:val="clear" w:color="auto" w:fill="FFFFFF"/>
          </w:rPr>
          <w:t>.</w:t>
        </w:r>
      </w:ins>
      <w:del w:id="354" w:author="Custer, Gordon" w:date="2024-01-05T11:38:00Z">
        <w:r w:rsidRPr="001A7742" w:rsidDel="00244D6E">
          <w:rPr>
            <w:rFonts w:ascii="Times New Roman" w:hAnsi="Times New Roman" w:cs="Times New Roman"/>
            <w:color w:val="000000" w:themeColor="text1"/>
            <w:shd w:val="clear" w:color="auto" w:fill="FFFFFF"/>
          </w:rPr>
          <w:delText>.</w:delText>
        </w:r>
      </w:del>
    </w:p>
    <w:p w14:paraId="704C3A67" w14:textId="7A8A9AED"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 Three </w:t>
      </w:r>
      <w:del w:id="355" w:author="Linda T.A. van Diepen" w:date="2023-07-25T15:17:00Z">
        <w:r w:rsidRPr="001A7742" w:rsidDel="002F239C">
          <w:rPr>
            <w:rFonts w:ascii="Times New Roman" w:hAnsi="Times New Roman" w:cs="Times New Roman"/>
            <w:color w:val="000000" w:themeColor="text1"/>
            <w:shd w:val="clear" w:color="auto" w:fill="FFFFFF"/>
          </w:rPr>
          <w:delText xml:space="preserve">plot </w:delText>
        </w:r>
      </w:del>
      <w:r w:rsidRPr="001A7742">
        <w:rPr>
          <w:rFonts w:ascii="Times New Roman" w:hAnsi="Times New Roman" w:cs="Times New Roman"/>
          <w:color w:val="000000" w:themeColor="text1"/>
          <w:shd w:val="clear" w:color="auto" w:fill="FFFFFF"/>
        </w:rPr>
        <w:t xml:space="preserve">replicate soil samples </w:t>
      </w:r>
      <w:ins w:id="356" w:author="Linda T.A. van Diepen" w:date="2023-07-25T15:18:00Z">
        <w:r w:rsidR="002F239C">
          <w:rPr>
            <w:rFonts w:ascii="Times New Roman" w:hAnsi="Times New Roman" w:cs="Times New Roman"/>
            <w:color w:val="000000" w:themeColor="text1"/>
            <w:shd w:val="clear" w:color="auto" w:fill="FFFFFF"/>
          </w:rPr>
          <w:t xml:space="preserve">per </w:t>
        </w:r>
      </w:ins>
      <w:ins w:id="357" w:author="Linda T.A. van Diepen" w:date="2023-07-25T15:17:00Z">
        <w:r w:rsidR="002F239C" w:rsidRPr="001A7742">
          <w:rPr>
            <w:rFonts w:ascii="Times New Roman" w:hAnsi="Times New Roman" w:cs="Times New Roman"/>
            <w:color w:val="000000" w:themeColor="text1"/>
            <w:shd w:val="clear" w:color="auto" w:fill="FFFFFF"/>
          </w:rPr>
          <w:t xml:space="preserve">plot </w:t>
        </w:r>
      </w:ins>
      <w:r w:rsidRPr="001A7742">
        <w:rPr>
          <w:rFonts w:ascii="Times New Roman" w:hAnsi="Times New Roman" w:cs="Times New Roman"/>
          <w:color w:val="000000" w:themeColor="text1"/>
          <w:shd w:val="clear" w:color="auto" w:fill="FFFFFF"/>
        </w:rPr>
        <w:t xml:space="preserve">were collected at each of the time points for a total of 180 samples (5 treatments x 4 replicate plots x 3 </w:t>
      </w:r>
      <w:del w:id="358" w:author="akniss" w:date="2023-08-16T16:08:00Z">
        <w:r w:rsidRPr="001A7742" w:rsidDel="00437719">
          <w:rPr>
            <w:rFonts w:ascii="Times New Roman" w:hAnsi="Times New Roman" w:cs="Times New Roman"/>
            <w:color w:val="000000" w:themeColor="text1"/>
            <w:shd w:val="clear" w:color="auto" w:fill="FFFFFF"/>
          </w:rPr>
          <w:delText xml:space="preserve">plot </w:delText>
        </w:r>
      </w:del>
      <w:ins w:id="359" w:author="akniss" w:date="2023-08-16T16:08:00Z">
        <w:r w:rsidR="00437719">
          <w:rPr>
            <w:rFonts w:ascii="Times New Roman" w:hAnsi="Times New Roman" w:cs="Times New Roman"/>
            <w:color w:val="000000" w:themeColor="text1"/>
            <w:shd w:val="clear" w:color="auto" w:fill="FFFFFF"/>
          </w:rPr>
          <w:t>sample</w:t>
        </w:r>
        <w:r w:rsidR="00437719"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replicates x 3 time points). Each plot replicate soil sample was a composite of three soil cores from a single Daubenmire to ensure sufficient soil for laboratory analyses.</w:t>
      </w:r>
      <w:r w:rsidRPr="001A7742" w:rsidDel="006F1A77">
        <w:rPr>
          <w:rFonts w:ascii="Times New Roman" w:hAnsi="Times New Roman" w:cs="Times New Roman"/>
          <w:i/>
          <w:iCs/>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Soil samples were collected using </w:t>
      </w:r>
      <w:ins w:id="360" w:author="Linda T.A. van Diepen" w:date="2023-07-25T15:18:00Z">
        <w:r w:rsidR="002F239C">
          <w:rPr>
            <w:rFonts w:ascii="Times New Roman" w:hAnsi="Times New Roman" w:cs="Times New Roman"/>
            <w:color w:val="000000" w:themeColor="text1"/>
            <w:shd w:val="clear" w:color="auto" w:fill="FFFFFF"/>
          </w:rPr>
          <w:t xml:space="preserve">a </w:t>
        </w:r>
      </w:ins>
      <w:r w:rsidRPr="001A7742">
        <w:rPr>
          <w:rFonts w:ascii="Times New Roman" w:hAnsi="Times New Roman" w:cs="Times New Roman"/>
          <w:color w:val="000000" w:themeColor="text1"/>
          <w:shd w:val="clear" w:color="auto" w:fill="FFFFFF"/>
        </w:rPr>
        <w:t xml:space="preserve">flame-sterilized soil corer to a depth of 5 cm and stored on ice in sterile Whirl-Pak bags. </w:t>
      </w:r>
      <w:r w:rsidRPr="001A7742">
        <w:rPr>
          <w:rFonts w:ascii="Times New Roman" w:hAnsi="Times New Roman" w:cs="Times New Roman"/>
          <w:i/>
          <w:iCs/>
          <w:color w:val="000000" w:themeColor="text1"/>
          <w:shd w:val="clear" w:color="auto" w:fill="FFFFFF"/>
        </w:rPr>
        <w:t xml:space="preserve">In situ </w:t>
      </w:r>
      <w:r w:rsidRPr="001A7742">
        <w:rPr>
          <w:rFonts w:ascii="Times New Roman" w:hAnsi="Times New Roman" w:cs="Times New Roman"/>
          <w:color w:val="000000" w:themeColor="text1"/>
          <w:shd w:val="clear" w:color="auto" w:fill="FFFFFF"/>
        </w:rPr>
        <w:t>soil</w:t>
      </w:r>
      <w:r w:rsidRPr="001A7742">
        <w:rPr>
          <w:rFonts w:ascii="Times New Roman" w:hAnsi="Times New Roman" w:cs="Times New Roman"/>
          <w:i/>
          <w:iCs/>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376979C1" w14:textId="359051DB" w:rsidR="00740E69" w:rsidRPr="001A7742" w:rsidRDefault="00740E69" w:rsidP="000A3F6D">
      <w:pPr>
        <w:spacing w:line="480" w:lineRule="auto"/>
        <w:ind w:firstLine="720"/>
        <w:rPr>
          <w:rFonts w:ascii="Times New Roman" w:hAnsi="Times New Roman" w:cs="Times New Roman"/>
        </w:rPr>
      </w:pPr>
      <w:r w:rsidRPr="001A7742">
        <w:rPr>
          <w:rFonts w:ascii="Times New Roman" w:hAnsi="Times New Roman" w:cs="Times New Roman"/>
          <w:color w:val="000000" w:themeColor="text1"/>
          <w:shd w:val="clear" w:color="auto" w:fill="FFFFFF"/>
        </w:rPr>
        <w:lastRenderedPageBreak/>
        <w:t xml:space="preserve">In the lab, field-fresh soil samples were processed within 24 hours. Soil samples were first thoroughly mixed in the Whirl-Pak bag used for collection and then sieved through an ethanol-cleaned 2 mm sieve. Gravimetric </w:t>
      </w:r>
      <w:del w:id="361" w:author="Custer, Gordon" w:date="2024-01-05T12:35:00Z">
        <w:r w:rsidRPr="001A7742" w:rsidDel="00B52BF6">
          <w:rPr>
            <w:rFonts w:ascii="Times New Roman" w:hAnsi="Times New Roman" w:cs="Times New Roman"/>
            <w:color w:val="000000" w:themeColor="text1"/>
            <w:shd w:val="clear" w:color="auto" w:fill="FFFFFF"/>
          </w:rPr>
          <w:delText xml:space="preserve">moisture </w:delText>
        </w:r>
      </w:del>
      <w:ins w:id="362" w:author="Custer, Gordon" w:date="2024-01-05T12:35:00Z">
        <w:r w:rsidR="00B52BF6">
          <w:rPr>
            <w:rFonts w:ascii="Times New Roman" w:hAnsi="Times New Roman" w:cs="Times New Roman"/>
            <w:color w:val="000000" w:themeColor="text1"/>
            <w:shd w:val="clear" w:color="auto" w:fill="FFFFFF"/>
          </w:rPr>
          <w:t>water</w:t>
        </w:r>
        <w:r w:rsidR="00B52BF6"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content was determined by weight difference of a five-gram subsample of sieved field-fresh soil after oven drying at 105</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 C for </w:t>
      </w:r>
      <w:ins w:id="363" w:author="Custer, Gordon" w:date="2024-01-05T11:38:00Z">
        <w:r w:rsidR="009619B3">
          <w:rPr>
            <w:rFonts w:ascii="Times New Roman" w:hAnsi="Times New Roman" w:cs="Times New Roman"/>
            <w:color w:val="000000" w:themeColor="text1"/>
            <w:shd w:val="clear" w:color="auto" w:fill="FFFFFF"/>
          </w:rPr>
          <w:t>24</w:t>
        </w:r>
      </w:ins>
      <w:del w:id="364" w:author="Custer, Gordon" w:date="2024-01-05T11:38:00Z">
        <w:r w:rsidRPr="001A7742" w:rsidDel="009619B3">
          <w:rPr>
            <w:rFonts w:ascii="Times New Roman" w:hAnsi="Times New Roman" w:cs="Times New Roman"/>
            <w:color w:val="000000" w:themeColor="text1"/>
            <w:shd w:val="clear" w:color="auto" w:fill="FFFFFF"/>
          </w:rPr>
          <w:delText>48</w:delText>
        </w:r>
      </w:del>
      <w:r w:rsidRPr="001A7742">
        <w:rPr>
          <w:rFonts w:ascii="Times New Roman" w:hAnsi="Times New Roman" w:cs="Times New Roman"/>
          <w:color w:val="000000" w:themeColor="text1"/>
          <w:shd w:val="clear" w:color="auto" w:fill="FFFFFF"/>
        </w:rPr>
        <w:t xml:space="preserve"> hours. Next, ~11 g of sieved soil was weighed out for extraction in 50 mL of 0.5 M K</w:t>
      </w:r>
      <w:r w:rsidRPr="001A7742">
        <w:rPr>
          <w:rFonts w:ascii="Times New Roman" w:hAnsi="Times New Roman" w:cs="Times New Roman"/>
          <w:color w:val="000000" w:themeColor="text1"/>
          <w:shd w:val="clear" w:color="auto" w:fill="FFFFFF"/>
          <w:vertAlign w:val="subscript"/>
        </w:rPr>
        <w:t>2</w:t>
      </w:r>
      <w:r w:rsidRPr="001A7742">
        <w:rPr>
          <w:rFonts w:ascii="Times New Roman" w:hAnsi="Times New Roman" w:cs="Times New Roman"/>
          <w:color w:val="000000" w:themeColor="text1"/>
          <w:shd w:val="clear" w:color="auto" w:fill="FFFFFF"/>
        </w:rPr>
        <w:t>SO</w:t>
      </w:r>
      <w:r w:rsidRPr="001A7742">
        <w:rPr>
          <w:rFonts w:ascii="Times New Roman" w:hAnsi="Times New Roman" w:cs="Times New Roman"/>
          <w:color w:val="000000" w:themeColor="text1"/>
          <w:shd w:val="clear" w:color="auto" w:fill="FFFFFF"/>
          <w:vertAlign w:val="subscript"/>
        </w:rPr>
        <w:t xml:space="preserve">4 </w:t>
      </w:r>
      <w:r w:rsidRPr="001A7742">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w:t>
      </w:r>
      <w:proofErr w:type="spellStart"/>
      <w:r w:rsidRPr="001A7742">
        <w:rPr>
          <w:rFonts w:ascii="Times New Roman" w:hAnsi="Times New Roman" w:cs="Times New Roman"/>
          <w:color w:val="000000" w:themeColor="text1"/>
          <w:shd w:val="clear" w:color="auto" w:fill="FFFFFF"/>
        </w:rPr>
        <w:t>Thermo</w:t>
      </w:r>
      <w:proofErr w:type="spellEnd"/>
      <w:r w:rsidRPr="001A7742">
        <w:rPr>
          <w:rFonts w:ascii="Times New Roman" w:hAnsi="Times New Roman" w:cs="Times New Roman"/>
          <w:color w:val="000000" w:themeColor="text1"/>
          <w:shd w:val="clear" w:color="auto" w:fill="FFFFFF"/>
        </w:rPr>
        <w:t xml:space="preserve"> Scientific </w:t>
      </w:r>
      <w:proofErr w:type="spellStart"/>
      <w:r w:rsidRPr="001A7742">
        <w:rPr>
          <w:rFonts w:ascii="Times New Roman" w:hAnsi="Times New Roman" w:cs="Times New Roman"/>
          <w:color w:val="000000" w:themeColor="text1"/>
          <w:shd w:val="clear" w:color="auto" w:fill="FFFFFF"/>
        </w:rPr>
        <w:t>Dionex</w:t>
      </w:r>
      <w:proofErr w:type="spellEnd"/>
      <w:r w:rsidRPr="001A7742">
        <w:rPr>
          <w:rFonts w:ascii="Times New Roman" w:hAnsi="Times New Roman" w:cs="Times New Roman"/>
          <w:color w:val="000000" w:themeColor="text1"/>
          <w:shd w:val="clear" w:color="auto" w:fill="FFFFFF"/>
        </w:rPr>
        <w:t xml:space="preserve"> </w:t>
      </w:r>
      <w:proofErr w:type="spellStart"/>
      <w:r w:rsidRPr="001A7742">
        <w:rPr>
          <w:rFonts w:ascii="Times New Roman" w:hAnsi="Times New Roman" w:cs="Times New Roman"/>
          <w:color w:val="000000" w:themeColor="text1"/>
          <w:shd w:val="clear" w:color="auto" w:fill="FFFFFF"/>
        </w:rPr>
        <w:t>Integrion</w:t>
      </w:r>
      <w:proofErr w:type="spellEnd"/>
      <w:r w:rsidRPr="001A7742">
        <w:rPr>
          <w:rFonts w:ascii="Times New Roman" w:hAnsi="Times New Roman" w:cs="Times New Roman"/>
          <w:color w:val="000000" w:themeColor="text1"/>
          <w:shd w:val="clear" w:color="auto" w:fill="FFFFFF"/>
        </w:rPr>
        <w:t xml:space="preserve"> HPIC system (</w:t>
      </w:r>
      <w:proofErr w:type="spellStart"/>
      <w:r w:rsidRPr="001A7742">
        <w:rPr>
          <w:rFonts w:ascii="Times New Roman" w:hAnsi="Times New Roman" w:cs="Times New Roman"/>
          <w:color w:val="000000" w:themeColor="text1"/>
          <w:shd w:val="clear" w:color="auto" w:fill="FFFFFF"/>
        </w:rPr>
        <w:t>Thermo</w:t>
      </w:r>
      <w:proofErr w:type="spellEnd"/>
      <w:r w:rsidRPr="001A7742">
        <w:rPr>
          <w:rFonts w:ascii="Times New Roman" w:hAnsi="Times New Roman" w:cs="Times New Roman"/>
          <w:color w:val="000000" w:themeColor="text1"/>
          <w:shd w:val="clear" w:color="auto" w:fill="FFFFFF"/>
        </w:rPr>
        <w:t xml:space="preserve"> Fisher Scientific, Waltham, MA). Briefly, samples were shaken in extractant for 30 minutes, stored at 4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overnight, and filtered through </w:t>
      </w:r>
      <w:proofErr w:type="spellStart"/>
      <w:r w:rsidRPr="001A7742">
        <w:rPr>
          <w:rFonts w:ascii="Times New Roman" w:hAnsi="Times New Roman" w:cs="Times New Roman"/>
          <w:color w:val="000000" w:themeColor="text1"/>
          <w:shd w:val="clear" w:color="auto" w:fill="FFFFFF"/>
        </w:rPr>
        <w:t>Fisherbrand</w:t>
      </w:r>
      <w:proofErr w:type="spellEnd"/>
      <w:r w:rsidRPr="001A7742">
        <w:rPr>
          <w:rFonts w:ascii="Times New Roman" w:hAnsi="Times New Roman" w:cs="Times New Roman"/>
          <w:color w:val="000000" w:themeColor="text1"/>
          <w:shd w:val="clear" w:color="auto" w:fill="FFFFFF"/>
        </w:rPr>
        <w:t xml:space="preserve"> Q5 filter paper the next day. Filtered extracts were diluted with nanopore water (1:10) before analysis and filtered through a 0.45 </w:t>
      </w:r>
      <w:r w:rsidRPr="001A7742">
        <w:rPr>
          <w:rFonts w:ascii="Times New Roman" w:hAnsi="Times New Roman" w:cs="Times New Roman"/>
          <w:color w:val="000000" w:themeColor="text1"/>
          <w:shd w:val="clear" w:color="auto" w:fill="FFFFFF"/>
        </w:rPr>
        <w:sym w:font="Symbol" w:char="F06D"/>
      </w:r>
      <w:r w:rsidRPr="001A7742">
        <w:rPr>
          <w:rFonts w:ascii="Times New Roman" w:hAnsi="Times New Roman" w:cs="Times New Roman"/>
          <w:color w:val="000000" w:themeColor="text1"/>
          <w:shd w:val="clear" w:color="auto" w:fill="FFFFFF"/>
        </w:rPr>
        <w:t xml:space="preserve">m hydrophilic filter as per </w:t>
      </w:r>
      <w:sdt>
        <w:sdtPr>
          <w:rPr>
            <w:rFonts w:ascii="Times New Roman" w:hAnsi="Times New Roman" w:cs="Times New Roman"/>
            <w:color w:val="000000"/>
            <w:shd w:val="clear" w:color="auto" w:fill="FFFFFF"/>
          </w:rPr>
          <w:tag w:val="MENDELEY_CITATION_v3_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"/>
          <w:id w:val="702063130"/>
          <w:placeholder>
            <w:docPart w:val="DefaultPlaceholder_-1854013440"/>
          </w:placeholder>
        </w:sdtPr>
        <w:sdtEndPr>
          <w:rPr>
            <w:shd w:val="clear" w:color="auto" w:fill="auto"/>
          </w:rPr>
        </w:sdtEndPr>
        <w:sdtContent>
          <w:ins w:id="365" w:author="Custer, Gordon" w:date="2023-10-02T11:14:00Z">
            <w:r w:rsidR="008A6633" w:rsidRPr="008A6633">
              <w:rPr>
                <w:rFonts w:ascii="Times New Roman" w:hAnsi="Times New Roman" w:cs="Times New Roman"/>
                <w:color w:val="000000"/>
              </w:rPr>
              <w:t>(42)</w:t>
            </w:r>
          </w:ins>
          <w:del w:id="366" w:author="Custer, Gordon" w:date="2023-10-02T11:08:00Z">
            <w:r w:rsidR="009B2002" w:rsidRPr="008A6633" w:rsidDel="008A6633">
              <w:rPr>
                <w:rFonts w:ascii="Times New Roman" w:hAnsi="Times New Roman" w:cs="Times New Roman"/>
                <w:color w:val="000000"/>
              </w:rPr>
              <w:delText>(43)</w:delText>
            </w:r>
          </w:del>
        </w:sdtContent>
      </w:sdt>
      <w:r w:rsidRPr="001A7742">
        <w:rPr>
          <w:rFonts w:ascii="Times New Roman" w:hAnsi="Times New Roman" w:cs="Times New Roman"/>
          <w:color w:val="000000" w:themeColor="text1"/>
          <w:shd w:val="clear" w:color="auto" w:fill="FFFFFF"/>
        </w:rPr>
        <w:t xml:space="preserve">. Anions were run on a </w:t>
      </w:r>
      <w:proofErr w:type="spellStart"/>
      <w:r w:rsidRPr="001A7742">
        <w:rPr>
          <w:rFonts w:ascii="Times New Roman" w:hAnsi="Times New Roman" w:cs="Times New Roman"/>
          <w:color w:val="000000" w:themeColor="text1"/>
        </w:rPr>
        <w:t>Dionex</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IonPac</w:t>
      </w:r>
      <w:proofErr w:type="spellEnd"/>
      <w:r w:rsidRPr="001A7742">
        <w:rPr>
          <w:rFonts w:ascii="Times New Roman" w:hAnsi="Times New Roman" w:cs="Times New Roman"/>
          <w:color w:val="000000" w:themeColor="text1"/>
        </w:rPr>
        <w:t xml:space="preserve"> AS18 4 um 4x150 mm</w:t>
      </w:r>
      <w:r w:rsidRPr="001A7742">
        <w:rPr>
          <w:rFonts w:ascii="Times New Roman" w:hAnsi="Times New Roman" w:cs="Times New Roman"/>
          <w:color w:val="000000" w:themeColor="text1"/>
          <w:shd w:val="clear" w:color="auto" w:fill="FFFFFF"/>
        </w:rPr>
        <w:t xml:space="preserve"> column for 20 minutes with a flow rate of 1.0 mL/min at 35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Cations were run on a </w:t>
      </w:r>
      <w:proofErr w:type="spellStart"/>
      <w:r w:rsidRPr="001A7742">
        <w:rPr>
          <w:rFonts w:ascii="Times New Roman" w:hAnsi="Times New Roman" w:cs="Times New Roman"/>
          <w:color w:val="000000" w:themeColor="text1"/>
          <w:shd w:val="clear" w:color="auto" w:fill="FFFFFF"/>
        </w:rPr>
        <w:t>D</w:t>
      </w:r>
      <w:r w:rsidRPr="001A7742">
        <w:rPr>
          <w:rFonts w:ascii="Times New Roman" w:hAnsi="Times New Roman" w:cs="Times New Roman"/>
          <w:color w:val="000000" w:themeColor="text1"/>
        </w:rPr>
        <w:t>ionex</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IonPac</w:t>
      </w:r>
      <w:proofErr w:type="spellEnd"/>
      <w:r w:rsidRPr="001A7742">
        <w:rPr>
          <w:rFonts w:ascii="Times New Roman" w:hAnsi="Times New Roman" w:cs="Times New Roman"/>
          <w:color w:val="000000" w:themeColor="text1"/>
        </w:rPr>
        <w:t xml:space="preserve"> CS16-Fast 4um 4x150mm column for 20 minutes with a flow rate of 0.64 mL/min at 40</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C for microbial analysis (e.g., DNA extraction for determination of microbial community structure and extracellular enzyme analysis for microbial function), and the other portion was air-dried. Air-dried soil was used to measure pH and electrical conductivity using an Oakton PC700 benchtop meter (OAKTON instruments, Vernon Hills, IL) with a soil to DI water ratio of 1:2 (</w:t>
      </w:r>
      <w:proofErr w:type="spellStart"/>
      <w:proofErr w:type="gramStart"/>
      <w:r w:rsidRPr="001A7742">
        <w:rPr>
          <w:rFonts w:ascii="Times New Roman" w:hAnsi="Times New Roman" w:cs="Times New Roman"/>
          <w:color w:val="000000" w:themeColor="text1"/>
          <w:shd w:val="clear" w:color="auto" w:fill="FFFFFF"/>
        </w:rPr>
        <w:t>w:v</w:t>
      </w:r>
      <w:proofErr w:type="spellEnd"/>
      <w:proofErr w:type="gramEnd"/>
      <w:r w:rsidRPr="001A7742">
        <w:rPr>
          <w:rFonts w:ascii="Times New Roman" w:hAnsi="Times New Roman" w:cs="Times New Roman"/>
          <w:color w:val="000000" w:themeColor="text1"/>
          <w:shd w:val="clear" w:color="auto" w:fill="FFFFFF"/>
        </w:rPr>
        <w:t xml:space="preserve">). </w:t>
      </w:r>
    </w:p>
    <w:p w14:paraId="6470B029" w14:textId="77777777" w:rsidR="00740E69" w:rsidRPr="001A7742" w:rsidRDefault="00740E69" w:rsidP="000A3F6D">
      <w:pPr>
        <w:spacing w:line="480" w:lineRule="auto"/>
        <w:rPr>
          <w:rFonts w:ascii="Times New Roman" w:hAnsi="Times New Roman" w:cs="Times New Roman"/>
          <w:i/>
          <w:iCs/>
          <w:color w:val="000000" w:themeColor="text1"/>
        </w:rPr>
      </w:pPr>
    </w:p>
    <w:p w14:paraId="522306EF" w14:textId="77777777"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 xml:space="preserve">Extracellular enzyme analysis </w:t>
      </w:r>
    </w:p>
    <w:p w14:paraId="24CDEA33" w14:textId="25C5C3AB"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color w:val="000000" w:themeColor="text1"/>
          <w:shd w:val="clear" w:color="auto" w:fill="FFFFFF"/>
        </w:rPr>
        <w:t xml:space="preserve">Extracellular enzyme activities (EEA) were </w:t>
      </w:r>
      <w:r w:rsidRPr="001A7742">
        <w:rPr>
          <w:rFonts w:ascii="Times New Roman" w:hAnsi="Times New Roman" w:cs="Times New Roman"/>
          <w:color w:val="000000" w:themeColor="text1"/>
        </w:rPr>
        <w:t xml:space="preserve">measured for seven enzymes involved in the cycling of carbon (C), nitrogen (N), and phosphorus (P) as outlined in </w:t>
      </w:r>
      <w:sdt>
        <w:sdtPr>
          <w:rPr>
            <w:rFonts w:ascii="Times New Roman" w:hAnsi="Times New Roman" w:cs="Times New Roman"/>
            <w:color w:val="000000"/>
          </w:rPr>
          <w:tag w:val="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iwiY29udGFpbmVyLXRpdGxlLXNob3J0Ijoi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"/>
          <w:id w:val="-1457478655"/>
          <w:placeholder>
            <w:docPart w:val="DefaultPlaceholder_-1854013440"/>
          </w:placeholder>
        </w:sdtPr>
        <w:sdtContent>
          <w:ins w:id="367" w:author="Custer, Gordon" w:date="2023-10-02T11:14:00Z">
            <w:r w:rsidR="008A6633" w:rsidRPr="008A6633">
              <w:rPr>
                <w:rFonts w:ascii="Times New Roman" w:hAnsi="Times New Roman" w:cs="Times New Roman"/>
                <w:color w:val="000000"/>
              </w:rPr>
              <w:t>(43–47)</w:t>
            </w:r>
          </w:ins>
          <w:del w:id="368" w:author="Custer, Gordon" w:date="2023-10-02T11:08:00Z">
            <w:r w:rsidR="009B2002" w:rsidRPr="008A6633" w:rsidDel="008A6633">
              <w:rPr>
                <w:rFonts w:ascii="Times New Roman" w:hAnsi="Times New Roman" w:cs="Times New Roman"/>
                <w:color w:val="000000"/>
              </w:rPr>
              <w:delText>(44–48)</w:delText>
            </w:r>
          </w:del>
        </w:sdtContent>
      </w:sdt>
      <w:r w:rsidRPr="001A7742">
        <w:rPr>
          <w:rFonts w:ascii="Times New Roman" w:hAnsi="Times New Roman" w:cs="Times New Roman"/>
          <w:color w:val="000000" w:themeColor="text1"/>
        </w:rPr>
        <w:t xml:space="preserve">. The enzymes measured </w:t>
      </w:r>
      <w:r w:rsidRPr="001A7742">
        <w:rPr>
          <w:rFonts w:ascii="Times New Roman" w:hAnsi="Times New Roman" w:cs="Times New Roman"/>
          <w:color w:val="000000" w:themeColor="text1"/>
        </w:rPr>
        <w:lastRenderedPageBreak/>
        <w:t>include ß-glucosidase (BG), β-</w:t>
      </w:r>
      <w:proofErr w:type="spellStart"/>
      <w:r w:rsidRPr="001A7742">
        <w:rPr>
          <w:rFonts w:ascii="Times New Roman" w:hAnsi="Times New Roman" w:cs="Times New Roman"/>
          <w:color w:val="000000" w:themeColor="text1"/>
        </w:rPr>
        <w:t>xylosidase</w:t>
      </w:r>
      <w:proofErr w:type="spellEnd"/>
      <w:r w:rsidRPr="001A7742">
        <w:rPr>
          <w:rFonts w:ascii="Times New Roman" w:hAnsi="Times New Roman" w:cs="Times New Roman"/>
          <w:color w:val="000000" w:themeColor="text1"/>
        </w:rPr>
        <w:t xml:space="preserve"> (BX), α-glucosidase (AG), </w:t>
      </w:r>
      <w:proofErr w:type="spellStart"/>
      <w:r w:rsidRPr="001A7742">
        <w:rPr>
          <w:rFonts w:ascii="Times New Roman" w:hAnsi="Times New Roman" w:cs="Times New Roman"/>
          <w:color w:val="000000" w:themeColor="text1"/>
        </w:rPr>
        <w:t>cellobiohydrolase</w:t>
      </w:r>
      <w:proofErr w:type="spellEnd"/>
      <w:r w:rsidRPr="001A7742">
        <w:rPr>
          <w:rFonts w:ascii="Times New Roman" w:hAnsi="Times New Roman" w:cs="Times New Roman"/>
          <w:color w:val="000000" w:themeColor="text1"/>
        </w:rPr>
        <w:t xml:space="preserve"> (CBH), alkaline phosphatase (PHOS), N-acetyl-ß-</w:t>
      </w:r>
      <w:proofErr w:type="spellStart"/>
      <w:r w:rsidRPr="001A7742">
        <w:rPr>
          <w:rFonts w:ascii="Times New Roman" w:hAnsi="Times New Roman" w:cs="Times New Roman"/>
          <w:color w:val="000000" w:themeColor="text1"/>
        </w:rPr>
        <w:t>glucosaminidase</w:t>
      </w:r>
      <w:proofErr w:type="spellEnd"/>
      <w:r w:rsidRPr="001A7742">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to 4000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sdt>
        <w:sdtPr>
          <w:rPr>
            <w:rFonts w:ascii="Times New Roman" w:hAnsi="Times New Roman" w:cs="Times New Roman"/>
            <w:color w:val="000000"/>
          </w:rPr>
          <w:tag w:val="MENDELEY_CITATION_v3_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"/>
          <w:id w:val="-378090185"/>
          <w:placeholder>
            <w:docPart w:val="DefaultPlaceholder_-1854013440"/>
          </w:placeholder>
        </w:sdtPr>
        <w:sdtContent>
          <w:ins w:id="369" w:author="Custer, Gordon" w:date="2023-10-02T11:14:00Z">
            <w:r w:rsidR="008A6633" w:rsidRPr="008A6633">
              <w:rPr>
                <w:rFonts w:ascii="Times New Roman" w:hAnsi="Times New Roman" w:cs="Times New Roman"/>
                <w:color w:val="000000"/>
              </w:rPr>
              <w:t>(48)</w:t>
            </w:r>
          </w:ins>
          <w:del w:id="370" w:author="Custer, Gordon" w:date="2023-10-02T11:08:00Z">
            <w:r w:rsidR="009B2002" w:rsidRPr="008A6633" w:rsidDel="008A6633">
              <w:rPr>
                <w:rFonts w:ascii="Times New Roman" w:hAnsi="Times New Roman" w:cs="Times New Roman"/>
                <w:color w:val="000000"/>
              </w:rPr>
              <w:delText>(49)</w:delText>
            </w:r>
          </w:del>
        </w:sdtContent>
      </w:sdt>
      <w:r w:rsidRPr="001A7742">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To minimize the difference between buffer and soil pH, we used a buffer pH of 7.95 which represents the mean pH of all soil samples within 1 standard deviation. In a 96-well microplate, 200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soil slurry homogenate was combined with 50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substrate and incubated at 20 </w:t>
      </w:r>
      <w:r w:rsidRPr="001A7742">
        <w:rPr>
          <w:rFonts w:ascii="Times New Roman" w:hAnsi="Times New Roman" w:cs="Times New Roman"/>
          <w:color w:val="000000" w:themeColor="text1"/>
        </w:rPr>
        <w:sym w:font="Symbol" w:char="F0B0"/>
      </w:r>
      <w:r w:rsidRPr="001A7742">
        <w:rPr>
          <w:rFonts w:ascii="Times New Roman" w:hAnsi="Times New Roman" w:cs="Times New Roman"/>
          <w:color w:val="000000" w:themeColor="text1"/>
        </w:rPr>
        <w:t>C for 1-10 hours. Four technical replicates per soil sample were used to measure fluorescence after the addition of substrates. Hydrolytic enzyme activity was measured via fluorescence on a SYNERGY HTX multi-mode reader (</w:t>
      </w:r>
      <w:proofErr w:type="spellStart"/>
      <w:r w:rsidRPr="001A7742">
        <w:rPr>
          <w:rFonts w:ascii="Times New Roman" w:hAnsi="Times New Roman" w:cs="Times New Roman"/>
          <w:color w:val="000000" w:themeColor="text1"/>
        </w:rPr>
        <w:t>BioTek</w:t>
      </w:r>
      <w:proofErr w:type="spellEnd"/>
      <w:r w:rsidRPr="001A7742">
        <w:rPr>
          <w:rFonts w:ascii="Times New Roman" w:hAnsi="Times New Roman" w:cs="Times New Roman"/>
          <w:color w:val="000000" w:themeColor="text1"/>
        </w:rPr>
        <w:sym w:font="Symbol" w:char="F0D2"/>
      </w:r>
      <w:r w:rsidRPr="001A7742">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7-amino-4-methylcoumarin hydrochloride (AMC) for LAP and 4-methylumbelliferone (MUB) for BG, BX, AG, CBH, NAG, and PHOS. </w:t>
      </w:r>
      <w:r w:rsidRPr="001A7742">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1A7742">
        <w:rPr>
          <w:rFonts w:ascii="Times New Roman" w:hAnsi="Times New Roman" w:cs="Times New Roman"/>
          <w:color w:val="000000" w:themeColor="text1"/>
          <w:shd w:val="clear" w:color="auto" w:fill="FFFFFF"/>
        </w:rPr>
        <w:t>DeForest</w:t>
      </w:r>
      <w:proofErr w:type="spellEnd"/>
      <w:r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"/>
          <w:id w:val="-1419716502"/>
          <w:placeholder>
            <w:docPart w:val="DefaultPlaceholder_-1854013440"/>
          </w:placeholder>
        </w:sdtPr>
        <w:sdtEndPr>
          <w:rPr>
            <w:shd w:val="clear" w:color="auto" w:fill="auto"/>
          </w:rPr>
        </w:sdtEndPr>
        <w:sdtContent>
          <w:ins w:id="371" w:author="Custer, Gordon" w:date="2023-10-02T11:14:00Z">
            <w:r w:rsidR="008A6633" w:rsidRPr="008A6633">
              <w:rPr>
                <w:rFonts w:ascii="Times New Roman" w:hAnsi="Times New Roman" w:cs="Times New Roman"/>
                <w:color w:val="000000"/>
              </w:rPr>
              <w:t>(46)</w:t>
            </w:r>
          </w:ins>
          <w:del w:id="372" w:author="Custer, Gordon" w:date="2023-10-02T11:08:00Z">
            <w:r w:rsidR="009B2002" w:rsidRPr="008A6633" w:rsidDel="008A6633">
              <w:rPr>
                <w:rFonts w:ascii="Times New Roman" w:hAnsi="Times New Roman" w:cs="Times New Roman"/>
                <w:color w:val="000000"/>
              </w:rPr>
              <w:delText>(47)</w:delText>
            </w:r>
          </w:del>
        </w:sdtContent>
      </w:sdt>
      <w:r w:rsidRPr="001A7742">
        <w:rPr>
          <w:rFonts w:ascii="Times New Roman" w:hAnsi="Times New Roman" w:cs="Times New Roman"/>
          <w:color w:val="000000" w:themeColor="text1"/>
          <w:shd w:val="clear" w:color="auto" w:fill="FFFFFF"/>
        </w:rPr>
        <w:t xml:space="preserve"> and were reported as nmol of substrate converted per hour per g soil dry mass (nmol h</w:t>
      </w:r>
      <w:r w:rsidRPr="001A7742">
        <w:rPr>
          <w:rFonts w:ascii="Times New Roman" w:hAnsi="Times New Roman" w:cs="Times New Roman"/>
          <w:color w:val="000000" w:themeColor="text1"/>
          <w:vertAlign w:val="superscript"/>
        </w:rPr>
        <w:t>-1</w:t>
      </w:r>
      <w:r w:rsidRPr="001A7742">
        <w:rPr>
          <w:rFonts w:ascii="Times New Roman" w:hAnsi="Times New Roman" w:cs="Times New Roman"/>
          <w:color w:val="000000" w:themeColor="text1"/>
          <w:shd w:val="clear" w:color="auto" w:fill="FFFFFF"/>
        </w:rPr>
        <w:t> g</w:t>
      </w:r>
      <w:r w:rsidRPr="001A7742">
        <w:rPr>
          <w:rFonts w:ascii="Times New Roman" w:hAnsi="Times New Roman" w:cs="Times New Roman"/>
          <w:color w:val="000000" w:themeColor="text1"/>
          <w:vertAlign w:val="superscript"/>
        </w:rPr>
        <w:t>-1</w:t>
      </w:r>
      <w:r w:rsidRPr="001A7742">
        <w:rPr>
          <w:rFonts w:ascii="Times New Roman" w:hAnsi="Times New Roman" w:cs="Times New Roman"/>
          <w:color w:val="000000" w:themeColor="text1"/>
          <w:shd w:val="clear" w:color="auto" w:fill="FFFFFF"/>
        </w:rPr>
        <w:t>).</w:t>
      </w:r>
      <w:r w:rsidRPr="001A7742">
        <w:rPr>
          <w:rFonts w:ascii="Times New Roman" w:hAnsi="Times New Roman" w:cs="Times New Roman"/>
          <w:color w:val="000000" w:themeColor="text1"/>
        </w:rPr>
        <w:t xml:space="preserve"> The incubation time and substrate concentration, from the preliminary assay, producing the highest </w:t>
      </w:r>
      <w:r w:rsidRPr="001A7742">
        <w:rPr>
          <w:rFonts w:ascii="Times New Roman" w:hAnsi="Times New Roman" w:cs="Times New Roman"/>
          <w:color w:val="000000" w:themeColor="text1"/>
        </w:rPr>
        <w:lastRenderedPageBreak/>
        <w:t>average enzyme activity were selected for each enzyme. This resulted in a single substrate concentration and incubation time to be used for each enzyme across all samples for final enzyme assays. Final enzyme assays for all samples were done similarly to the preliminary assays but using the substrate concentration and incubation time that resulted in the maximum potential enzyme activity (Vmax). One sample from each plot was used for enzyme analysis for a total of 20 samples at each time point and 60 samples across the three time points.</w:t>
      </w:r>
    </w:p>
    <w:p w14:paraId="0A9E652C"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799BF6C3"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Microbiome library preparation</w:t>
      </w:r>
    </w:p>
    <w:p w14:paraId="6F56965E" w14:textId="77777777"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1A7742">
        <w:rPr>
          <w:rFonts w:ascii="Times New Roman" w:hAnsi="Times New Roman" w:cs="Times New Roman"/>
          <w:color w:val="000000" w:themeColor="text1"/>
          <w:shd w:val="clear" w:color="auto" w:fill="FFFFFF"/>
        </w:rPr>
        <w:t>PowerSoil</w:t>
      </w:r>
      <w:proofErr w:type="spellEnd"/>
      <w:r w:rsidRPr="001A7742">
        <w:rPr>
          <w:rFonts w:ascii="Times New Roman" w:hAnsi="Times New Roman" w:cs="Times New Roman"/>
          <w:color w:val="000000" w:themeColor="text1"/>
          <w:shd w:val="clear" w:color="auto" w:fill="FFFFFF"/>
        </w:rPr>
        <w:t xml:space="preserve"> extraction kits (</w:t>
      </w:r>
      <w:r w:rsidRPr="001A7742">
        <w:rPr>
          <w:rFonts w:ascii="Times New Roman" w:hAnsi="Times New Roman" w:cs="Times New Roman"/>
          <w:color w:val="000000" w:themeColor="text1"/>
        </w:rPr>
        <w:t>MO BIO, Carlsbad, CA</w:t>
      </w:r>
      <w:r w:rsidRPr="001A7742">
        <w:rPr>
          <w:rFonts w:ascii="Times New Roman" w:hAnsi="Times New Roman" w:cs="Times New Roman"/>
          <w:color w:val="000000" w:themeColor="text1"/>
          <w:shd w:val="clear" w:color="auto" w:fill="FFFFFF"/>
        </w:rPr>
        <w:t xml:space="preserve">) according to the manufacturer’s instructions. Soil DNA extracts were stored at -20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until PCR and library preparation. </w:t>
      </w:r>
    </w:p>
    <w:p w14:paraId="67D373FB" w14:textId="1D87CA55" w:rsidR="00740E69" w:rsidRPr="001A7742" w:rsidRDefault="00740E69" w:rsidP="000A3F6D">
      <w:pPr>
        <w:spacing w:line="480" w:lineRule="auto"/>
        <w:ind w:firstLine="720"/>
        <w:rPr>
          <w:rFonts w:ascii="Times New Roman" w:hAnsi="Times New Roman" w:cs="Times New Roman"/>
          <w:color w:val="000000" w:themeColor="text1"/>
        </w:rPr>
      </w:pPr>
      <w:r w:rsidRPr="001A7742">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To amplify the V4 region of the bacterial 16S rRNA gene the modified </w:t>
      </w:r>
      <w:r w:rsidRPr="001A7742">
        <w:rPr>
          <w:rFonts w:ascii="Times New Roman" w:hAnsi="Times New Roman" w:cs="Times New Roman"/>
          <w:color w:val="000000" w:themeColor="text1"/>
          <w:spacing w:val="-1"/>
          <w:shd w:val="clear" w:color="auto" w:fill="FFFFFF"/>
        </w:rPr>
        <w:t>515F (5’-GTGYCAGCMGCCGC GGTAA-3’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"/>
          <w:id w:val="352772794"/>
          <w:placeholder>
            <w:docPart w:val="DefaultPlaceholder_-1854013440"/>
          </w:placeholder>
        </w:sdtPr>
        <w:sdtContent>
          <w:ins w:id="373" w:author="Custer, Gordon" w:date="2023-10-02T11:14:00Z">
            <w:r w:rsidR="008A6633" w:rsidRPr="008A6633">
              <w:rPr>
                <w:rFonts w:ascii="Times New Roman" w:hAnsi="Times New Roman" w:cs="Times New Roman"/>
                <w:color w:val="000000"/>
              </w:rPr>
              <w:t>(49)</w:t>
            </w:r>
          </w:ins>
          <w:del w:id="374" w:author="Custer, Gordon" w:date="2023-10-02T11:08:00Z">
            <w:r w:rsidR="009B2002" w:rsidRPr="008A6633" w:rsidDel="008A6633">
              <w:rPr>
                <w:rFonts w:ascii="Times New Roman" w:hAnsi="Times New Roman" w:cs="Times New Roman"/>
                <w:color w:val="000000"/>
              </w:rPr>
              <w:delText>(50)</w:delText>
            </w:r>
          </w:del>
        </w:sdtContent>
      </w:sdt>
      <w:r w:rsidRPr="001A7742">
        <w:rPr>
          <w:rFonts w:ascii="Times New Roman" w:hAnsi="Times New Roman" w:cs="Times New Roman"/>
          <w:color w:val="000000" w:themeColor="text1"/>
        </w:rPr>
        <w:t xml:space="preserve"> and </w:t>
      </w:r>
      <w:r w:rsidRPr="001A7742">
        <w:rPr>
          <w:rFonts w:ascii="Times New Roman" w:hAnsi="Times New Roman" w:cs="Times New Roman"/>
          <w:color w:val="000000" w:themeColor="text1"/>
          <w:spacing w:val="-1"/>
          <w:shd w:val="clear" w:color="auto" w:fill="FFFFFF"/>
        </w:rPr>
        <w:t>806R (5’-GGACTACNVGGGTWTCTAAT-3’)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"/>
          <w:id w:val="-1584364866"/>
          <w:placeholder>
            <w:docPart w:val="DefaultPlaceholder_-1854013440"/>
          </w:placeholder>
        </w:sdtPr>
        <w:sdtContent>
          <w:ins w:id="375" w:author="Custer, Gordon" w:date="2023-10-02T11:14:00Z">
            <w:r w:rsidR="008A6633" w:rsidRPr="008A6633">
              <w:rPr>
                <w:rFonts w:ascii="Times New Roman" w:hAnsi="Times New Roman" w:cs="Times New Roman"/>
                <w:color w:val="000000"/>
              </w:rPr>
              <w:t>(50)</w:t>
            </w:r>
          </w:ins>
          <w:del w:id="376" w:author="Custer, Gordon" w:date="2023-10-02T11:08:00Z">
            <w:r w:rsidR="009B2002" w:rsidRPr="008A6633" w:rsidDel="008A6633">
              <w:rPr>
                <w:rFonts w:ascii="Times New Roman" w:hAnsi="Times New Roman" w:cs="Times New Roman"/>
                <w:color w:val="000000"/>
              </w:rPr>
              <w:delText>(51)</w:delText>
            </w:r>
          </w:del>
        </w:sdtContent>
      </w:sdt>
      <w:r w:rsidRPr="001A7742">
        <w:rPr>
          <w:rFonts w:ascii="Times New Roman" w:hAnsi="Times New Roman" w:cs="Times New Roman"/>
          <w:color w:val="000000" w:themeColor="text1"/>
        </w:rPr>
        <w:t xml:space="preserve"> primers were used. For the ITS1 region of the fungal genome, the primers </w:t>
      </w:r>
      <w:r w:rsidRPr="001A7742">
        <w:rPr>
          <w:rFonts w:ascii="Times New Roman" w:hAnsi="Times New Roman" w:cs="Times New Roman"/>
          <w:color w:val="000000" w:themeColor="text1"/>
          <w:spacing w:val="-1"/>
          <w:shd w:val="clear" w:color="auto" w:fill="FFFFFF"/>
        </w:rPr>
        <w:t>ITS1F (5'-CTTGGTCATTTAGAGGAAGTAA-3')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"/>
          <w:id w:val="-964508747"/>
          <w:placeholder>
            <w:docPart w:val="DefaultPlaceholder_-1854013440"/>
          </w:placeholder>
        </w:sdtPr>
        <w:sdtContent>
          <w:ins w:id="377" w:author="Custer, Gordon" w:date="2023-10-02T11:14:00Z">
            <w:r w:rsidR="008A6633" w:rsidRPr="008A6633">
              <w:rPr>
                <w:rFonts w:ascii="Times New Roman" w:hAnsi="Times New Roman" w:cs="Times New Roman"/>
                <w:color w:val="000000"/>
              </w:rPr>
              <w:t>(51)</w:t>
            </w:r>
          </w:ins>
          <w:del w:id="378" w:author="Custer, Gordon" w:date="2023-10-02T11:08:00Z">
            <w:r w:rsidR="009B2002" w:rsidRPr="008A6633" w:rsidDel="008A6633">
              <w:rPr>
                <w:rFonts w:ascii="Times New Roman" w:hAnsi="Times New Roman" w:cs="Times New Roman"/>
                <w:color w:val="000000"/>
              </w:rPr>
              <w:delText>(52)</w:delText>
            </w:r>
          </w:del>
        </w:sdtContent>
      </w:sdt>
      <w:r w:rsidRPr="001A7742">
        <w:rPr>
          <w:rFonts w:ascii="Times New Roman" w:hAnsi="Times New Roman" w:cs="Times New Roman"/>
          <w:color w:val="000000" w:themeColor="text1"/>
        </w:rPr>
        <w:t xml:space="preserve"> and </w:t>
      </w:r>
      <w:r w:rsidRPr="001A7742">
        <w:rPr>
          <w:rFonts w:ascii="Times New Roman" w:hAnsi="Times New Roman" w:cs="Times New Roman"/>
          <w:color w:val="000000" w:themeColor="text1"/>
          <w:spacing w:val="-1"/>
          <w:shd w:val="clear" w:color="auto" w:fill="FFFFFF"/>
        </w:rPr>
        <w:t>ITS2 (3'-CGTAGCTACTTCTTGCGTCG-5')</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"/>
          <w:id w:val="1638532563"/>
          <w:placeholder>
            <w:docPart w:val="DefaultPlaceholder_-1854013440"/>
          </w:placeholder>
        </w:sdtPr>
        <w:sdtContent>
          <w:ins w:id="379" w:author="Custer, Gordon" w:date="2023-10-02T11:14:00Z">
            <w:r w:rsidR="008A6633" w:rsidRPr="008A6633">
              <w:rPr>
                <w:rFonts w:ascii="Times New Roman" w:hAnsi="Times New Roman" w:cs="Times New Roman"/>
                <w:color w:val="000000"/>
              </w:rPr>
              <w:t>(52)</w:t>
            </w:r>
          </w:ins>
          <w:del w:id="380" w:author="Custer, Gordon" w:date="2023-10-02T11:08:00Z">
            <w:r w:rsidR="009B2002" w:rsidRPr="008A6633" w:rsidDel="008A6633">
              <w:rPr>
                <w:rFonts w:ascii="Times New Roman" w:hAnsi="Times New Roman" w:cs="Times New Roman"/>
                <w:color w:val="000000"/>
              </w:rPr>
              <w:delText>(53)</w:delText>
            </w:r>
          </w:del>
        </w:sdtContent>
      </w:sdt>
      <w:r w:rsidRPr="001A7742">
        <w:rPr>
          <w:rFonts w:ascii="Times New Roman" w:hAnsi="Times New Roman" w:cs="Times New Roman"/>
          <w:color w:val="000000" w:themeColor="text1"/>
        </w:rPr>
        <w:t xml:space="preserve"> were used. Environmental DNA (eDNA) was normalized to 10 ng/</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before amplification. The 15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reactions contained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5x Kapa HiFi </w:t>
      </w:r>
      <w:proofErr w:type="spellStart"/>
      <w:r w:rsidRPr="001A7742">
        <w:rPr>
          <w:rFonts w:ascii="Times New Roman" w:hAnsi="Times New Roman" w:cs="Times New Roman"/>
          <w:color w:val="000000" w:themeColor="text1"/>
        </w:rPr>
        <w:t>HotStart</w:t>
      </w:r>
      <w:proofErr w:type="spellEnd"/>
      <w:r w:rsidRPr="001A7742">
        <w:rPr>
          <w:rFonts w:ascii="Times New Roman" w:hAnsi="Times New Roman" w:cs="Times New Roman"/>
          <w:color w:val="000000" w:themeColor="text1"/>
        </w:rPr>
        <w:t xml:space="preserve"> PCR buffer (Roche, Basel, Switzerland), 0.45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10M dNTPs, 0.3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Kapa HiFi </w:t>
      </w:r>
      <w:proofErr w:type="spellStart"/>
      <w:r w:rsidRPr="001A7742">
        <w:rPr>
          <w:rFonts w:ascii="Times New Roman" w:hAnsi="Times New Roman" w:cs="Times New Roman"/>
          <w:color w:val="000000" w:themeColor="text1"/>
        </w:rPr>
        <w:t>HotStart</w:t>
      </w:r>
      <w:proofErr w:type="spellEnd"/>
      <w:r w:rsidRPr="001A7742">
        <w:rPr>
          <w:rFonts w:ascii="Times New Roman" w:hAnsi="Times New Roman" w:cs="Times New Roman"/>
          <w:color w:val="000000" w:themeColor="text1"/>
        </w:rPr>
        <w:t xml:space="preserve"> DNA polymerase (Roche, Basel, Switzerland), 3.25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HPLC H</w:t>
      </w:r>
      <w:r w:rsidRPr="001A7742">
        <w:rPr>
          <w:rFonts w:ascii="Times New Roman" w:hAnsi="Times New Roman" w:cs="Times New Roman"/>
          <w:color w:val="000000" w:themeColor="text1"/>
          <w:vertAlign w:val="subscript"/>
        </w:rPr>
        <w:t>2</w:t>
      </w:r>
      <w:r w:rsidRPr="001A7742">
        <w:rPr>
          <w:rFonts w:ascii="Times New Roman" w:hAnsi="Times New Roman" w:cs="Times New Roman"/>
          <w:color w:val="000000" w:themeColor="text1"/>
        </w:rPr>
        <w:t xml:space="preserve">O, 6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appropriately paired barcoded primers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forward and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reverse), and 2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the diluted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eDNA sample. In a two-step process, eDNA was amplified and barcoded, then Illumina adaptors were added. In the amplification and </w:t>
      </w:r>
      <w:r w:rsidRPr="001A7742">
        <w:rPr>
          <w:rFonts w:ascii="Times New Roman" w:hAnsi="Times New Roman" w:cs="Times New Roman"/>
          <w:color w:val="000000" w:themeColor="text1"/>
        </w:rPr>
        <w:lastRenderedPageBreak/>
        <w:t xml:space="preserve">barcoding step, the following PCR conditions were used:  95 </w:t>
      </w:r>
      <w:r w:rsidRPr="001A7742">
        <w:rPr>
          <w:rFonts w:ascii="Times New Roman" w:hAnsi="Times New Roman" w:cs="Times New Roman"/>
          <w:color w:val="000000" w:themeColor="text1"/>
        </w:rPr>
        <w:sym w:font="Symbol" w:char="00B0"/>
      </w:r>
      <w:proofErr w:type="gramStart"/>
      <w:r w:rsidRPr="001A7742">
        <w:rPr>
          <w:rFonts w:ascii="Times New Roman" w:hAnsi="Times New Roman" w:cs="Times New Roman"/>
          <w:color w:val="000000" w:themeColor="text1"/>
        </w:rPr>
        <w:t>C  for</w:t>
      </w:r>
      <w:proofErr w:type="gramEnd"/>
      <w:r w:rsidRPr="001A7742">
        <w:rPr>
          <w:rFonts w:ascii="Times New Roman" w:hAnsi="Times New Roman" w:cs="Times New Roman"/>
          <w:color w:val="000000" w:themeColor="text1"/>
        </w:rPr>
        <w:t xml:space="preserve"> 3 min (1 cycle), 15 cycles of 98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62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and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1A7742">
        <w:rPr>
          <w:rFonts w:ascii="Times New Roman" w:hAnsi="Times New Roman" w:cs="Times New Roman"/>
          <w:color w:val="000000" w:themeColor="text1"/>
        </w:rPr>
        <w:t>Axygen’s</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AxyPrep</w:t>
      </w:r>
      <w:proofErr w:type="spellEnd"/>
      <w:r w:rsidRPr="001A7742">
        <w:rPr>
          <w:rFonts w:ascii="Times New Roman" w:hAnsi="Times New Roman" w:cs="Times New Roman"/>
          <w:color w:val="000000" w:themeColor="text1"/>
        </w:rPr>
        <w:t xml:space="preserve"> Mag PCR Clean-up Kit according to manufacturer instructions without the addition of TE buffer (</w:t>
      </w:r>
      <w:proofErr w:type="spellStart"/>
      <w:r w:rsidRPr="001A7742">
        <w:rPr>
          <w:rFonts w:ascii="Times New Roman" w:hAnsi="Times New Roman" w:cs="Times New Roman"/>
          <w:color w:val="000000" w:themeColor="text1"/>
        </w:rPr>
        <w:t>Axygen</w:t>
      </w:r>
      <w:proofErr w:type="spellEnd"/>
      <w:r w:rsidRPr="001A7742">
        <w:rPr>
          <w:rFonts w:ascii="Times New Roman" w:hAnsi="Times New Roman" w:cs="Times New Roman"/>
          <w:color w:val="000000" w:themeColor="text1"/>
        </w:rPr>
        <w:t xml:space="preserve"> Biosciences, Union City, CA). In the second step of the PCR, Illumina barcodes were added to our DNA samples. Each reaction in this step consists of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cleaned PCR product from the first step and 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w:t>
      </w:r>
      <w:proofErr w:type="spellStart"/>
      <w:r w:rsidRPr="001A7742">
        <w:rPr>
          <w:rFonts w:ascii="Times New Roman" w:hAnsi="Times New Roman" w:cs="Times New Roman"/>
          <w:color w:val="000000" w:themeColor="text1"/>
        </w:rPr>
        <w:t>FlowCell</w:t>
      </w:r>
      <w:proofErr w:type="spellEnd"/>
      <w:r w:rsidRPr="001A7742">
        <w:rPr>
          <w:rFonts w:ascii="Times New Roman" w:hAnsi="Times New Roman" w:cs="Times New Roman"/>
          <w:color w:val="000000" w:themeColor="text1"/>
        </w:rPr>
        <w:t xml:space="preserve"> master mix consisting of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of 5x Phusion HF buffer (</w:t>
      </w:r>
      <w:proofErr w:type="spellStart"/>
      <w:r w:rsidRPr="001A7742">
        <w:rPr>
          <w:rFonts w:ascii="Times New Roman" w:hAnsi="Times New Roman" w:cs="Times New Roman"/>
          <w:color w:val="000000" w:themeColor="text1"/>
        </w:rPr>
        <w:t>Thermo</w:t>
      </w:r>
      <w:proofErr w:type="spellEnd"/>
      <w:r w:rsidRPr="001A7742">
        <w:rPr>
          <w:rFonts w:ascii="Times New Roman" w:hAnsi="Times New Roman" w:cs="Times New Roman"/>
          <w:color w:val="000000" w:themeColor="text1"/>
        </w:rPr>
        <w:t xml:space="preserve"> Fisher Scientific, Waltham, MA, USA), 0.45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10M dNTPs, 0.3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Kapa HiFi </w:t>
      </w:r>
      <w:proofErr w:type="spellStart"/>
      <w:r w:rsidRPr="001A7742">
        <w:rPr>
          <w:rFonts w:ascii="Times New Roman" w:hAnsi="Times New Roman" w:cs="Times New Roman"/>
          <w:color w:val="000000" w:themeColor="text1"/>
        </w:rPr>
        <w:t>HotStart</w:t>
      </w:r>
      <w:proofErr w:type="spellEnd"/>
      <w:r w:rsidRPr="001A7742">
        <w:rPr>
          <w:rFonts w:ascii="Times New Roman" w:hAnsi="Times New Roman" w:cs="Times New Roman"/>
          <w:color w:val="000000" w:themeColor="text1"/>
        </w:rPr>
        <w:t xml:space="preserve"> DNA polymerase (Roche, Basel, Switzerland), 0.5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M forward (</w:t>
      </w:r>
      <w:r w:rsidRPr="001A7742">
        <w:rPr>
          <w:rFonts w:ascii="Times New Roman" w:hAnsi="Times New Roman" w:cs="Times New Roman"/>
          <w:color w:val="000000" w:themeColor="text1"/>
          <w:spacing w:val="-1"/>
          <w:shd w:val="clear" w:color="auto" w:fill="FFFFFF"/>
        </w:rPr>
        <w:t>AATGATACGGCGACCACCGAGATCTACACTCGTCGGCAGCGTC</w:t>
      </w:r>
      <w:r w:rsidRPr="001A7742">
        <w:rPr>
          <w:rFonts w:ascii="Times New Roman" w:hAnsi="Times New Roman" w:cs="Times New Roman"/>
          <w:color w:val="000000" w:themeColor="text1"/>
        </w:rPr>
        <w:t>) and reverse (</w:t>
      </w:r>
      <w:r w:rsidRPr="001A7742">
        <w:rPr>
          <w:rFonts w:ascii="Times New Roman" w:hAnsi="Times New Roman" w:cs="Times New Roman"/>
          <w:color w:val="000000" w:themeColor="text1"/>
          <w:spacing w:val="-1"/>
          <w:shd w:val="clear" w:color="auto" w:fill="FFFFFF"/>
        </w:rPr>
        <w:t>CAAGCAGAAGACGGCATACGAGATGTCTCGTGGGCTCGG</w:t>
      </w:r>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FlowCell</w:t>
      </w:r>
      <w:proofErr w:type="spellEnd"/>
      <w:r w:rsidRPr="001A7742">
        <w:rPr>
          <w:rFonts w:ascii="Times New Roman" w:hAnsi="Times New Roman" w:cs="Times New Roman"/>
          <w:color w:val="000000" w:themeColor="text1"/>
        </w:rPr>
        <w:t xml:space="preserve"> primers, and 0.75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HPLC H</w:t>
      </w:r>
      <w:r w:rsidRPr="001A7742">
        <w:rPr>
          <w:rFonts w:ascii="Times New Roman" w:hAnsi="Times New Roman" w:cs="Times New Roman"/>
          <w:color w:val="000000" w:themeColor="text1"/>
          <w:vertAlign w:val="subscript"/>
        </w:rPr>
        <w:t>2</w:t>
      </w:r>
      <w:r w:rsidRPr="001A7742">
        <w:rPr>
          <w:rFonts w:ascii="Times New Roman" w:hAnsi="Times New Roman" w:cs="Times New Roman"/>
          <w:color w:val="000000" w:themeColor="text1"/>
        </w:rPr>
        <w:t xml:space="preserve">O. In the Illumina adaptor addition step, the following PCR conditions were used:  95 </w:t>
      </w:r>
      <w:r w:rsidRPr="001A7742">
        <w:rPr>
          <w:rFonts w:ascii="Times New Roman" w:hAnsi="Times New Roman" w:cs="Times New Roman"/>
          <w:color w:val="000000" w:themeColor="text1"/>
        </w:rPr>
        <w:sym w:font="Symbol" w:char="00B0"/>
      </w:r>
      <w:proofErr w:type="gramStart"/>
      <w:r w:rsidRPr="001A7742">
        <w:rPr>
          <w:rFonts w:ascii="Times New Roman" w:hAnsi="Times New Roman" w:cs="Times New Roman"/>
          <w:color w:val="000000" w:themeColor="text1"/>
        </w:rPr>
        <w:t>C  for</w:t>
      </w:r>
      <w:proofErr w:type="gramEnd"/>
      <w:r w:rsidRPr="001A7742">
        <w:rPr>
          <w:rFonts w:ascii="Times New Roman" w:hAnsi="Times New Roman" w:cs="Times New Roman"/>
          <w:color w:val="000000" w:themeColor="text1"/>
        </w:rPr>
        <w:t xml:space="preserve"> 3 min (1 cycle), 19 cycles of 98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55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and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5 min (1 cycle). PCR products from the second step were cleaned using GSAF’s modified </w:t>
      </w:r>
      <w:proofErr w:type="spellStart"/>
      <w:r w:rsidRPr="001A7742">
        <w:rPr>
          <w:rFonts w:ascii="Times New Roman" w:hAnsi="Times New Roman" w:cs="Times New Roman"/>
          <w:color w:val="000000" w:themeColor="text1"/>
        </w:rPr>
        <w:t>MagBead</w:t>
      </w:r>
      <w:proofErr w:type="spellEnd"/>
      <w:r w:rsidRPr="001A7742">
        <w:rPr>
          <w:rFonts w:ascii="Times New Roman" w:hAnsi="Times New Roman" w:cs="Times New Roman"/>
          <w:color w:val="000000" w:themeColor="text1"/>
        </w:rPr>
        <w:t xml:space="preserve"> protocol and </w:t>
      </w:r>
      <w:proofErr w:type="spellStart"/>
      <w:r w:rsidRPr="001A7742">
        <w:rPr>
          <w:rFonts w:ascii="Times New Roman" w:hAnsi="Times New Roman" w:cs="Times New Roman"/>
          <w:color w:val="000000" w:themeColor="text1"/>
        </w:rPr>
        <w:t>Axygen’s</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AxyPrep</w:t>
      </w:r>
      <w:proofErr w:type="spellEnd"/>
      <w:r w:rsidRPr="001A7742">
        <w:rPr>
          <w:rFonts w:ascii="Times New Roman" w:hAnsi="Times New Roman" w:cs="Times New Roman"/>
          <w:color w:val="000000" w:themeColor="text1"/>
        </w:rPr>
        <w:t xml:space="preserve"> Mag PCR Clean-up Kit. Following cleaning, sample concentration was checked using a Synergy HTX Take 3 trio plate reader. Sample DNA concentrations were then normalized and combined, and the final library concentration was checked using qPCR. The final library was sent for sequencing at </w:t>
      </w:r>
      <w:proofErr w:type="spellStart"/>
      <w:r w:rsidRPr="001A7742">
        <w:rPr>
          <w:rFonts w:ascii="Times New Roman" w:hAnsi="Times New Roman" w:cs="Times New Roman"/>
          <w:color w:val="000000" w:themeColor="text1"/>
        </w:rPr>
        <w:t>Psomagen</w:t>
      </w:r>
      <w:proofErr w:type="spellEnd"/>
      <w:r w:rsidRPr="001A7742">
        <w:rPr>
          <w:rFonts w:ascii="Times New Roman" w:hAnsi="Times New Roman" w:cs="Times New Roman"/>
          <w:color w:val="000000" w:themeColor="text1"/>
        </w:rPr>
        <w:t xml:space="preserve"> genomic sequencing and analysis facility (Rockville, MD) on their NovaSeq6000 using paired-end 2 x 250 bp chemistry with a 10% </w:t>
      </w:r>
      <w:proofErr w:type="spellStart"/>
      <w:r w:rsidRPr="001A7742">
        <w:rPr>
          <w:rFonts w:ascii="Times New Roman" w:hAnsi="Times New Roman" w:cs="Times New Roman"/>
          <w:color w:val="000000" w:themeColor="text1"/>
        </w:rPr>
        <w:t>PhiX</w:t>
      </w:r>
      <w:proofErr w:type="spellEnd"/>
      <w:r w:rsidRPr="001A7742">
        <w:rPr>
          <w:rFonts w:ascii="Times New Roman" w:hAnsi="Times New Roman" w:cs="Times New Roman"/>
          <w:color w:val="000000" w:themeColor="text1"/>
        </w:rPr>
        <w:t xml:space="preserve"> spike in. Both the fungal and bacterial libraries we sequenced together on a single lane and were separated bioinformatically. </w:t>
      </w:r>
    </w:p>
    <w:p w14:paraId="36154A50" w14:textId="77777777" w:rsidR="00740E69" w:rsidRPr="001A7742" w:rsidRDefault="00740E69" w:rsidP="00A42EBF">
      <w:pPr>
        <w:spacing w:line="480" w:lineRule="auto"/>
        <w:rPr>
          <w:rFonts w:ascii="Times New Roman" w:hAnsi="Times New Roman" w:cs="Times New Roman"/>
          <w:i/>
          <w:iCs/>
          <w:color w:val="000000" w:themeColor="text1"/>
        </w:rPr>
      </w:pPr>
    </w:p>
    <w:p w14:paraId="69D0A8A4" w14:textId="77777777" w:rsidR="00740E69" w:rsidRPr="001A7742" w:rsidRDefault="00740E69" w:rsidP="00A42EBF">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Bioinformatic processing of sequence data</w:t>
      </w:r>
    </w:p>
    <w:p w14:paraId="04E283A8" w14:textId="353163FA" w:rsidR="00740E69" w:rsidRPr="001A7742" w:rsidRDefault="00740E69" w:rsidP="00A42EBF">
      <w:pPr>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rPr>
        <w:lastRenderedPageBreak/>
        <w:t xml:space="preserve">Sequence data were processed using </w:t>
      </w:r>
      <w:proofErr w:type="spellStart"/>
      <w:r w:rsidRPr="001A7742">
        <w:rPr>
          <w:rFonts w:ascii="Times New Roman" w:hAnsi="Times New Roman" w:cs="Times New Roman"/>
          <w:color w:val="000000" w:themeColor="text1"/>
        </w:rPr>
        <w:t>vsearch</w:t>
      </w:r>
      <w:proofErr w:type="spellEnd"/>
      <w:r w:rsidRPr="001A7742">
        <w:rPr>
          <w:rFonts w:ascii="Times New Roman" w:hAnsi="Times New Roman" w:cs="Times New Roman"/>
          <w:color w:val="000000" w:themeColor="text1"/>
        </w:rPr>
        <w:t xml:space="preserve"> 2.9.0 </w:t>
      </w:r>
      <w:sdt>
        <w:sdtPr>
          <w:rPr>
            <w:rFonts w:ascii="Times New Roman" w:hAnsi="Times New Roman" w:cs="Times New Roman"/>
            <w:color w:val="000000"/>
          </w:rPr>
          <w:tag w:val="MENDELEY_CITATION_v3_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"/>
          <w:id w:val="1803261659"/>
          <w:placeholder>
            <w:docPart w:val="DefaultPlaceholder_-1854013440"/>
          </w:placeholder>
        </w:sdtPr>
        <w:sdtContent>
          <w:ins w:id="381" w:author="Custer, Gordon" w:date="2023-10-02T11:14:00Z">
            <w:r w:rsidR="008A6633" w:rsidRPr="008A6633">
              <w:rPr>
                <w:rFonts w:ascii="Times New Roman" w:hAnsi="Times New Roman" w:cs="Times New Roman"/>
                <w:color w:val="000000"/>
              </w:rPr>
              <w:t>(53)</w:t>
            </w:r>
          </w:ins>
          <w:del w:id="382" w:author="Custer, Gordon" w:date="2023-10-02T11:08:00Z">
            <w:r w:rsidR="009B2002" w:rsidRPr="008A6633" w:rsidDel="008A6633">
              <w:rPr>
                <w:rFonts w:ascii="Times New Roman" w:hAnsi="Times New Roman" w:cs="Times New Roman"/>
                <w:color w:val="000000"/>
              </w:rPr>
              <w:delText>(54)</w:delText>
            </w:r>
          </w:del>
        </w:sdtContent>
      </w:sdt>
      <w:r w:rsidRPr="001A7742">
        <w:rPr>
          <w:rFonts w:ascii="Times New Roman" w:hAnsi="Times New Roman" w:cs="Times New Roman"/>
          <w:color w:val="000000" w:themeColor="text1"/>
        </w:rPr>
        <w:t xml:space="preserve">. Paired-end reads were merged and reads with more than a single estimated error were removed. Reads were clustered into operational taxonomic units using a 99% similarity threshold. Taxonomy was assigned using the </w:t>
      </w:r>
      <w:proofErr w:type="spellStart"/>
      <w:r w:rsidRPr="001A7742">
        <w:rPr>
          <w:rFonts w:ascii="Times New Roman" w:hAnsi="Times New Roman" w:cs="Times New Roman"/>
          <w:color w:val="000000" w:themeColor="text1"/>
        </w:rPr>
        <w:t>sintax</w:t>
      </w:r>
      <w:proofErr w:type="spellEnd"/>
      <w:r w:rsidRPr="001A7742">
        <w:rPr>
          <w:rFonts w:ascii="Times New Roman" w:hAnsi="Times New Roman" w:cs="Times New Roman"/>
          <w:color w:val="000000" w:themeColor="text1"/>
        </w:rPr>
        <w:t xml:space="preserve"> algorithm </w:t>
      </w:r>
      <w:sdt>
        <w:sdtPr>
          <w:rPr>
            <w:rFonts w:ascii="Times New Roman" w:hAnsi="Times New Roman" w:cs="Times New Roman"/>
            <w:color w:val="000000"/>
          </w:rPr>
          <w:tag w:val="MENDELEY_CITATION_v3_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"/>
          <w:id w:val="-2113431180"/>
          <w:placeholder>
            <w:docPart w:val="DefaultPlaceholder_-1854013440"/>
          </w:placeholder>
        </w:sdtPr>
        <w:sdtContent>
          <w:ins w:id="383" w:author="Custer, Gordon" w:date="2023-10-02T11:14:00Z">
            <w:r w:rsidR="008A6633" w:rsidRPr="008A6633">
              <w:rPr>
                <w:rFonts w:ascii="Times New Roman" w:hAnsi="Times New Roman" w:cs="Times New Roman"/>
                <w:color w:val="000000"/>
              </w:rPr>
              <w:t>(54)</w:t>
            </w:r>
          </w:ins>
          <w:del w:id="384" w:author="Custer, Gordon" w:date="2023-10-02T11:08:00Z">
            <w:r w:rsidR="009B2002" w:rsidRPr="008A6633" w:rsidDel="008A6633">
              <w:rPr>
                <w:rFonts w:ascii="Times New Roman" w:hAnsi="Times New Roman" w:cs="Times New Roman"/>
                <w:color w:val="000000"/>
              </w:rPr>
              <w:delText>(55)</w:delText>
            </w:r>
          </w:del>
        </w:sdtContent>
      </w:sdt>
      <w:r w:rsidRPr="001A7742">
        <w:rPr>
          <w:rFonts w:ascii="Times New Roman" w:hAnsi="Times New Roman" w:cs="Times New Roman"/>
          <w:color w:val="000000" w:themeColor="text1"/>
        </w:rPr>
        <w:t xml:space="preserve"> and the </w:t>
      </w:r>
      <w:proofErr w:type="spellStart"/>
      <w:r w:rsidRPr="001A7742">
        <w:rPr>
          <w:rFonts w:ascii="Times New Roman" w:hAnsi="Times New Roman" w:cs="Times New Roman"/>
          <w:color w:val="000000" w:themeColor="text1"/>
        </w:rPr>
        <w:t>Greengenes</w:t>
      </w:r>
      <w:proofErr w:type="spellEnd"/>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"/>
          <w:id w:val="-1146276502"/>
          <w:placeholder>
            <w:docPart w:val="DefaultPlaceholder_-1854013440"/>
          </w:placeholder>
        </w:sdtPr>
        <w:sdtContent>
          <w:ins w:id="385" w:author="Custer, Gordon" w:date="2023-10-02T11:14:00Z">
            <w:r w:rsidR="008A6633" w:rsidRPr="008A6633">
              <w:rPr>
                <w:rFonts w:ascii="Times New Roman" w:hAnsi="Times New Roman" w:cs="Times New Roman"/>
                <w:color w:val="000000"/>
              </w:rPr>
              <w:t>(55)</w:t>
            </w:r>
          </w:ins>
          <w:del w:id="386" w:author="Custer, Gordon" w:date="2023-10-02T11:08:00Z">
            <w:r w:rsidR="009B2002" w:rsidRPr="008A6633" w:rsidDel="008A6633">
              <w:rPr>
                <w:rFonts w:ascii="Times New Roman" w:hAnsi="Times New Roman" w:cs="Times New Roman"/>
                <w:color w:val="000000"/>
              </w:rPr>
              <w:delText>(56)</w:delText>
            </w:r>
          </w:del>
        </w:sdtContent>
      </w:sdt>
      <w:r w:rsidRPr="001A7742">
        <w:rPr>
          <w:rFonts w:ascii="Times New Roman" w:hAnsi="Times New Roman" w:cs="Times New Roman"/>
          <w:color w:val="000000" w:themeColor="text1"/>
        </w:rPr>
        <w:t xml:space="preserve"> database for bacteria (v13.5) and the Unite </w:t>
      </w:r>
      <w:sdt>
        <w:sdtPr>
          <w:rPr>
            <w:rFonts w:ascii="Times New Roman" w:hAnsi="Times New Roman" w:cs="Times New Roman"/>
            <w:color w:val="000000"/>
          </w:rPr>
          <w:tag w:val="MENDELEY_CITATION_v3_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"/>
          <w:id w:val="1491372861"/>
          <w:placeholder>
            <w:docPart w:val="DefaultPlaceholder_-1854013440"/>
          </w:placeholder>
        </w:sdtPr>
        <w:sdtContent>
          <w:ins w:id="387" w:author="Custer, Gordon" w:date="2023-10-02T11:14:00Z">
            <w:r w:rsidR="008A6633" w:rsidRPr="008A6633">
              <w:rPr>
                <w:rFonts w:ascii="Times New Roman" w:hAnsi="Times New Roman" w:cs="Times New Roman"/>
                <w:color w:val="000000"/>
              </w:rPr>
              <w:t>(56)</w:t>
            </w:r>
          </w:ins>
          <w:del w:id="388" w:author="Custer, Gordon" w:date="2023-10-02T11:08:00Z">
            <w:r w:rsidR="009B2002" w:rsidRPr="008A6633" w:rsidDel="008A6633">
              <w:rPr>
                <w:rFonts w:ascii="Times New Roman" w:hAnsi="Times New Roman" w:cs="Times New Roman"/>
                <w:color w:val="000000"/>
              </w:rPr>
              <w:delText>(57)</w:delText>
            </w:r>
          </w:del>
        </w:sdtContent>
      </w:sdt>
      <w:r w:rsidRPr="001A7742">
        <w:rPr>
          <w:rFonts w:ascii="Times New Roman" w:hAnsi="Times New Roman" w:cs="Times New Roman"/>
          <w:color w:val="000000" w:themeColor="text1"/>
        </w:rPr>
        <w:t xml:space="preserve"> database for fungi (downloaded: April 4, 2020). </w:t>
      </w:r>
      <w:r w:rsidRPr="001A7742">
        <w:rPr>
          <w:rFonts w:ascii="Times New Roman" w:hAnsi="Times New Roman" w:cs="Times New Roman"/>
          <w:color w:val="000000" w:themeColor="text1"/>
        </w:rPr>
        <w:tab/>
      </w:r>
    </w:p>
    <w:p w14:paraId="00E182FA" w14:textId="59F4C4F4" w:rsidR="00740E69" w:rsidRPr="001A7742" w:rsidRDefault="00740E69" w:rsidP="00205A4E">
      <w:pPr>
        <w:spacing w:line="480" w:lineRule="auto"/>
        <w:ind w:firstLine="720"/>
        <w:rPr>
          <w:rFonts w:ascii="Times New Roman" w:hAnsi="Times New Roman" w:cs="Times New Roman"/>
          <w:color w:val="000000" w:themeColor="text1"/>
        </w:rPr>
      </w:pPr>
      <w:r w:rsidRPr="001A7742">
        <w:rPr>
          <w:rFonts w:ascii="Times New Roman" w:hAnsi="Times New Roman" w:cs="Times New Roman"/>
          <w:color w:val="000000" w:themeColor="text1"/>
        </w:rPr>
        <w:t xml:space="preserve">The relative abundances of microbial taxa (OTUs) within a treatment group were modeled using the CNVRG algorithm </w:t>
      </w:r>
      <w:sdt>
        <w:sdtPr>
          <w:rPr>
            <w:rFonts w:ascii="Times New Roman" w:hAnsi="Times New Roman" w:cs="Times New Roman"/>
            <w:color w:val="000000"/>
          </w:rPr>
          <w:tag w:val="MENDELEY_CITATION_v3_eyJjaXRhdGlvbklEIjoiTUVOREVMRVlfQ0lUQVRJT05fMDc5NjNhYWUtOGJlMC00ZGM4LWJhNjYtMzBiOTFlMzQ0M2E0IiwicHJvcGVydGllcyI6eyJub3RlSW5kZXgiOjB9LCJpc0VkaXRlZCI6ZmFsc2UsIm1hbnVhbE92ZXJyaWRlIjp7ImNpdGVwcm9jVGV4dCI6Iig1Ny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
          <w:id w:val="799342215"/>
          <w:placeholder>
            <w:docPart w:val="DefaultPlaceholder_-1854013440"/>
          </w:placeholder>
        </w:sdtPr>
        <w:sdtContent>
          <w:ins w:id="389" w:author="Custer, Gordon" w:date="2023-10-02T11:14:00Z">
            <w:r w:rsidR="008A6633" w:rsidRPr="008A6633">
              <w:rPr>
                <w:rFonts w:ascii="Times New Roman" w:hAnsi="Times New Roman" w:cs="Times New Roman"/>
                <w:color w:val="000000"/>
              </w:rPr>
              <w:t>(57)</w:t>
            </w:r>
          </w:ins>
          <w:del w:id="390" w:author="Custer, Gordon" w:date="2023-10-02T11:08:00Z">
            <w:r w:rsidR="009B2002" w:rsidRPr="008A6633" w:rsidDel="008A6633">
              <w:rPr>
                <w:rFonts w:ascii="Times New Roman" w:hAnsi="Times New Roman" w:cs="Times New Roman"/>
                <w:color w:val="000000"/>
              </w:rPr>
              <w:delText>(58)</w:delText>
            </w:r>
          </w:del>
        </w:sdtContent>
      </w:sdt>
      <w:r w:rsidRPr="001A7742">
        <w:rPr>
          <w:rFonts w:ascii="Times New Roman" w:hAnsi="Times New Roman" w:cs="Times New Roman"/>
          <w:color w:val="000000" w:themeColor="text1"/>
        </w:rPr>
        <w:t xml:space="preserve">. This model uses a Bayesian approach to estimate proportional relative abundances using the Dirichlet and multinomial distributions. Multinomial parameters are estimated for each sample and correspond to the proportional abundance of a </w:t>
      </w:r>
      <w:proofErr w:type="spellStart"/>
      <w:r w:rsidRPr="001A7742">
        <w:rPr>
          <w:rFonts w:ascii="Times New Roman" w:hAnsi="Times New Roman" w:cs="Times New Roman"/>
          <w:color w:val="000000" w:themeColor="text1"/>
        </w:rPr>
        <w:t>taxon</w:t>
      </w:r>
      <w:proofErr w:type="spellEnd"/>
      <w:r w:rsidRPr="001A7742">
        <w:rPr>
          <w:rFonts w:ascii="Times New Roman" w:hAnsi="Times New Roman" w:cs="Times New Roman"/>
          <w:color w:val="000000" w:themeColor="text1"/>
        </w:rPr>
        <w:t xml:space="preserve"> in a sample. The model is hierarchical and uses the Dirichlet distribution as a prior for this multinomial. The parameters of the Dirichlet distribution describe the proportional abundance of a </w:t>
      </w:r>
      <w:proofErr w:type="spellStart"/>
      <w:r w:rsidRPr="001A7742">
        <w:rPr>
          <w:rFonts w:ascii="Times New Roman" w:hAnsi="Times New Roman" w:cs="Times New Roman"/>
          <w:color w:val="000000" w:themeColor="text1"/>
        </w:rPr>
        <w:t>taxon</w:t>
      </w:r>
      <w:proofErr w:type="spellEnd"/>
      <w:r w:rsidRPr="001A7742">
        <w:rPr>
          <w:rFonts w:ascii="Times New Roman" w:hAnsi="Times New Roman" w:cs="Times New Roman"/>
          <w:color w:val="000000" w:themeColor="text1"/>
        </w:rPr>
        <w:t xml:space="preserve"> within a sampling group. This approach allows for a very sensitive comparison of taxon relative abundances across groups through accurate proportional abundance determination. Multinomial parameters can be used as a </w:t>
      </w:r>
      <w:proofErr w:type="spellStart"/>
      <w:r w:rsidRPr="001A7742">
        <w:rPr>
          <w:rFonts w:ascii="Times New Roman" w:hAnsi="Times New Roman" w:cs="Times New Roman"/>
          <w:color w:val="000000" w:themeColor="text1"/>
        </w:rPr>
        <w:t>taxon</w:t>
      </w:r>
      <w:proofErr w:type="spellEnd"/>
      <w:r w:rsidRPr="001A7742">
        <w:rPr>
          <w:rFonts w:ascii="Times New Roman" w:hAnsi="Times New Roman" w:cs="Times New Roman"/>
          <w:color w:val="000000" w:themeColor="text1"/>
        </w:rPr>
        <w:t xml:space="preserve"> by sample table of proportions for downstream analyses. </w:t>
      </w:r>
    </w:p>
    <w:p w14:paraId="666A541C" w14:textId="77777777" w:rsidR="00740E69" w:rsidRPr="001A7742" w:rsidRDefault="00740E69" w:rsidP="00A42EBF">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i/>
          <w:iCs/>
          <w:color w:val="000000" w:themeColor="text1"/>
          <w:shd w:val="clear" w:color="auto" w:fill="FFFFFF"/>
        </w:rPr>
        <w:t>Statistical analysis</w:t>
      </w:r>
      <w:r w:rsidRPr="001A7742">
        <w:rPr>
          <w:rFonts w:ascii="Times New Roman" w:hAnsi="Times New Roman" w:cs="Times New Roman"/>
          <w:color w:val="000000" w:themeColor="text1"/>
          <w:shd w:val="clear" w:color="auto" w:fill="FFFFFF"/>
        </w:rPr>
        <w:t xml:space="preserve"> </w:t>
      </w:r>
    </w:p>
    <w:p w14:paraId="1829A538" w14:textId="452FEBF3"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1A7742">
        <w:rPr>
          <w:rFonts w:ascii="Times New Roman" w:hAnsi="Times New Roman" w:cs="Times New Roman"/>
          <w:color w:val="000000" w:themeColor="text1"/>
          <w:shd w:val="clear" w:color="auto" w:fill="FFFFFF"/>
        </w:rPr>
        <w:t>pseudoreplication</w:t>
      </w:r>
      <w:proofErr w:type="spellEnd"/>
      <w:r w:rsidRPr="001A7742">
        <w:rPr>
          <w:rFonts w:ascii="Times New Roman" w:hAnsi="Times New Roman" w:cs="Times New Roman"/>
          <w:color w:val="000000" w:themeColor="text1"/>
          <w:shd w:val="clear" w:color="auto" w:fill="FFFFFF"/>
        </w:rPr>
        <w:t xml:space="preserve"> and would thus violate the assumption of independent observations, we argue that </w:t>
      </w:r>
      <w:proofErr w:type="spellStart"/>
      <w:r w:rsidRPr="001A7742">
        <w:rPr>
          <w:rFonts w:ascii="Times New Roman" w:hAnsi="Times New Roman" w:cs="Times New Roman"/>
          <w:color w:val="000000" w:themeColor="text1"/>
          <w:shd w:val="clear" w:color="auto" w:fill="FFFFFF"/>
        </w:rPr>
        <w:t>pseudoreplication</w:t>
      </w:r>
      <w:proofErr w:type="spellEnd"/>
      <w:r w:rsidRPr="001A7742">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collected from the same treatment plot. With aboveground vegetation acting as a driver of belowground function and vegetation being heterogeneous meter to meter within a single treatment plot, we decided to treat each composite soil sample as an independent sample instead of averaging samples within a plot and losing the </w:t>
      </w:r>
      <w:r w:rsidRPr="001A7742">
        <w:rPr>
          <w:rFonts w:ascii="Times New Roman" w:hAnsi="Times New Roman" w:cs="Times New Roman"/>
          <w:color w:val="000000" w:themeColor="text1"/>
          <w:shd w:val="clear" w:color="auto" w:fill="FFFFFF"/>
        </w:rPr>
        <w:lastRenderedPageBreak/>
        <w:t>ability to assess variation within a treatment plot.</w:t>
      </w:r>
      <w:r w:rsidRPr="001A7742">
        <w:rPr>
          <w:rFonts w:ascii="Times New Roman" w:hAnsi="Times New Roman" w:cs="Times New Roman"/>
        </w:rPr>
        <w:t xml:space="preserve"> All statistical analyses were carried out in R V4.1.1 - “Kick Things” </w:t>
      </w:r>
      <w:sdt>
        <w:sdtPr>
          <w:rPr>
            <w:rFonts w:ascii="Times New Roman" w:hAnsi="Times New Roman" w:cs="Times New Roman"/>
            <w:color w:val="000000"/>
          </w:rPr>
          <w:tag w:val="MENDELEY_CITATION_v3_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"/>
          <w:id w:val="1551654067"/>
          <w:placeholder>
            <w:docPart w:val="DefaultPlaceholder_-1854013440"/>
          </w:placeholder>
        </w:sdtPr>
        <w:sdtContent>
          <w:ins w:id="391" w:author="Custer, Gordon" w:date="2023-10-02T11:14:00Z">
            <w:r w:rsidR="008A6633" w:rsidRPr="008A6633">
              <w:rPr>
                <w:rFonts w:ascii="Times New Roman" w:hAnsi="Times New Roman" w:cs="Times New Roman"/>
                <w:color w:val="000000"/>
              </w:rPr>
              <w:t>(58)</w:t>
            </w:r>
          </w:ins>
          <w:del w:id="392" w:author="Custer, Gordon" w:date="2023-10-02T11:08:00Z">
            <w:r w:rsidR="009B2002" w:rsidRPr="008A6633" w:rsidDel="008A6633">
              <w:rPr>
                <w:rFonts w:ascii="Times New Roman" w:hAnsi="Times New Roman" w:cs="Times New Roman"/>
                <w:color w:val="000000"/>
              </w:rPr>
              <w:delText>(59)</w:delText>
            </w:r>
          </w:del>
        </w:sdtContent>
      </w:sdt>
      <w:r w:rsidRPr="001A7742">
        <w:rPr>
          <w:rFonts w:ascii="Times New Roman" w:hAnsi="Times New Roman" w:cs="Times New Roman"/>
        </w:rPr>
        <w:t xml:space="preserve">. </w:t>
      </w:r>
      <w:r w:rsidRPr="001A7742">
        <w:rPr>
          <w:rFonts w:ascii="Times New Roman" w:hAnsi="Times New Roman" w:cs="Times New Roman"/>
          <w:color w:val="000000" w:themeColor="text1"/>
          <w:shd w:val="clear" w:color="auto" w:fill="FFFFFF"/>
        </w:rPr>
        <w:t xml:space="preserve">For all statistical comparisons, we report statistical significance at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 0.05 and marginal significance at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 0.1. </w:t>
      </w:r>
    </w:p>
    <w:p w14:paraId="10B41BA1"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6894B17F" w14:textId="77777777" w:rsidR="00740E69" w:rsidRPr="001A7742" w:rsidRDefault="00740E69" w:rsidP="00205A4E">
      <w:pPr>
        <w:spacing w:line="480" w:lineRule="auto"/>
        <w:rPr>
          <w:rFonts w:ascii="Times New Roman" w:hAnsi="Times New Roman" w:cs="Times New Roman"/>
          <w:i/>
          <w:iCs/>
          <w:color w:val="000000" w:themeColor="text1"/>
          <w:u w:val="single"/>
          <w:shd w:val="clear" w:color="auto" w:fill="FFFFFF"/>
        </w:rPr>
      </w:pPr>
      <w:r w:rsidRPr="001A7742">
        <w:rPr>
          <w:rFonts w:ascii="Times New Roman" w:hAnsi="Times New Roman" w:cs="Times New Roman"/>
          <w:i/>
          <w:iCs/>
          <w:color w:val="000000" w:themeColor="text1"/>
          <w:u w:val="single"/>
          <w:shd w:val="clear" w:color="auto" w:fill="FFFFFF"/>
        </w:rPr>
        <w:t>Edaphic</w:t>
      </w:r>
      <w:commentRangeStart w:id="393"/>
      <w:r w:rsidRPr="001A7742">
        <w:rPr>
          <w:rFonts w:ascii="Times New Roman" w:hAnsi="Times New Roman" w:cs="Times New Roman"/>
          <w:i/>
          <w:iCs/>
          <w:color w:val="000000" w:themeColor="text1"/>
          <w:u w:val="single"/>
          <w:shd w:val="clear" w:color="auto" w:fill="FFFFFF"/>
        </w:rPr>
        <w:t>, enzymatic</w:t>
      </w:r>
      <w:commentRangeEnd w:id="393"/>
      <w:r w:rsidR="00CE19A0">
        <w:rPr>
          <w:rStyle w:val="CommentReference"/>
        </w:rPr>
        <w:commentReference w:id="393"/>
      </w:r>
      <w:r w:rsidRPr="001A7742">
        <w:rPr>
          <w:rFonts w:ascii="Times New Roman" w:hAnsi="Times New Roman" w:cs="Times New Roman"/>
          <w:i/>
          <w:iCs/>
          <w:color w:val="000000" w:themeColor="text1"/>
          <w:u w:val="single"/>
          <w:shd w:val="clear" w:color="auto" w:fill="FFFFFF"/>
        </w:rPr>
        <w:t>, and vegetation statistical analyses</w:t>
      </w:r>
    </w:p>
    <w:p w14:paraId="2B6A5651" w14:textId="2884A1C5"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Edaphic and enzymatic measurements were analyzed using ANCOVA. Our dataset was subset into either: 1) individual time points containing all five weed removal treatment types or 2) individual weed removal treatments that contained all sampling three time points. In both cases, total weedy vegetation </w:t>
      </w:r>
      <w:ins w:id="394" w:author="Linda T.A. van Diepen" w:date="2023-07-25T15:42:00Z">
        <w:r w:rsidR="004830FD">
          <w:rPr>
            <w:rFonts w:ascii="Times New Roman" w:hAnsi="Times New Roman" w:cs="Times New Roman"/>
            <w:color w:val="000000" w:themeColor="text1"/>
            <w:shd w:val="clear" w:color="auto" w:fill="FFFFFF"/>
          </w:rPr>
          <w:t xml:space="preserve">cover </w:t>
        </w:r>
      </w:ins>
      <w:r w:rsidRPr="001A7742">
        <w:rPr>
          <w:rFonts w:ascii="Times New Roman" w:hAnsi="Times New Roman" w:cs="Times New Roman"/>
          <w:color w:val="000000" w:themeColor="text1"/>
          <w:shd w:val="clear" w:color="auto" w:fill="FFFFFF"/>
        </w:rPr>
        <w:t xml:space="preserve">was included as a covariate. The first set of statistical models was used to compare the effects of weed removal treatment within a single time point (Y ~ weed removal treatment + total weedy vegetation, data = time point containing all five treatment types). The second set of models was used to examine changes over time within a single weed removal treatment (Y ~ time + total weedy vegetation, data = individual treatment type with all three time points). Pairwise differences in edaphic parameters among time points and treatment types were assessed using Tukey’s HSD. In addition, we utilized a conservative mixed modeling approach to examine the effect of time, weed removal treatment, and total weedy vegetation on enzyme activity simultaneously using linear mixed models, with fixed effects of weed removal treatment, pre-treatment enzyme activity (to account for initial differences), total weedy vegetation, and a time*weed removal treatment interaction. The random effect in our model was limited to sampling time to account for temporal non-independence (Y ~ pre-treatment enzyme activity + treatment + time + total weedy vegetation + treatment*time + (1|time), data = all data points from time two and three). </w:t>
      </w:r>
    </w:p>
    <w:p w14:paraId="297E1A99" w14:textId="71BB9F4D" w:rsidR="00740E69" w:rsidRPr="001A7742" w:rsidRDefault="00740E69" w:rsidP="00205A4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Multivariate response to weed removal treatments and time since treatment was assessed using </w:t>
      </w:r>
      <w:proofErr w:type="spellStart"/>
      <w:r w:rsidRPr="001A7742">
        <w:rPr>
          <w:rFonts w:ascii="Times New Roman" w:hAnsi="Times New Roman" w:cs="Times New Roman"/>
          <w:color w:val="000000" w:themeColor="text1"/>
          <w:shd w:val="clear" w:color="auto" w:fill="FFFFFF"/>
        </w:rPr>
        <w:t>PerMANOVA</w:t>
      </w:r>
      <w:proofErr w:type="spellEnd"/>
      <w:r w:rsidRPr="001A7742">
        <w:rPr>
          <w:rFonts w:ascii="Times New Roman" w:hAnsi="Times New Roman" w:cs="Times New Roman"/>
          <w:color w:val="000000" w:themeColor="text1"/>
          <w:shd w:val="clear" w:color="auto" w:fill="FFFFFF"/>
        </w:rPr>
        <w:t xml:space="preserve"> testing implemented using the Adonis function in the vegan package </w:t>
      </w:r>
      <w:sdt>
        <w:sdtPr>
          <w:rPr>
            <w:rFonts w:ascii="Times New Roman" w:hAnsi="Times New Roman" w:cs="Times New Roman"/>
            <w:color w:val="000000"/>
            <w:shd w:val="clear" w:color="auto" w:fill="FFFFFF"/>
          </w:rPr>
          <w:tag w:val="MENDELEY_CITATION_v3_eyJjaXRhdGlvbklEIjoiTUVOREVMRVlfQ0lUQVRJT05fNDBiMDdjMTAtMTE4MC00NGNjLWI3ZGQtOTE3ZjNlN2U1NzMxIiwicHJvcGVydGllcyI6eyJub3RlSW5kZXgiOjB9LCJpc0VkaXRlZCI6ZmFsc2UsIm1hbnVhbE92ZXJyaWRlIjp7ImNpdGVwcm9jVGV4dCI6Iig1OSwgNjApIiwiaXNNYW51YWxseU92ZXJyaWRkZW4iOmZhbHNlLCJtYW51YWxPdmVycmlkZVRleHQiOiIifS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iwiY29udGFpbmVyLXRpdGxlLXNob3J0Ijoi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IsImNvbnRhaW5lci10aXRsZS1zaG9ydCI6IlBMb1MgT25lIn0sInVyaXMiOlsiaHR0cDovL3d3dy5tZW5kZWxleS5jb20vZG9jdW1lbnRzLz91dWlkPWJhN2Q4NTRhLTk2YmYtNGE4OS04NmU1LTZhZWM3ODdkZDFlYiJdLCJpc1RlbXBvcmFyeSI6ZmFsc2UsImxlZ2FjeURlc2t0b3BJZCI6ImJhN2Q4NTRhLTk2YmYtNGE4OS04NmU1LTZhZWM3ODdkZDFlYiJ9XX0="/>
          <w:id w:val="-1064404166"/>
          <w:placeholder>
            <w:docPart w:val="DefaultPlaceholder_-1854013440"/>
          </w:placeholder>
        </w:sdtPr>
        <w:sdtEndPr>
          <w:rPr>
            <w:shd w:val="clear" w:color="auto" w:fill="auto"/>
          </w:rPr>
        </w:sdtEndPr>
        <w:sdtContent>
          <w:ins w:id="395" w:author="Custer, Gordon" w:date="2023-10-02T11:14:00Z">
            <w:r w:rsidR="008A6633" w:rsidRPr="008A6633">
              <w:rPr>
                <w:rFonts w:ascii="Times New Roman" w:hAnsi="Times New Roman" w:cs="Times New Roman"/>
                <w:color w:val="000000"/>
              </w:rPr>
              <w:t>(59, 60)</w:t>
            </w:r>
          </w:ins>
          <w:del w:id="396" w:author="Custer, Gordon" w:date="2023-10-02T11:08:00Z">
            <w:r w:rsidR="009B2002" w:rsidRPr="008A6633" w:rsidDel="008A6633">
              <w:rPr>
                <w:rFonts w:ascii="Times New Roman" w:hAnsi="Times New Roman" w:cs="Times New Roman"/>
                <w:color w:val="000000"/>
              </w:rPr>
              <w:delText>(60, 61)</w:delText>
            </w:r>
          </w:del>
        </w:sdtContent>
      </w:sdt>
      <w:r w:rsidRPr="001A7742">
        <w:rPr>
          <w:rFonts w:ascii="Times New Roman" w:hAnsi="Times New Roman" w:cs="Times New Roman"/>
          <w:color w:val="000000" w:themeColor="text1"/>
          <w:shd w:val="clear" w:color="auto" w:fill="FFFFFF"/>
        </w:rPr>
        <w:t>. Non-metric multidimensional scaling (NMDS) was utilized to visualize differences in total enzymatic profiles (i.e., Bray-</w:t>
      </w:r>
      <w:proofErr w:type="gramStart"/>
      <w:r w:rsidRPr="001A7742">
        <w:rPr>
          <w:rFonts w:ascii="Times New Roman" w:hAnsi="Times New Roman" w:cs="Times New Roman"/>
          <w:color w:val="000000" w:themeColor="text1"/>
          <w:shd w:val="clear" w:color="auto" w:fill="FFFFFF"/>
        </w:rPr>
        <w:t>Curtis</w:t>
      </w:r>
      <w:proofErr w:type="gramEnd"/>
      <w:r w:rsidRPr="001A7742">
        <w:rPr>
          <w:rFonts w:ascii="Times New Roman" w:hAnsi="Times New Roman" w:cs="Times New Roman"/>
          <w:color w:val="000000" w:themeColor="text1"/>
          <w:shd w:val="clear" w:color="auto" w:fill="FFFFFF"/>
        </w:rPr>
        <w:t xml:space="preserve"> dissimilarities of all enzymes). Mantel testing was implemented to examine correlations in the distance matrices of edaphic conditions and enzymatic activities. </w:t>
      </w:r>
    </w:p>
    <w:p w14:paraId="65CF29C2" w14:textId="777FA3FC"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using ANCOVA. These measurements were collected as cover classes and converted to a continuous </w:t>
      </w:r>
      <w:r w:rsidRPr="00244D6E">
        <w:rPr>
          <w:rFonts w:ascii="Times New Roman" w:hAnsi="Times New Roman" w:cs="Times New Roman"/>
          <w:color w:val="000000" w:themeColor="text1"/>
          <w:shd w:val="clear" w:color="auto" w:fill="FFFFFF"/>
        </w:rPr>
        <w:t>covariate</w:t>
      </w:r>
      <w:ins w:id="397" w:author="Custer, Gordon" w:date="2024-01-05T11:41:00Z">
        <w:r w:rsidR="00244D6E" w:rsidRPr="00244D6E">
          <w:rPr>
            <w:rFonts w:ascii="Times New Roman" w:hAnsi="Times New Roman" w:cs="Times New Roman"/>
            <w:color w:val="000000" w:themeColor="text1"/>
            <w:shd w:val="clear" w:color="auto" w:fill="FFFFFF"/>
          </w:rPr>
          <w:t xml:space="preserve"> </w:t>
        </w:r>
        <w:r w:rsidR="00244D6E" w:rsidRPr="00244D6E">
          <w:rPr>
            <w:rFonts w:ascii="Times New Roman" w:hAnsi="Times New Roman" w:cs="Times New Roman"/>
            <w:color w:val="000000"/>
            <w:rPrChange w:id="398" w:author="Custer, Gordon" w:date="2024-01-05T11:41:00Z">
              <w:rPr>
                <w:rFonts w:ascii="Helvetica Neue" w:hAnsi="Helvetica Neue" w:cs="Helvetica Neue"/>
                <w:color w:val="000000"/>
                <w:sz w:val="26"/>
                <w:szCs w:val="26"/>
              </w:rPr>
            </w:rPrChange>
          </w:rPr>
          <w:t>(</w:t>
        </w:r>
        <w:r w:rsidR="00244D6E" w:rsidRPr="00244D6E">
          <w:rPr>
            <w:rFonts w:ascii="Times New Roman" w:hAnsi="Times New Roman" w:cs="Times New Roman"/>
            <w:color w:val="000000" w:themeColor="text1"/>
            <w:shd w:val="clear" w:color="auto" w:fill="FFFFFF"/>
          </w:rPr>
          <w:t>e.g., 0% = 0, 1-5% = 1, 6-15% = 2).</w:t>
        </w:r>
      </w:ins>
      <w:del w:id="399" w:author="Custer, Gordon" w:date="2024-01-05T11:41:00Z">
        <w:r w:rsidRPr="00244D6E" w:rsidDel="00244D6E">
          <w:rPr>
            <w:rFonts w:ascii="Times New Roman" w:hAnsi="Times New Roman" w:cs="Times New Roman"/>
            <w:color w:val="000000" w:themeColor="text1"/>
            <w:shd w:val="clear" w:color="auto" w:fill="FFFFFF"/>
          </w:rPr>
          <w:delText>.</w:delText>
        </w:r>
      </w:del>
      <w:r w:rsidRPr="00244D6E">
        <w:rPr>
          <w:rFonts w:ascii="Times New Roman" w:hAnsi="Times New Roman" w:cs="Times New Roman"/>
          <w:color w:val="000000" w:themeColor="text1"/>
          <w:shd w:val="clear" w:color="auto" w:fill="FFFFFF"/>
        </w:rPr>
        <w:t xml:space="preserve"> Thus,</w:t>
      </w:r>
      <w:r w:rsidRPr="001A7742">
        <w:rPr>
          <w:rFonts w:ascii="Times New Roman" w:hAnsi="Times New Roman" w:cs="Times New Roman"/>
          <w:color w:val="000000" w:themeColor="text1"/>
          <w:shd w:val="clear" w:color="auto" w:fill="FFFFFF"/>
        </w:rPr>
        <w:t xml:space="preserve"> we do not report percent change or means following treatment, only the directionality of change. </w:t>
      </w:r>
    </w:p>
    <w:p w14:paraId="5781F0EF"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2F04EB86" w14:textId="77777777" w:rsidR="00740E69" w:rsidRPr="001A7742" w:rsidRDefault="00740E69" w:rsidP="00205A4E">
      <w:pPr>
        <w:spacing w:line="480" w:lineRule="auto"/>
        <w:rPr>
          <w:rFonts w:ascii="Times New Roman" w:hAnsi="Times New Roman" w:cs="Times New Roman"/>
          <w:i/>
          <w:iCs/>
          <w:color w:val="000000" w:themeColor="text1"/>
          <w:u w:val="single"/>
          <w:shd w:val="clear" w:color="auto" w:fill="FFFFFF"/>
        </w:rPr>
      </w:pPr>
      <w:r w:rsidRPr="001A7742">
        <w:rPr>
          <w:rFonts w:ascii="Times New Roman" w:hAnsi="Times New Roman" w:cs="Times New Roman"/>
          <w:i/>
          <w:iCs/>
          <w:color w:val="000000" w:themeColor="text1"/>
          <w:u w:val="single"/>
          <w:shd w:val="clear" w:color="auto" w:fill="FFFFFF"/>
        </w:rPr>
        <w:t>Microbiome statistical analyses</w:t>
      </w:r>
    </w:p>
    <w:p w14:paraId="6ACC4054" w14:textId="5D291D43"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Differences in microbial alpha-diversity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across herbicide types were assessed using the rarefied taxon </w:t>
      </w:r>
      <w:ins w:id="400" w:author="Linda T.A. van Diepen" w:date="2023-07-25T15:46:00Z">
        <w:r w:rsidR="004830FD">
          <w:rPr>
            <w:rFonts w:ascii="Times New Roman" w:hAnsi="Times New Roman" w:cs="Times New Roman"/>
            <w:color w:val="000000" w:themeColor="text1"/>
            <w:shd w:val="clear" w:color="auto" w:fill="FFFFFF"/>
          </w:rPr>
          <w:t xml:space="preserve">count </w:t>
        </w:r>
      </w:ins>
      <w:ins w:id="401" w:author="Linda T.A. van Diepen" w:date="2023-07-25T15:45:00Z">
        <w:r w:rsidR="004830FD">
          <w:rPr>
            <w:rFonts w:ascii="Times New Roman" w:hAnsi="Times New Roman" w:cs="Times New Roman"/>
            <w:color w:val="000000" w:themeColor="text1"/>
            <w:shd w:val="clear" w:color="auto" w:fill="FFFFFF"/>
          </w:rPr>
          <w:t xml:space="preserve">table </w:t>
        </w:r>
      </w:ins>
      <w:r w:rsidRPr="001A7742">
        <w:rPr>
          <w:rFonts w:ascii="Times New Roman" w:hAnsi="Times New Roman" w:cs="Times New Roman"/>
          <w:color w:val="000000" w:themeColor="text1"/>
          <w:shd w:val="clear" w:color="auto" w:fill="FFFFFF"/>
        </w:rPr>
        <w:t xml:space="preserve">within each sampling time point. A significant effect was noted when the herbicide-treated plots diverged from either of the controls. The effect of herbicide on community dissimilarity was assessed using both rarefied taxon count tables and the Dirichlet multinomial (DMN) modeled point estimates generated by the CNVRG package </w:t>
      </w:r>
      <w:sdt>
        <w:sdtPr>
          <w:rPr>
            <w:rFonts w:ascii="Times New Roman" w:hAnsi="Times New Roman" w:cs="Times New Roman"/>
            <w:color w:val="000000"/>
            <w:shd w:val="clear" w:color="auto" w:fill="FFFFFF"/>
          </w:rPr>
          <w:tag w:val="MENDELEY_CITATION_v3_eyJjaXRhdGlvbklEIjoiTUVOREVMRVlfQ0lUQVRJT05fYTQ0OTAyMGUtZTgzMi00NTNiLWE0ZGItY2IxOWRiNTEzOGRlIiwicHJvcGVydGllcyI6eyJub3RlSW5kZXgiOjB9LCJpc0VkaXRlZCI6ZmFsc2UsIm1hbnVhbE92ZXJyaWRlIjp7ImNpdGVwcm9jVGV4dCI6Iig1Ny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
          <w:id w:val="-879937802"/>
          <w:placeholder>
            <w:docPart w:val="DefaultPlaceholder_-1854013440"/>
          </w:placeholder>
        </w:sdtPr>
        <w:sdtEndPr>
          <w:rPr>
            <w:shd w:val="clear" w:color="auto" w:fill="auto"/>
          </w:rPr>
        </w:sdtEndPr>
        <w:sdtContent>
          <w:ins w:id="402" w:author="Custer, Gordon" w:date="2023-10-02T11:14:00Z">
            <w:r w:rsidR="008A6633" w:rsidRPr="008A6633">
              <w:rPr>
                <w:rFonts w:ascii="Times New Roman" w:hAnsi="Times New Roman" w:cs="Times New Roman"/>
                <w:color w:val="000000"/>
              </w:rPr>
              <w:t>(57)</w:t>
            </w:r>
          </w:ins>
          <w:del w:id="403" w:author="Custer, Gordon" w:date="2023-10-02T11:08:00Z">
            <w:r w:rsidR="009B2002" w:rsidRPr="008A6633" w:rsidDel="008A6633">
              <w:rPr>
                <w:rFonts w:ascii="Times New Roman" w:hAnsi="Times New Roman" w:cs="Times New Roman"/>
                <w:color w:val="000000"/>
              </w:rPr>
              <w:delText>(58)</w:delText>
            </w:r>
          </w:del>
        </w:sdtContent>
      </w:sdt>
      <w:r w:rsidRPr="001A7742">
        <w:rPr>
          <w:rFonts w:ascii="Times New Roman" w:hAnsi="Times New Roman" w:cs="Times New Roman"/>
          <w:color w:val="000000" w:themeColor="text1"/>
          <w:shd w:val="clear" w:color="auto" w:fill="FFFFFF"/>
        </w:rPr>
        <w:t xml:space="preserve">. Significant effects of herbicide treatment were determined by PERMANOVA testing using </w:t>
      </w:r>
      <w:proofErr w:type="spellStart"/>
      <w:r w:rsidRPr="001A7742">
        <w:rPr>
          <w:rFonts w:ascii="Times New Roman" w:hAnsi="Times New Roman" w:cs="Times New Roman"/>
          <w:color w:val="000000" w:themeColor="text1"/>
          <w:shd w:val="clear" w:color="auto" w:fill="FFFFFF"/>
        </w:rPr>
        <w:t>beta_</w:t>
      </w:r>
      <w:proofErr w:type="gramStart"/>
      <w:r w:rsidRPr="001A7742">
        <w:rPr>
          <w:rFonts w:ascii="Times New Roman" w:hAnsi="Times New Roman" w:cs="Times New Roman"/>
          <w:color w:val="000000" w:themeColor="text1"/>
          <w:shd w:val="clear" w:color="auto" w:fill="FFFFFF"/>
        </w:rPr>
        <w:t>dispr</w:t>
      </w:r>
      <w:proofErr w:type="spellEnd"/>
      <w:r w:rsidRPr="001A7742">
        <w:rPr>
          <w:rFonts w:ascii="Times New Roman" w:hAnsi="Times New Roman" w:cs="Times New Roman"/>
          <w:color w:val="000000" w:themeColor="text1"/>
          <w:shd w:val="clear" w:color="auto" w:fill="FFFFFF"/>
        </w:rPr>
        <w:t>(</w:t>
      </w:r>
      <w:proofErr w:type="gramEnd"/>
      <w:r w:rsidRPr="001A7742">
        <w:rPr>
          <w:rFonts w:ascii="Times New Roman" w:hAnsi="Times New Roman" w:cs="Times New Roman"/>
          <w:color w:val="000000" w:themeColor="text1"/>
          <w:shd w:val="clear" w:color="auto" w:fill="FFFFFF"/>
        </w:rPr>
        <w:t xml:space="preserve">) and </w:t>
      </w:r>
      <w:proofErr w:type="spellStart"/>
      <w:r w:rsidRPr="001A7742">
        <w:rPr>
          <w:rFonts w:ascii="Times New Roman" w:hAnsi="Times New Roman" w:cs="Times New Roman"/>
          <w:color w:val="000000" w:themeColor="text1"/>
          <w:shd w:val="clear" w:color="auto" w:fill="FFFFFF"/>
        </w:rPr>
        <w:t>adonis</w:t>
      </w:r>
      <w:proofErr w:type="spellEnd"/>
      <w:r w:rsidRPr="001A7742">
        <w:rPr>
          <w:rFonts w:ascii="Times New Roman" w:hAnsi="Times New Roman" w:cs="Times New Roman"/>
          <w:color w:val="000000" w:themeColor="text1"/>
          <w:shd w:val="clear" w:color="auto" w:fill="FFFFFF"/>
        </w:rPr>
        <w:t xml:space="preserve">() functions in the vegan package </w:t>
      </w:r>
      <w:sdt>
        <w:sdtPr>
          <w:rPr>
            <w:rFonts w:ascii="Times New Roman" w:hAnsi="Times New Roman" w:cs="Times New Roman"/>
            <w:color w:val="000000"/>
            <w:shd w:val="clear" w:color="auto" w:fill="FFFFFF"/>
          </w:rPr>
          <w:tag w:val="MENDELEY_CITATION_v3_eyJjaXRhdGlvbklEIjoiTUVOREVMRVlfQ0lUQVRJT05fN2JmMTE5NzktMWNmZC00ZjEyLTlkNGQtNTg5ZGI3NTQ1MjcwIiwicHJvcGVydGllcyI6eyJub3RlSW5kZXgiOjB9LCJpc0VkaXRlZCI6ZmFsc2UsIm1hbnVhbE92ZXJyaWRlIjp7ImNpdGVwcm9jVGV4dCI6Iig1OS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
          <w:id w:val="1964536032"/>
          <w:placeholder>
            <w:docPart w:val="DefaultPlaceholder_-1854013440"/>
          </w:placeholder>
        </w:sdtPr>
        <w:sdtEndPr>
          <w:rPr>
            <w:shd w:val="clear" w:color="auto" w:fill="auto"/>
          </w:rPr>
        </w:sdtEndPr>
        <w:sdtContent>
          <w:ins w:id="404" w:author="Custer, Gordon" w:date="2023-10-02T11:14:00Z">
            <w:r w:rsidR="008A6633" w:rsidRPr="008A6633">
              <w:rPr>
                <w:rFonts w:ascii="Times New Roman" w:hAnsi="Times New Roman" w:cs="Times New Roman"/>
                <w:color w:val="000000"/>
              </w:rPr>
              <w:t>(59)</w:t>
            </w:r>
          </w:ins>
          <w:del w:id="405" w:author="Custer, Gordon" w:date="2023-10-02T11:08:00Z">
            <w:r w:rsidR="009B2002" w:rsidRPr="008A6633" w:rsidDel="008A6633">
              <w:rPr>
                <w:rFonts w:ascii="Times New Roman" w:hAnsi="Times New Roman" w:cs="Times New Roman"/>
                <w:color w:val="000000"/>
              </w:rPr>
              <w:delText>(60)</w:delText>
            </w:r>
          </w:del>
        </w:sdtContent>
      </w:sdt>
      <w:r w:rsidRPr="001A7742">
        <w:rPr>
          <w:rFonts w:ascii="Times New Roman" w:hAnsi="Times New Roman" w:cs="Times New Roman"/>
          <w:color w:val="000000" w:themeColor="text1"/>
          <w:shd w:val="clear" w:color="auto" w:fill="FFFFFF"/>
        </w:rPr>
        <w:t>. Total weedy vegetation was included in these models (Y ~ Herbicide * Time + total weedy vegetation, permutations = 1,000). Heterogeneity in microbiome composition at each sampling was assessed using Bray-</w:t>
      </w:r>
      <w:proofErr w:type="gramStart"/>
      <w:r w:rsidRPr="001A7742">
        <w:rPr>
          <w:rFonts w:ascii="Times New Roman" w:hAnsi="Times New Roman" w:cs="Times New Roman"/>
          <w:color w:val="000000" w:themeColor="text1"/>
          <w:shd w:val="clear" w:color="auto" w:fill="FFFFFF"/>
        </w:rPr>
        <w:t>Curtis</w:t>
      </w:r>
      <w:proofErr w:type="gramEnd"/>
      <w:r w:rsidRPr="001A7742">
        <w:rPr>
          <w:rFonts w:ascii="Times New Roman" w:hAnsi="Times New Roman" w:cs="Times New Roman"/>
          <w:color w:val="000000" w:themeColor="text1"/>
          <w:shd w:val="clear" w:color="auto" w:fill="FFFFFF"/>
        </w:rPr>
        <w:t xml:space="preserve"> dissimilarities and visualized with boxplots of pairwise dissimilarities to all other </w:t>
      </w:r>
      <w:r w:rsidRPr="001A7742">
        <w:rPr>
          <w:rFonts w:ascii="Times New Roman" w:hAnsi="Times New Roman" w:cs="Times New Roman"/>
          <w:color w:val="000000" w:themeColor="text1"/>
          <w:shd w:val="clear" w:color="auto" w:fill="FFFFFF"/>
        </w:rPr>
        <w:lastRenderedPageBreak/>
        <w:t xml:space="preserve">members of that treatment group. Significant differences in multivariate dispersion were assessed using </w:t>
      </w:r>
      <w:proofErr w:type="spellStart"/>
      <w:r w:rsidRPr="001A7742">
        <w:rPr>
          <w:rFonts w:ascii="Times New Roman" w:hAnsi="Times New Roman" w:cs="Times New Roman"/>
          <w:color w:val="000000" w:themeColor="text1"/>
          <w:shd w:val="clear" w:color="auto" w:fill="FFFFFF"/>
        </w:rPr>
        <w:t>beta_</w:t>
      </w:r>
      <w:proofErr w:type="gramStart"/>
      <w:r w:rsidRPr="001A7742">
        <w:rPr>
          <w:rFonts w:ascii="Times New Roman" w:hAnsi="Times New Roman" w:cs="Times New Roman"/>
          <w:color w:val="000000" w:themeColor="text1"/>
          <w:shd w:val="clear" w:color="auto" w:fill="FFFFFF"/>
        </w:rPr>
        <w:t>dispr</w:t>
      </w:r>
      <w:proofErr w:type="spellEnd"/>
      <w:r w:rsidRPr="001A7742">
        <w:rPr>
          <w:rFonts w:ascii="Times New Roman" w:hAnsi="Times New Roman" w:cs="Times New Roman"/>
          <w:color w:val="000000" w:themeColor="text1"/>
          <w:shd w:val="clear" w:color="auto" w:fill="FFFFFF"/>
        </w:rPr>
        <w:t>(</w:t>
      </w:r>
      <w:proofErr w:type="gramEnd"/>
      <w:r w:rsidRPr="001A7742">
        <w:rPr>
          <w:rFonts w:ascii="Times New Roman" w:hAnsi="Times New Roman" w:cs="Times New Roman"/>
          <w:color w:val="000000" w:themeColor="text1"/>
          <w:shd w:val="clear" w:color="auto" w:fill="FFFFFF"/>
        </w:rPr>
        <w:t xml:space="preserve">). All chemical treatments were analyzed separately and then again when combined as a single treatment group, herein referred to as “chemical herbicide”. Shifts in community composition were visualized using NMDS implemented in the vegan and </w:t>
      </w:r>
      <w:proofErr w:type="spellStart"/>
      <w:r w:rsidRPr="001A7742">
        <w:rPr>
          <w:rFonts w:ascii="Times New Roman" w:hAnsi="Times New Roman" w:cs="Times New Roman"/>
          <w:color w:val="000000" w:themeColor="text1"/>
          <w:shd w:val="clear" w:color="auto" w:fill="FFFFFF"/>
        </w:rPr>
        <w:t>ggordiplots</w:t>
      </w:r>
      <w:proofErr w:type="spellEnd"/>
      <w:r w:rsidRPr="001A7742">
        <w:rPr>
          <w:rFonts w:ascii="Times New Roman" w:hAnsi="Times New Roman" w:cs="Times New Roman"/>
          <w:color w:val="000000" w:themeColor="text1"/>
          <w:shd w:val="clear" w:color="auto" w:fill="FFFFFF"/>
        </w:rPr>
        <w:t xml:space="preserve"> packages. Those taxa accounting for variation among treatments were identified via the Boruta classification algorithm </w:t>
      </w:r>
      <w:sdt>
        <w:sdtPr>
          <w:rPr>
            <w:rFonts w:ascii="Times New Roman" w:hAnsi="Times New Roman" w:cs="Times New Roman"/>
            <w:color w:val="000000"/>
            <w:shd w:val="clear" w:color="auto" w:fill="FFFFFF"/>
          </w:rPr>
          <w:tag w:val="MENDELEY_CITATION_v3_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"/>
          <w:id w:val="-1213884935"/>
          <w:placeholder>
            <w:docPart w:val="DefaultPlaceholder_-1854013440"/>
          </w:placeholder>
        </w:sdtPr>
        <w:sdtEndPr>
          <w:rPr>
            <w:shd w:val="clear" w:color="auto" w:fill="auto"/>
          </w:rPr>
        </w:sdtEndPr>
        <w:sdtContent>
          <w:ins w:id="406" w:author="Custer, Gordon" w:date="2023-10-02T11:14:00Z">
            <w:r w:rsidR="008A6633" w:rsidRPr="008A6633">
              <w:rPr>
                <w:rFonts w:ascii="Times New Roman" w:hAnsi="Times New Roman" w:cs="Times New Roman"/>
                <w:color w:val="000000"/>
              </w:rPr>
              <w:t>(61)</w:t>
            </w:r>
          </w:ins>
          <w:del w:id="407" w:author="Custer, Gordon" w:date="2023-10-02T11:08:00Z">
            <w:r w:rsidR="009B2002" w:rsidRPr="008A6633" w:rsidDel="008A6633">
              <w:rPr>
                <w:rFonts w:ascii="Times New Roman" w:hAnsi="Times New Roman" w:cs="Times New Roman"/>
                <w:color w:val="000000"/>
              </w:rPr>
              <w:delText>(62)</w:delText>
            </w:r>
          </w:del>
        </w:sdtContent>
      </w:sdt>
      <w:r w:rsidRPr="001A7742">
        <w:rPr>
          <w:rFonts w:ascii="Times New Roman" w:hAnsi="Times New Roman" w:cs="Times New Roman"/>
          <w:color w:val="000000" w:themeColor="text1"/>
          <w:shd w:val="clear" w:color="auto" w:fill="FFFFFF"/>
        </w:rPr>
        <w:t xml:space="preserve"> and simper </w:t>
      </w:r>
      <w:sdt>
        <w:sdtPr>
          <w:rPr>
            <w:rFonts w:ascii="Times New Roman" w:hAnsi="Times New Roman" w:cs="Times New Roman"/>
            <w:color w:val="000000"/>
            <w:shd w:val="clear" w:color="auto" w:fill="FFFFFF"/>
          </w:rPr>
          <w:tag w:val="MENDELEY_CITATION_v3_eyJjaXRhdGlvbklEIjoiTUVOREVMRVlfQ0lUQVRJT05fNzYwMTI0MjMtZTY3OS00MzE3LWI0NzEtODY0ZjMzODEzYmI2IiwicHJvcGVydGllcyI6eyJub3RlSW5kZXgiOjB9LCJpc0VkaXRlZCI6ZmFsc2UsIm1hbnVhbE92ZXJyaWRlIjp7ImNpdGVwcm9jVGV4dCI6Iig1OS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
          <w:id w:val="-961501748"/>
          <w:placeholder>
            <w:docPart w:val="DefaultPlaceholder_-1854013440"/>
          </w:placeholder>
        </w:sdtPr>
        <w:sdtEndPr>
          <w:rPr>
            <w:shd w:val="clear" w:color="auto" w:fill="auto"/>
          </w:rPr>
        </w:sdtEndPr>
        <w:sdtContent>
          <w:ins w:id="408" w:author="Custer, Gordon" w:date="2023-10-02T11:14:00Z">
            <w:r w:rsidR="008A6633" w:rsidRPr="008A6633">
              <w:rPr>
                <w:rFonts w:ascii="Times New Roman" w:hAnsi="Times New Roman" w:cs="Times New Roman"/>
                <w:color w:val="000000"/>
              </w:rPr>
              <w:t>(59)</w:t>
            </w:r>
          </w:ins>
          <w:del w:id="409" w:author="Custer, Gordon" w:date="2023-10-02T11:08:00Z">
            <w:r w:rsidR="009B2002" w:rsidRPr="008A6633" w:rsidDel="008A6633">
              <w:rPr>
                <w:rFonts w:ascii="Times New Roman" w:hAnsi="Times New Roman" w:cs="Times New Roman"/>
                <w:color w:val="000000"/>
              </w:rPr>
              <w:delText>(60)</w:delText>
            </w:r>
          </w:del>
        </w:sdtContent>
      </w:sdt>
      <w:r w:rsidRPr="001A7742">
        <w:rPr>
          <w:rFonts w:ascii="Times New Roman" w:hAnsi="Times New Roman" w:cs="Times New Roman"/>
          <w:color w:val="000000" w:themeColor="text1"/>
          <w:shd w:val="clear" w:color="auto" w:fill="FFFFFF"/>
        </w:rPr>
        <w:t xml:space="preserve">. The response of these taxa was then modeled using Hellinger-transformed relative abundances and zero-inflated beta regression with time, weed removal treatment, and total weedy vegetation as fixed effects. The top 25 most abundant families were identified and shifts in their abundance over time were identified using ANOVA with sampling time as the fixed effect. </w:t>
      </w:r>
    </w:p>
    <w:p w14:paraId="38CCCFC0"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244ACEB2" w14:textId="77777777" w:rsidR="00740E69" w:rsidRPr="001A7742" w:rsidRDefault="00740E69" w:rsidP="00205A4E">
      <w:pPr>
        <w:spacing w:line="480" w:lineRule="auto"/>
        <w:ind w:firstLine="720"/>
        <w:rPr>
          <w:rFonts w:ascii="Times New Roman" w:hAnsi="Times New Roman" w:cs="Times New Roman"/>
          <w:b/>
          <w:bCs/>
        </w:rPr>
      </w:pPr>
    </w:p>
    <w:p w14:paraId="64E84340" w14:textId="77777777" w:rsidR="00740E69" w:rsidRPr="001A7742"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color w:val="222222"/>
        </w:rPr>
      </w:pPr>
      <w:r w:rsidRPr="001A7742">
        <w:rPr>
          <w:rFonts w:ascii="Times New Roman" w:eastAsia="Times New Roman" w:hAnsi="Times New Roman" w:cs="Times New Roman"/>
          <w:b/>
          <w:bCs/>
          <w:color w:val="222222"/>
        </w:rPr>
        <w:t>References</w:t>
      </w:r>
      <w:r w:rsidRPr="001A7742">
        <w:rPr>
          <w:rFonts w:ascii="Times New Roman" w:eastAsia="Times New Roman" w:hAnsi="Times New Roman" w:cs="Times New Roman"/>
          <w:color w:val="222222"/>
        </w:rPr>
        <w:t xml:space="preserve"> (limited to 60 references, though not strictly enforced)</w:t>
      </w:r>
    </w:p>
    <w:sdt>
      <w:sdtPr>
        <w:rPr>
          <w:rFonts w:ascii="Times New Roman" w:hAnsi="Times New Roman" w:cs="Times New Roman"/>
        </w:rPr>
        <w:tag w:val="MENDELEY_BIBLIOGRAPHY"/>
        <w:id w:val="1996984736"/>
        <w:placeholder>
          <w:docPart w:val="DefaultPlaceholder_-1854013440"/>
        </w:placeholder>
      </w:sdtPr>
      <w:sdtContent>
        <w:p w14:paraId="21554236" w14:textId="77777777" w:rsidR="008A6633" w:rsidRDefault="008A6633">
          <w:pPr>
            <w:autoSpaceDE w:val="0"/>
            <w:autoSpaceDN w:val="0"/>
            <w:ind w:hanging="640"/>
            <w:divId w:val="2096516338"/>
            <w:rPr>
              <w:ins w:id="410" w:author="Custer, Gordon" w:date="2023-10-02T11:14:00Z"/>
              <w:rFonts w:eastAsia="Times New Roman"/>
            </w:rPr>
          </w:pPr>
          <w:ins w:id="411" w:author="Custer, Gordon" w:date="2023-10-02T11:14:00Z">
            <w:r>
              <w:rPr>
                <w:rFonts w:eastAsia="Times New Roman"/>
              </w:rPr>
              <w:t xml:space="preserve">1. </w:t>
            </w:r>
            <w:r>
              <w:rPr>
                <w:rFonts w:eastAsia="Times New Roman"/>
              </w:rPr>
              <w:tab/>
              <w:t xml:space="preserve">Rose MT, </w:t>
            </w:r>
            <w:proofErr w:type="spellStart"/>
            <w:r>
              <w:rPr>
                <w:rFonts w:eastAsia="Times New Roman"/>
              </w:rPr>
              <w:t>Cavagnaro</w:t>
            </w:r>
            <w:proofErr w:type="spellEnd"/>
            <w:r>
              <w:rPr>
                <w:rFonts w:eastAsia="Times New Roman"/>
              </w:rPr>
              <w:t xml:space="preserve"> TR, Scanlan CA, Rose TJ, </w:t>
            </w:r>
            <w:proofErr w:type="spellStart"/>
            <w:r>
              <w:rPr>
                <w:rFonts w:eastAsia="Times New Roman"/>
              </w:rPr>
              <w:t>Vancov</w:t>
            </w:r>
            <w:proofErr w:type="spellEnd"/>
            <w:r>
              <w:rPr>
                <w:rFonts w:eastAsia="Times New Roman"/>
              </w:rPr>
              <w:t xml:space="preserve"> T, Kimber S, Kennedy IR, </w:t>
            </w:r>
            <w:proofErr w:type="spellStart"/>
            <w:r>
              <w:rPr>
                <w:rFonts w:eastAsia="Times New Roman"/>
              </w:rPr>
              <w:t>Kookana</w:t>
            </w:r>
            <w:proofErr w:type="spellEnd"/>
            <w:r>
              <w:rPr>
                <w:rFonts w:eastAsia="Times New Roman"/>
              </w:rPr>
              <w:t xml:space="preserve"> RS, Van </w:t>
            </w:r>
            <w:proofErr w:type="spellStart"/>
            <w:r>
              <w:rPr>
                <w:rFonts w:eastAsia="Times New Roman"/>
              </w:rPr>
              <w:t>Zwieten</w:t>
            </w:r>
            <w:proofErr w:type="spellEnd"/>
            <w:r>
              <w:rPr>
                <w:rFonts w:eastAsia="Times New Roman"/>
              </w:rPr>
              <w:t xml:space="preserve"> L. 2016. Impact of Herbicides on Soil Biology and </w:t>
            </w:r>
            <w:proofErr w:type="spellStart"/>
            <w:r>
              <w:rPr>
                <w:rFonts w:eastAsia="Times New Roman"/>
              </w:rPr>
              <w:t>FunctionAdvances</w:t>
            </w:r>
            <w:proofErr w:type="spellEnd"/>
            <w:r>
              <w:rPr>
                <w:rFonts w:eastAsia="Times New Roman"/>
              </w:rPr>
              <w:t xml:space="preserve"> in Agronomy. Elsevier Inc.</w:t>
            </w:r>
          </w:ins>
        </w:p>
        <w:p w14:paraId="5ED9E682" w14:textId="77777777" w:rsidR="008A6633" w:rsidRDefault="008A6633">
          <w:pPr>
            <w:autoSpaceDE w:val="0"/>
            <w:autoSpaceDN w:val="0"/>
            <w:ind w:hanging="640"/>
            <w:divId w:val="184488906"/>
            <w:rPr>
              <w:ins w:id="412" w:author="Custer, Gordon" w:date="2023-10-02T11:14:00Z"/>
              <w:rFonts w:eastAsia="Times New Roman"/>
            </w:rPr>
          </w:pPr>
          <w:ins w:id="413" w:author="Custer, Gordon" w:date="2023-10-02T11:14:00Z">
            <w:r>
              <w:rPr>
                <w:rFonts w:eastAsia="Times New Roman"/>
              </w:rPr>
              <w:t xml:space="preserve">2. </w:t>
            </w:r>
            <w:r>
              <w:rPr>
                <w:rFonts w:eastAsia="Times New Roman"/>
              </w:rPr>
              <w:tab/>
              <w:t>Palm C, Blanco-</w:t>
            </w:r>
            <w:proofErr w:type="spellStart"/>
            <w:r>
              <w:rPr>
                <w:rFonts w:eastAsia="Times New Roman"/>
              </w:rPr>
              <w:t>Canqui</w:t>
            </w:r>
            <w:proofErr w:type="spellEnd"/>
            <w:r>
              <w:rPr>
                <w:rFonts w:eastAsia="Times New Roman"/>
              </w:rPr>
              <w:t xml:space="preserve"> H, </w:t>
            </w:r>
            <w:proofErr w:type="spellStart"/>
            <w:r>
              <w:rPr>
                <w:rFonts w:eastAsia="Times New Roman"/>
              </w:rPr>
              <w:t>DeClerck</w:t>
            </w:r>
            <w:proofErr w:type="spellEnd"/>
            <w:r>
              <w:rPr>
                <w:rFonts w:eastAsia="Times New Roman"/>
              </w:rPr>
              <w:t xml:space="preserve"> F, </w:t>
            </w:r>
            <w:proofErr w:type="spellStart"/>
            <w:r>
              <w:rPr>
                <w:rFonts w:eastAsia="Times New Roman"/>
              </w:rPr>
              <w:t>Gatere</w:t>
            </w:r>
            <w:proofErr w:type="spellEnd"/>
            <w:r>
              <w:rPr>
                <w:rFonts w:eastAsia="Times New Roman"/>
              </w:rPr>
              <w:t xml:space="preserve"> L, Grace P. 2014. Conservation agriculture and ecosystem services: An overview. Agric </w:t>
            </w:r>
            <w:proofErr w:type="spellStart"/>
            <w:r>
              <w:rPr>
                <w:rFonts w:eastAsia="Times New Roman"/>
              </w:rPr>
              <w:t>Ecosyst</w:t>
            </w:r>
            <w:proofErr w:type="spellEnd"/>
            <w:r>
              <w:rPr>
                <w:rFonts w:eastAsia="Times New Roman"/>
              </w:rPr>
              <w:t xml:space="preserve"> Environ 187:87–105.</w:t>
            </w:r>
          </w:ins>
        </w:p>
        <w:p w14:paraId="686D01B6" w14:textId="77777777" w:rsidR="008A6633" w:rsidRDefault="008A6633">
          <w:pPr>
            <w:autoSpaceDE w:val="0"/>
            <w:autoSpaceDN w:val="0"/>
            <w:ind w:hanging="640"/>
            <w:divId w:val="994987940"/>
            <w:rPr>
              <w:ins w:id="414" w:author="Custer, Gordon" w:date="2023-10-02T11:14:00Z"/>
              <w:rFonts w:eastAsia="Times New Roman"/>
            </w:rPr>
          </w:pPr>
          <w:ins w:id="415" w:author="Custer, Gordon" w:date="2023-10-02T11:14:00Z">
            <w:r>
              <w:rPr>
                <w:rFonts w:eastAsia="Times New Roman"/>
              </w:rPr>
              <w:t xml:space="preserve">3. </w:t>
            </w:r>
            <w:r>
              <w:rPr>
                <w:rFonts w:eastAsia="Times New Roman"/>
              </w:rPr>
              <w:tab/>
              <w:t xml:space="preserve">Tu CM, </w:t>
            </w:r>
            <w:proofErr w:type="spellStart"/>
            <w:r>
              <w:rPr>
                <w:rFonts w:eastAsia="Times New Roman"/>
              </w:rPr>
              <w:t>Bollen</w:t>
            </w:r>
            <w:proofErr w:type="spellEnd"/>
            <w:r>
              <w:rPr>
                <w:rFonts w:eastAsia="Times New Roman"/>
              </w:rPr>
              <w:t xml:space="preserve"> WB. 1968. Interaction between Paraquat and microbes in soils. Weed Res 8:38–45.</w:t>
            </w:r>
          </w:ins>
        </w:p>
        <w:p w14:paraId="38E77FF4" w14:textId="77777777" w:rsidR="008A6633" w:rsidRDefault="008A6633">
          <w:pPr>
            <w:autoSpaceDE w:val="0"/>
            <w:autoSpaceDN w:val="0"/>
            <w:ind w:hanging="640"/>
            <w:divId w:val="1394699664"/>
            <w:rPr>
              <w:ins w:id="416" w:author="Custer, Gordon" w:date="2023-10-02T11:14:00Z"/>
              <w:rFonts w:eastAsia="Times New Roman"/>
            </w:rPr>
          </w:pPr>
          <w:ins w:id="417" w:author="Custer, Gordon" w:date="2023-10-02T11:14:00Z">
            <w:r>
              <w:rPr>
                <w:rFonts w:eastAsia="Times New Roman"/>
              </w:rPr>
              <w:t xml:space="preserve">4. </w:t>
            </w:r>
            <w:r>
              <w:rPr>
                <w:rFonts w:eastAsia="Times New Roman"/>
              </w:rPr>
              <w:tab/>
              <w:t xml:space="preserve">Nguyen DB, Rose MT, Rose TJ, Morris SG, van </w:t>
            </w:r>
            <w:proofErr w:type="spellStart"/>
            <w:r>
              <w:rPr>
                <w:rFonts w:eastAsia="Times New Roman"/>
              </w:rPr>
              <w:t>Zwieten</w:t>
            </w:r>
            <w:proofErr w:type="spellEnd"/>
            <w:r>
              <w:rPr>
                <w:rFonts w:eastAsia="Times New Roman"/>
              </w:rPr>
              <w:t xml:space="preserve"> L. 2016. Impact of glyphosate on soil microbial biomass and respiration: A meta-analysis. Soil Biol </w:t>
            </w:r>
            <w:proofErr w:type="spellStart"/>
            <w:r>
              <w:rPr>
                <w:rFonts w:eastAsia="Times New Roman"/>
              </w:rPr>
              <w:t>Biochem</w:t>
            </w:r>
            <w:proofErr w:type="spellEnd"/>
            <w:r>
              <w:rPr>
                <w:rFonts w:eastAsia="Times New Roman"/>
              </w:rPr>
              <w:t xml:space="preserve"> 92:50–57.</w:t>
            </w:r>
          </w:ins>
        </w:p>
        <w:p w14:paraId="24248F81" w14:textId="77777777" w:rsidR="008A6633" w:rsidRDefault="008A6633">
          <w:pPr>
            <w:autoSpaceDE w:val="0"/>
            <w:autoSpaceDN w:val="0"/>
            <w:ind w:hanging="640"/>
            <w:divId w:val="1483961717"/>
            <w:rPr>
              <w:ins w:id="418" w:author="Custer, Gordon" w:date="2023-10-02T11:14:00Z"/>
              <w:rFonts w:eastAsia="Times New Roman"/>
            </w:rPr>
          </w:pPr>
          <w:ins w:id="419" w:author="Custer, Gordon" w:date="2023-10-02T11:14:00Z">
            <w:r>
              <w:rPr>
                <w:rFonts w:eastAsia="Times New Roman"/>
              </w:rPr>
              <w:t xml:space="preserve">5. </w:t>
            </w:r>
            <w:r>
              <w:rPr>
                <w:rFonts w:eastAsia="Times New Roman"/>
              </w:rPr>
              <w:tab/>
              <w:t>Álvarez-Martín A, Hilton SL, Bending GD, Rodríguez-Cruz MS, Sánchez-Martín MJ. 2016. Changes in activity and structure of the soil microbial community after application of azoxystrobin or pirimicarb and an organic amendment to an agricultural soil. Applied Soil Ecology 106:47–57.</w:t>
            </w:r>
          </w:ins>
        </w:p>
        <w:p w14:paraId="29A215DE" w14:textId="77777777" w:rsidR="008A6633" w:rsidRDefault="008A6633">
          <w:pPr>
            <w:autoSpaceDE w:val="0"/>
            <w:autoSpaceDN w:val="0"/>
            <w:ind w:hanging="640"/>
            <w:divId w:val="919874320"/>
            <w:rPr>
              <w:ins w:id="420" w:author="Custer, Gordon" w:date="2023-10-02T11:14:00Z"/>
              <w:rFonts w:eastAsia="Times New Roman"/>
            </w:rPr>
          </w:pPr>
          <w:ins w:id="421" w:author="Custer, Gordon" w:date="2023-10-02T11:14:00Z">
            <w:r>
              <w:rPr>
                <w:rFonts w:eastAsia="Times New Roman"/>
              </w:rPr>
              <w:t xml:space="preserve">6. </w:t>
            </w:r>
            <w:r>
              <w:rPr>
                <w:rFonts w:eastAsia="Times New Roman"/>
              </w:rPr>
              <w:tab/>
              <w:t>Liao H, Li X, Yang Q, Bai Y, Cui P, Wen C, Liu C, Chen Z. 2021. Herbicide selection promotes antibiotic resistance in soil microbiomes.</w:t>
            </w:r>
          </w:ins>
        </w:p>
        <w:p w14:paraId="4A2D9C7F" w14:textId="77777777" w:rsidR="008A6633" w:rsidRDefault="008A6633">
          <w:pPr>
            <w:autoSpaceDE w:val="0"/>
            <w:autoSpaceDN w:val="0"/>
            <w:ind w:hanging="640"/>
            <w:divId w:val="378437376"/>
            <w:rPr>
              <w:ins w:id="422" w:author="Custer, Gordon" w:date="2023-10-02T11:14:00Z"/>
              <w:rFonts w:eastAsia="Times New Roman"/>
            </w:rPr>
          </w:pPr>
          <w:ins w:id="423" w:author="Custer, Gordon" w:date="2023-10-02T11:14:00Z">
            <w:r>
              <w:rPr>
                <w:rFonts w:eastAsia="Times New Roman"/>
              </w:rPr>
              <w:t xml:space="preserve">7. </w:t>
            </w:r>
            <w:r>
              <w:rPr>
                <w:rFonts w:eastAsia="Times New Roman"/>
              </w:rPr>
              <w:tab/>
              <w:t xml:space="preserve">de Souza R, </w:t>
            </w:r>
            <w:proofErr w:type="spellStart"/>
            <w:r>
              <w:rPr>
                <w:rFonts w:eastAsia="Times New Roman"/>
              </w:rPr>
              <w:t>Ambrosini</w:t>
            </w:r>
            <w:proofErr w:type="spellEnd"/>
            <w:r>
              <w:rPr>
                <w:rFonts w:eastAsia="Times New Roman"/>
              </w:rPr>
              <w:t xml:space="preserve"> A, Passaglia LMP. 2015. Plant growth-promoting bacteria as inoculants in agricultural soils. Genet Mol Biol 38:401–419.</w:t>
            </w:r>
          </w:ins>
        </w:p>
        <w:p w14:paraId="52D98C7A" w14:textId="77777777" w:rsidR="008A6633" w:rsidRDefault="008A6633">
          <w:pPr>
            <w:autoSpaceDE w:val="0"/>
            <w:autoSpaceDN w:val="0"/>
            <w:ind w:hanging="640"/>
            <w:divId w:val="1310401129"/>
            <w:rPr>
              <w:ins w:id="424" w:author="Custer, Gordon" w:date="2023-10-02T11:14:00Z"/>
              <w:rFonts w:eastAsia="Times New Roman"/>
            </w:rPr>
          </w:pPr>
          <w:ins w:id="425" w:author="Custer, Gordon" w:date="2023-10-02T11:14:00Z">
            <w:r>
              <w:rPr>
                <w:rFonts w:eastAsia="Times New Roman"/>
              </w:rPr>
              <w:lastRenderedPageBreak/>
              <w:t xml:space="preserve">8. </w:t>
            </w:r>
            <w:r>
              <w:rPr>
                <w:rFonts w:eastAsia="Times New Roman"/>
              </w:rPr>
              <w:tab/>
              <w:t xml:space="preserve">Durán P, </w:t>
            </w:r>
            <w:proofErr w:type="spellStart"/>
            <w:r>
              <w:rPr>
                <w:rFonts w:eastAsia="Times New Roman"/>
              </w:rPr>
              <w:t>Thiergart</w:t>
            </w:r>
            <w:proofErr w:type="spellEnd"/>
            <w:r>
              <w:rPr>
                <w:rFonts w:eastAsia="Times New Roman"/>
              </w:rPr>
              <w:t xml:space="preserve"> T, Garrido-</w:t>
            </w:r>
            <w:proofErr w:type="spellStart"/>
            <w:r>
              <w:rPr>
                <w:rFonts w:eastAsia="Times New Roman"/>
              </w:rPr>
              <w:t>Oter</w:t>
            </w:r>
            <w:proofErr w:type="spellEnd"/>
            <w:r>
              <w:rPr>
                <w:rFonts w:eastAsia="Times New Roman"/>
              </w:rPr>
              <w:t xml:space="preserve"> R, </w:t>
            </w:r>
            <w:proofErr w:type="spellStart"/>
            <w:r>
              <w:rPr>
                <w:rFonts w:eastAsia="Times New Roman"/>
              </w:rPr>
              <w:t>Agler</w:t>
            </w:r>
            <w:proofErr w:type="spellEnd"/>
            <w:r>
              <w:rPr>
                <w:rFonts w:eastAsia="Times New Roman"/>
              </w:rPr>
              <w:t xml:space="preserve"> M, </w:t>
            </w:r>
            <w:proofErr w:type="spellStart"/>
            <w:r>
              <w:rPr>
                <w:rFonts w:eastAsia="Times New Roman"/>
              </w:rPr>
              <w:t>Kemen</w:t>
            </w:r>
            <w:proofErr w:type="spellEnd"/>
            <w:r>
              <w:rPr>
                <w:rFonts w:eastAsia="Times New Roman"/>
              </w:rPr>
              <w:t xml:space="preserve"> E, Schulze-</w:t>
            </w:r>
            <w:proofErr w:type="spellStart"/>
            <w:r>
              <w:rPr>
                <w:rFonts w:eastAsia="Times New Roman"/>
              </w:rPr>
              <w:t>Lefert</w:t>
            </w:r>
            <w:proofErr w:type="spellEnd"/>
            <w:r>
              <w:rPr>
                <w:rFonts w:eastAsia="Times New Roman"/>
              </w:rPr>
              <w:t xml:space="preserve"> P, </w:t>
            </w:r>
            <w:proofErr w:type="spellStart"/>
            <w:r>
              <w:rPr>
                <w:rFonts w:eastAsia="Times New Roman"/>
              </w:rPr>
              <w:t>Hacquard</w:t>
            </w:r>
            <w:proofErr w:type="spellEnd"/>
            <w:r>
              <w:rPr>
                <w:rFonts w:eastAsia="Times New Roman"/>
              </w:rPr>
              <w:t xml:space="preserve"> S. 2018. Microbial Interkingdom Interactions in Roots Promote Arabidopsis Survival. Cell 175:973–983.</w:t>
            </w:r>
          </w:ins>
        </w:p>
        <w:p w14:paraId="7EEF0413" w14:textId="77777777" w:rsidR="008A6633" w:rsidRDefault="008A6633">
          <w:pPr>
            <w:autoSpaceDE w:val="0"/>
            <w:autoSpaceDN w:val="0"/>
            <w:ind w:hanging="640"/>
            <w:divId w:val="798108076"/>
            <w:rPr>
              <w:ins w:id="426" w:author="Custer, Gordon" w:date="2023-10-02T11:14:00Z"/>
              <w:rFonts w:eastAsia="Times New Roman"/>
            </w:rPr>
          </w:pPr>
          <w:ins w:id="427" w:author="Custer, Gordon" w:date="2023-10-02T11:14:00Z">
            <w:r>
              <w:rPr>
                <w:rFonts w:eastAsia="Times New Roman"/>
              </w:rPr>
              <w:t xml:space="preserve">9. </w:t>
            </w:r>
            <w:r>
              <w:rPr>
                <w:rFonts w:eastAsia="Times New Roman"/>
              </w:rPr>
              <w:tab/>
              <w:t xml:space="preserve">Chen CR, Condron LM, Davis MR, Sherlock RR. 2002. Phosphorus dynamics in the rhizosphere of perennial ryegrass (Lolium </w:t>
            </w:r>
            <w:proofErr w:type="spellStart"/>
            <w:r>
              <w:rPr>
                <w:rFonts w:eastAsia="Times New Roman"/>
              </w:rPr>
              <w:t>perenne</w:t>
            </w:r>
            <w:proofErr w:type="spellEnd"/>
            <w:r>
              <w:rPr>
                <w:rFonts w:eastAsia="Times New Roman"/>
              </w:rPr>
              <w:t xml:space="preserve"> L.) and radiata pine (Pinus radiata D. Don.). Soil Biol </w:t>
            </w:r>
            <w:proofErr w:type="spellStart"/>
            <w:r>
              <w:rPr>
                <w:rFonts w:eastAsia="Times New Roman"/>
              </w:rPr>
              <w:t>Biochem</w:t>
            </w:r>
            <w:proofErr w:type="spellEnd"/>
            <w:r>
              <w:rPr>
                <w:rFonts w:eastAsia="Times New Roman"/>
              </w:rPr>
              <w:t xml:space="preserve"> 34:487–499.</w:t>
            </w:r>
          </w:ins>
        </w:p>
        <w:p w14:paraId="327C525A" w14:textId="77777777" w:rsidR="008A6633" w:rsidRDefault="008A6633">
          <w:pPr>
            <w:autoSpaceDE w:val="0"/>
            <w:autoSpaceDN w:val="0"/>
            <w:ind w:hanging="640"/>
            <w:divId w:val="1219393424"/>
            <w:rPr>
              <w:ins w:id="428" w:author="Custer, Gordon" w:date="2023-10-02T11:14:00Z"/>
              <w:rFonts w:eastAsia="Times New Roman"/>
            </w:rPr>
          </w:pPr>
          <w:ins w:id="429" w:author="Custer, Gordon" w:date="2023-10-02T11:14:00Z">
            <w:r>
              <w:rPr>
                <w:rFonts w:eastAsia="Times New Roman"/>
              </w:rPr>
              <w:t xml:space="preserve">10. </w:t>
            </w:r>
            <w:r>
              <w:rPr>
                <w:rFonts w:eastAsia="Times New Roman"/>
              </w:rPr>
              <w:tab/>
              <w:t xml:space="preserve">Richardson AE, Barea J-M, McNeill AM, </w:t>
            </w:r>
            <w:proofErr w:type="spellStart"/>
            <w:r>
              <w:rPr>
                <w:rFonts w:eastAsia="Times New Roman"/>
              </w:rPr>
              <w:t>Prigent-Combaret</w:t>
            </w:r>
            <w:proofErr w:type="spellEnd"/>
            <w:r>
              <w:rPr>
                <w:rFonts w:eastAsia="Times New Roman"/>
              </w:rPr>
              <w:t xml:space="preserve"> C. 2009. Acquisition of phosphorus and nitrogen in the rhizosphere and plant growth promotion by microorganisms. Plant Soil 321:305–339.</w:t>
            </w:r>
          </w:ins>
        </w:p>
        <w:p w14:paraId="66700D80" w14:textId="77777777" w:rsidR="008A6633" w:rsidRDefault="008A6633">
          <w:pPr>
            <w:autoSpaceDE w:val="0"/>
            <w:autoSpaceDN w:val="0"/>
            <w:ind w:hanging="640"/>
            <w:divId w:val="227883066"/>
            <w:rPr>
              <w:ins w:id="430" w:author="Custer, Gordon" w:date="2023-10-02T11:14:00Z"/>
              <w:rFonts w:eastAsia="Times New Roman"/>
            </w:rPr>
          </w:pPr>
          <w:ins w:id="431" w:author="Custer, Gordon" w:date="2023-10-02T11:14:00Z">
            <w:r>
              <w:rPr>
                <w:rFonts w:eastAsia="Times New Roman"/>
              </w:rPr>
              <w:t xml:space="preserve">11. </w:t>
            </w:r>
            <w:r>
              <w:rPr>
                <w:rFonts w:eastAsia="Times New Roman"/>
              </w:rPr>
              <w:tab/>
              <w:t xml:space="preserve">Richardson AE, Simpson RJ. 2011. Soil Microorganisms Mediating Phosphorus Availability Update on Microbial Phosphorus. Plant </w:t>
            </w:r>
            <w:proofErr w:type="spellStart"/>
            <w:r>
              <w:rPr>
                <w:rFonts w:eastAsia="Times New Roman"/>
              </w:rPr>
              <w:t>Physiol</w:t>
            </w:r>
            <w:proofErr w:type="spellEnd"/>
            <w:r>
              <w:rPr>
                <w:rFonts w:eastAsia="Times New Roman"/>
              </w:rPr>
              <w:t xml:space="preserve"> 156:989–996.</w:t>
            </w:r>
          </w:ins>
        </w:p>
        <w:p w14:paraId="73C2DA4A" w14:textId="77777777" w:rsidR="008A6633" w:rsidRDefault="008A6633">
          <w:pPr>
            <w:autoSpaceDE w:val="0"/>
            <w:autoSpaceDN w:val="0"/>
            <w:ind w:hanging="640"/>
            <w:divId w:val="247036675"/>
            <w:rPr>
              <w:ins w:id="432" w:author="Custer, Gordon" w:date="2023-10-02T11:14:00Z"/>
              <w:rFonts w:eastAsia="Times New Roman"/>
            </w:rPr>
          </w:pPr>
          <w:ins w:id="433" w:author="Custer, Gordon" w:date="2023-10-02T11:14:00Z">
            <w:r>
              <w:rPr>
                <w:rFonts w:eastAsia="Times New Roman"/>
              </w:rPr>
              <w:t xml:space="preserve">12. </w:t>
            </w:r>
            <w:r>
              <w:rPr>
                <w:rFonts w:eastAsia="Times New Roman"/>
              </w:rPr>
              <w:tab/>
              <w:t>Garcia J, Kao-</w:t>
            </w:r>
            <w:proofErr w:type="spellStart"/>
            <w:r>
              <w:rPr>
                <w:rFonts w:eastAsia="Times New Roman"/>
              </w:rPr>
              <w:t>Kniffin</w:t>
            </w:r>
            <w:proofErr w:type="spellEnd"/>
            <w:r>
              <w:rPr>
                <w:rFonts w:eastAsia="Times New Roman"/>
              </w:rPr>
              <w:t xml:space="preserve"> J. 2018. Microbial Group Dynamics in Plant Rhizospheres and Their Implications on Nutrient Cycling. Front </w:t>
            </w:r>
            <w:proofErr w:type="spellStart"/>
            <w:r>
              <w:rPr>
                <w:rFonts w:eastAsia="Times New Roman"/>
              </w:rPr>
              <w:t>Microbiol</w:t>
            </w:r>
            <w:proofErr w:type="spellEnd"/>
            <w:r>
              <w:rPr>
                <w:rFonts w:eastAsia="Times New Roman"/>
              </w:rPr>
              <w:t xml:space="preserve"> 9:1–7.</w:t>
            </w:r>
          </w:ins>
        </w:p>
        <w:p w14:paraId="153D2D37" w14:textId="77777777" w:rsidR="008A6633" w:rsidRDefault="008A6633">
          <w:pPr>
            <w:autoSpaceDE w:val="0"/>
            <w:autoSpaceDN w:val="0"/>
            <w:ind w:hanging="640"/>
            <w:divId w:val="1499618058"/>
            <w:rPr>
              <w:ins w:id="434" w:author="Custer, Gordon" w:date="2023-10-02T11:14:00Z"/>
              <w:rFonts w:eastAsia="Times New Roman"/>
            </w:rPr>
          </w:pPr>
          <w:ins w:id="435" w:author="Custer, Gordon" w:date="2023-10-02T11:14:00Z">
            <w:r>
              <w:rPr>
                <w:rFonts w:eastAsia="Times New Roman"/>
              </w:rPr>
              <w:t xml:space="preserve">13. </w:t>
            </w:r>
            <w:r>
              <w:rPr>
                <w:rFonts w:eastAsia="Times New Roman"/>
              </w:rPr>
              <w:tab/>
              <w:t>Sandhu HS, Wratten SD, Cullen R, Case B. 2008. The future of farming: The value of ecosystem services in conventional and organic arable land. An experimental approach. Ecological Economics 64:835–848.</w:t>
            </w:r>
          </w:ins>
        </w:p>
        <w:p w14:paraId="66FC52D9" w14:textId="77777777" w:rsidR="008A6633" w:rsidRDefault="008A6633">
          <w:pPr>
            <w:autoSpaceDE w:val="0"/>
            <w:autoSpaceDN w:val="0"/>
            <w:ind w:hanging="640"/>
            <w:divId w:val="1098212965"/>
            <w:rPr>
              <w:ins w:id="436" w:author="Custer, Gordon" w:date="2023-10-02T11:14:00Z"/>
              <w:rFonts w:eastAsia="Times New Roman"/>
            </w:rPr>
          </w:pPr>
          <w:ins w:id="437" w:author="Custer, Gordon" w:date="2023-10-02T11:14:00Z">
            <w:r>
              <w:rPr>
                <w:rFonts w:eastAsia="Times New Roman"/>
              </w:rPr>
              <w:t xml:space="preserve">14. </w:t>
            </w:r>
            <w:r>
              <w:rPr>
                <w:rFonts w:eastAsia="Times New Roman"/>
              </w:rPr>
              <w:tab/>
            </w:r>
            <w:proofErr w:type="spellStart"/>
            <w:r>
              <w:rPr>
                <w:rFonts w:eastAsia="Times New Roman"/>
              </w:rPr>
              <w:t>Imfeld</w:t>
            </w:r>
            <w:proofErr w:type="spellEnd"/>
            <w:r>
              <w:rPr>
                <w:rFonts w:eastAsia="Times New Roman"/>
              </w:rPr>
              <w:t xml:space="preserve"> G, </w:t>
            </w:r>
            <w:proofErr w:type="spellStart"/>
            <w:r>
              <w:rPr>
                <w:rFonts w:eastAsia="Times New Roman"/>
              </w:rPr>
              <w:t>Vuilleumier</w:t>
            </w:r>
            <w:proofErr w:type="spellEnd"/>
            <w:r>
              <w:rPr>
                <w:rFonts w:eastAsia="Times New Roman"/>
              </w:rPr>
              <w:t xml:space="preserve"> S. 2012. Measuring the effects of pesticides on bacterial communities in soil: A critical review. </w:t>
            </w:r>
            <w:proofErr w:type="spellStart"/>
            <w:r>
              <w:rPr>
                <w:rFonts w:eastAsia="Times New Roman"/>
              </w:rPr>
              <w:t>Eur</w:t>
            </w:r>
            <w:proofErr w:type="spellEnd"/>
            <w:r>
              <w:rPr>
                <w:rFonts w:eastAsia="Times New Roman"/>
              </w:rPr>
              <w:t xml:space="preserve"> J Soil Biol 49:22–30.</w:t>
            </w:r>
          </w:ins>
        </w:p>
        <w:p w14:paraId="79032DB0" w14:textId="77777777" w:rsidR="008A6633" w:rsidRDefault="008A6633">
          <w:pPr>
            <w:autoSpaceDE w:val="0"/>
            <w:autoSpaceDN w:val="0"/>
            <w:ind w:hanging="640"/>
            <w:divId w:val="1192180936"/>
            <w:rPr>
              <w:ins w:id="438" w:author="Custer, Gordon" w:date="2023-10-02T11:14:00Z"/>
              <w:rFonts w:eastAsia="Times New Roman"/>
            </w:rPr>
          </w:pPr>
          <w:ins w:id="439" w:author="Custer, Gordon" w:date="2023-10-02T11:14:00Z">
            <w:r>
              <w:rPr>
                <w:rFonts w:eastAsia="Times New Roman"/>
              </w:rPr>
              <w:t xml:space="preserve">15. </w:t>
            </w:r>
            <w:r>
              <w:rPr>
                <w:rFonts w:eastAsia="Times New Roman"/>
              </w:rPr>
              <w:tab/>
            </w:r>
            <w:proofErr w:type="spellStart"/>
            <w:r>
              <w:rPr>
                <w:rFonts w:eastAsia="Times New Roman"/>
              </w:rPr>
              <w:t>Bünemann</w:t>
            </w:r>
            <w:proofErr w:type="spellEnd"/>
            <w:r>
              <w:rPr>
                <w:rFonts w:eastAsia="Times New Roman"/>
              </w:rPr>
              <w:t xml:space="preserve"> EK, </w:t>
            </w:r>
            <w:proofErr w:type="spellStart"/>
            <w:r>
              <w:rPr>
                <w:rFonts w:eastAsia="Times New Roman"/>
              </w:rPr>
              <w:t>Schwenke</w:t>
            </w:r>
            <w:proofErr w:type="spellEnd"/>
            <w:r>
              <w:rPr>
                <w:rFonts w:eastAsia="Times New Roman"/>
              </w:rPr>
              <w:t xml:space="preserve"> GD, Van </w:t>
            </w:r>
            <w:proofErr w:type="spellStart"/>
            <w:r>
              <w:rPr>
                <w:rFonts w:eastAsia="Times New Roman"/>
              </w:rPr>
              <w:t>Zwieten</w:t>
            </w:r>
            <w:proofErr w:type="spellEnd"/>
            <w:r>
              <w:rPr>
                <w:rFonts w:eastAsia="Times New Roman"/>
              </w:rPr>
              <w:t xml:space="preserve"> L. 2006. Impact of agricultural inputs on soil organisms - A review. Australian Journal of Soil Research 44:379–406.</w:t>
            </w:r>
          </w:ins>
        </w:p>
        <w:p w14:paraId="09FCB77F" w14:textId="77777777" w:rsidR="008A6633" w:rsidRDefault="008A6633">
          <w:pPr>
            <w:autoSpaceDE w:val="0"/>
            <w:autoSpaceDN w:val="0"/>
            <w:ind w:hanging="640"/>
            <w:divId w:val="1707833178"/>
            <w:rPr>
              <w:ins w:id="440" w:author="Custer, Gordon" w:date="2023-10-02T11:14:00Z"/>
              <w:rFonts w:eastAsia="Times New Roman"/>
            </w:rPr>
          </w:pPr>
          <w:ins w:id="441" w:author="Custer, Gordon" w:date="2023-10-02T11:14:00Z">
            <w:r>
              <w:rPr>
                <w:rFonts w:eastAsia="Times New Roman"/>
              </w:rPr>
              <w:t xml:space="preserve">16. </w:t>
            </w:r>
            <w:r>
              <w:rPr>
                <w:rFonts w:eastAsia="Times New Roman"/>
              </w:rPr>
              <w:tab/>
              <w:t>Puglisi E. 2017. Response of microbial organisms (aquatic and terrestrial) to pesticides. EFSA Supporting Publications 9.</w:t>
            </w:r>
          </w:ins>
        </w:p>
        <w:p w14:paraId="3F182EAC" w14:textId="77777777" w:rsidR="008A6633" w:rsidRDefault="008A6633">
          <w:pPr>
            <w:autoSpaceDE w:val="0"/>
            <w:autoSpaceDN w:val="0"/>
            <w:ind w:hanging="640"/>
            <w:divId w:val="1727803405"/>
            <w:rPr>
              <w:ins w:id="442" w:author="Custer, Gordon" w:date="2023-10-02T11:14:00Z"/>
              <w:rFonts w:eastAsia="Times New Roman"/>
            </w:rPr>
          </w:pPr>
          <w:ins w:id="443" w:author="Custer, Gordon" w:date="2023-10-02T11:14:00Z">
            <w:r>
              <w:rPr>
                <w:rFonts w:eastAsia="Times New Roman"/>
              </w:rPr>
              <w:t xml:space="preserve">17. </w:t>
            </w:r>
            <w:r>
              <w:rPr>
                <w:rFonts w:eastAsia="Times New Roman"/>
              </w:rPr>
              <w:tab/>
            </w:r>
            <w:proofErr w:type="spellStart"/>
            <w:r>
              <w:rPr>
                <w:rFonts w:eastAsia="Times New Roman"/>
              </w:rPr>
              <w:t>Thiour-Mauprivez</w:t>
            </w:r>
            <w:proofErr w:type="spellEnd"/>
            <w:r>
              <w:rPr>
                <w:rFonts w:eastAsia="Times New Roman"/>
              </w:rPr>
              <w:t xml:space="preserve"> C, Martin-Laurent F, </w:t>
            </w:r>
            <w:proofErr w:type="spellStart"/>
            <w:r>
              <w:rPr>
                <w:rFonts w:eastAsia="Times New Roman"/>
              </w:rPr>
              <w:t>Calvayrac</w:t>
            </w:r>
            <w:proofErr w:type="spellEnd"/>
            <w:r>
              <w:rPr>
                <w:rFonts w:eastAsia="Times New Roman"/>
              </w:rPr>
              <w:t xml:space="preserve"> C, </w:t>
            </w:r>
            <w:proofErr w:type="spellStart"/>
            <w:r>
              <w:rPr>
                <w:rFonts w:eastAsia="Times New Roman"/>
              </w:rPr>
              <w:t>Barthelmebs</w:t>
            </w:r>
            <w:proofErr w:type="spellEnd"/>
            <w:r>
              <w:rPr>
                <w:rFonts w:eastAsia="Times New Roman"/>
              </w:rPr>
              <w:t xml:space="preserve"> L. 2019. Effects of herbicide on non-target microorganisms: Towards a new class of biomarkers? Science of the Total Environment 684:314–325.</w:t>
            </w:r>
          </w:ins>
        </w:p>
        <w:p w14:paraId="1DC3446B" w14:textId="77777777" w:rsidR="008A6633" w:rsidRDefault="008A6633">
          <w:pPr>
            <w:autoSpaceDE w:val="0"/>
            <w:autoSpaceDN w:val="0"/>
            <w:ind w:hanging="640"/>
            <w:divId w:val="1995136472"/>
            <w:rPr>
              <w:ins w:id="444" w:author="Custer, Gordon" w:date="2023-10-02T11:14:00Z"/>
              <w:rFonts w:eastAsia="Times New Roman"/>
            </w:rPr>
          </w:pPr>
          <w:ins w:id="445" w:author="Custer, Gordon" w:date="2023-10-02T11:14:00Z">
            <w:r>
              <w:rPr>
                <w:rFonts w:eastAsia="Times New Roman"/>
              </w:rPr>
              <w:t xml:space="preserve">18. </w:t>
            </w:r>
            <w:r>
              <w:rPr>
                <w:rFonts w:eastAsia="Times New Roman"/>
              </w:rPr>
              <w:tab/>
            </w:r>
            <w:proofErr w:type="spellStart"/>
            <w:r>
              <w:rPr>
                <w:rFonts w:eastAsia="Times New Roman"/>
              </w:rPr>
              <w:t>Weidenhamer</w:t>
            </w:r>
            <w:proofErr w:type="spellEnd"/>
            <w:r>
              <w:rPr>
                <w:rFonts w:eastAsia="Times New Roman"/>
              </w:rPr>
              <w:t xml:space="preserve"> JD, Callaway RM. 2010. Direct and Indirect Effects of Invasive Plants on Soil Chemistry and Ecosystem Function. J Chem </w:t>
            </w:r>
            <w:proofErr w:type="spellStart"/>
            <w:r>
              <w:rPr>
                <w:rFonts w:eastAsia="Times New Roman"/>
              </w:rPr>
              <w:t>Ecol</w:t>
            </w:r>
            <w:proofErr w:type="spellEnd"/>
            <w:r>
              <w:rPr>
                <w:rFonts w:eastAsia="Times New Roman"/>
              </w:rPr>
              <w:t xml:space="preserve"> 36:59–69.</w:t>
            </w:r>
          </w:ins>
        </w:p>
        <w:p w14:paraId="67247EBB" w14:textId="77777777" w:rsidR="008A6633" w:rsidRDefault="008A6633">
          <w:pPr>
            <w:autoSpaceDE w:val="0"/>
            <w:autoSpaceDN w:val="0"/>
            <w:ind w:hanging="640"/>
            <w:divId w:val="1158498804"/>
            <w:rPr>
              <w:ins w:id="446" w:author="Custer, Gordon" w:date="2023-10-02T11:14:00Z"/>
              <w:rFonts w:eastAsia="Times New Roman"/>
            </w:rPr>
          </w:pPr>
          <w:ins w:id="447" w:author="Custer, Gordon" w:date="2023-10-02T11:14:00Z">
            <w:r>
              <w:rPr>
                <w:rFonts w:eastAsia="Times New Roman"/>
              </w:rPr>
              <w:t xml:space="preserve">19. </w:t>
            </w:r>
            <w:r>
              <w:rPr>
                <w:rFonts w:eastAsia="Times New Roman"/>
              </w:rPr>
              <w:tab/>
              <w:t xml:space="preserve">Lekberg Y, Wagner V, </w:t>
            </w:r>
            <w:proofErr w:type="spellStart"/>
            <w:r>
              <w:rPr>
                <w:rFonts w:eastAsia="Times New Roman"/>
              </w:rPr>
              <w:t>Rummel</w:t>
            </w:r>
            <w:proofErr w:type="spellEnd"/>
            <w:r>
              <w:rPr>
                <w:rFonts w:eastAsia="Times New Roman"/>
              </w:rPr>
              <w:t xml:space="preserve"> A, McLeod M, Ramsey PW. 2017. Strong indirect herbicide effects on mycorrhizal associations through plant community shifts and secondary invasions. Ecological Applications https://doi.org/10.1002/eap.1613.</w:t>
            </w:r>
          </w:ins>
        </w:p>
        <w:p w14:paraId="7E1EBF2B" w14:textId="77777777" w:rsidR="008A6633" w:rsidRDefault="008A6633">
          <w:pPr>
            <w:autoSpaceDE w:val="0"/>
            <w:autoSpaceDN w:val="0"/>
            <w:ind w:hanging="640"/>
            <w:divId w:val="961806670"/>
            <w:rPr>
              <w:ins w:id="448" w:author="Custer, Gordon" w:date="2023-10-02T11:14:00Z"/>
              <w:rFonts w:eastAsia="Times New Roman"/>
            </w:rPr>
          </w:pPr>
          <w:ins w:id="449" w:author="Custer, Gordon" w:date="2023-10-02T11:14:00Z">
            <w:r>
              <w:rPr>
                <w:rFonts w:eastAsia="Times New Roman"/>
              </w:rPr>
              <w:t xml:space="preserve">20. </w:t>
            </w:r>
            <w:r>
              <w:rPr>
                <w:rFonts w:eastAsia="Times New Roman"/>
              </w:rPr>
              <w:tab/>
              <w:t xml:space="preserve">Hernández M, Jia Z, Conrad R, Seeger M. 2011. Simazine application inhibits nitrification and changes the ammonia-oxidizing bacterial communities in a fertilized agricultural soil. FEMS </w:t>
            </w:r>
            <w:proofErr w:type="spellStart"/>
            <w:r>
              <w:rPr>
                <w:rFonts w:eastAsia="Times New Roman"/>
              </w:rPr>
              <w:t>Microbiol</w:t>
            </w:r>
            <w:proofErr w:type="spellEnd"/>
            <w:r>
              <w:rPr>
                <w:rFonts w:eastAsia="Times New Roman"/>
              </w:rPr>
              <w:t xml:space="preserve"> </w:t>
            </w:r>
            <w:proofErr w:type="spellStart"/>
            <w:r>
              <w:rPr>
                <w:rFonts w:eastAsia="Times New Roman"/>
              </w:rPr>
              <w:t>Ecol</w:t>
            </w:r>
            <w:proofErr w:type="spellEnd"/>
            <w:r>
              <w:rPr>
                <w:rFonts w:eastAsia="Times New Roman"/>
              </w:rPr>
              <w:t xml:space="preserve"> 78:511–519.</w:t>
            </w:r>
          </w:ins>
        </w:p>
        <w:p w14:paraId="7C98E2C2" w14:textId="77777777" w:rsidR="008A6633" w:rsidRDefault="008A6633">
          <w:pPr>
            <w:autoSpaceDE w:val="0"/>
            <w:autoSpaceDN w:val="0"/>
            <w:ind w:hanging="640"/>
            <w:divId w:val="667440344"/>
            <w:rPr>
              <w:ins w:id="450" w:author="Custer, Gordon" w:date="2023-10-02T11:14:00Z"/>
              <w:rFonts w:eastAsia="Times New Roman"/>
            </w:rPr>
          </w:pPr>
          <w:ins w:id="451" w:author="Custer, Gordon" w:date="2023-10-02T11:14:00Z">
            <w:r>
              <w:rPr>
                <w:rFonts w:eastAsia="Times New Roman"/>
              </w:rPr>
              <w:t xml:space="preserve">21. </w:t>
            </w:r>
            <w:r>
              <w:rPr>
                <w:rFonts w:eastAsia="Times New Roman"/>
              </w:rPr>
              <w:tab/>
            </w:r>
            <w:proofErr w:type="spellStart"/>
            <w:r>
              <w:rPr>
                <w:rFonts w:eastAsia="Times New Roman"/>
              </w:rPr>
              <w:t>Hagner</w:t>
            </w:r>
            <w:proofErr w:type="spellEnd"/>
            <w:r>
              <w:rPr>
                <w:rFonts w:eastAsia="Times New Roman"/>
              </w:rPr>
              <w:t xml:space="preserve"> M, </w:t>
            </w:r>
            <w:proofErr w:type="spellStart"/>
            <w:r>
              <w:rPr>
                <w:rFonts w:eastAsia="Times New Roman"/>
              </w:rPr>
              <w:t>Mikola</w:t>
            </w:r>
            <w:proofErr w:type="spellEnd"/>
            <w:r>
              <w:rPr>
                <w:rFonts w:eastAsia="Times New Roman"/>
              </w:rPr>
              <w:t xml:space="preserve"> J, </w:t>
            </w:r>
            <w:proofErr w:type="spellStart"/>
            <w:r>
              <w:rPr>
                <w:rFonts w:eastAsia="Times New Roman"/>
              </w:rPr>
              <w:t>Saloniemi</w:t>
            </w:r>
            <w:proofErr w:type="spellEnd"/>
            <w:r>
              <w:rPr>
                <w:rFonts w:eastAsia="Times New Roman"/>
              </w:rPr>
              <w:t xml:space="preserve"> I, </w:t>
            </w:r>
            <w:proofErr w:type="spellStart"/>
            <w:r>
              <w:rPr>
                <w:rFonts w:eastAsia="Times New Roman"/>
              </w:rPr>
              <w:t>Saikkonen</w:t>
            </w:r>
            <w:proofErr w:type="spellEnd"/>
            <w:r>
              <w:rPr>
                <w:rFonts w:eastAsia="Times New Roman"/>
              </w:rPr>
              <w:t xml:space="preserve"> K, </w:t>
            </w:r>
            <w:proofErr w:type="spellStart"/>
            <w:r>
              <w:rPr>
                <w:rFonts w:eastAsia="Times New Roman"/>
              </w:rPr>
              <w:t>Helander</w:t>
            </w:r>
            <w:proofErr w:type="spellEnd"/>
            <w:r>
              <w:rPr>
                <w:rFonts w:eastAsia="Times New Roman"/>
              </w:rPr>
              <w:t xml:space="preserve"> M. 2019. Effects of a glyphosate-based herbicide on soil animal trophic groups and associated ecosystem functioning in a northern agricultural field. Sci Rep 9:8540.</w:t>
            </w:r>
          </w:ins>
        </w:p>
        <w:p w14:paraId="10401C59" w14:textId="77777777" w:rsidR="008A6633" w:rsidRDefault="008A6633">
          <w:pPr>
            <w:autoSpaceDE w:val="0"/>
            <w:autoSpaceDN w:val="0"/>
            <w:ind w:hanging="640"/>
            <w:divId w:val="374233788"/>
            <w:rPr>
              <w:ins w:id="452" w:author="Custer, Gordon" w:date="2023-10-02T11:14:00Z"/>
              <w:rFonts w:eastAsia="Times New Roman"/>
            </w:rPr>
          </w:pPr>
          <w:ins w:id="453" w:author="Custer, Gordon" w:date="2023-10-02T11:14:00Z">
            <w:r>
              <w:rPr>
                <w:rFonts w:eastAsia="Times New Roman"/>
              </w:rPr>
              <w:t xml:space="preserve">22. </w:t>
            </w:r>
            <w:r>
              <w:rPr>
                <w:rFonts w:eastAsia="Times New Roman"/>
              </w:rPr>
              <w:tab/>
              <w:t xml:space="preserve">Millard P, Singh BK. 2010. Does grassland vegetation drive soil microbial diversity? </w:t>
            </w:r>
            <w:proofErr w:type="spellStart"/>
            <w:r>
              <w:rPr>
                <w:rFonts w:eastAsia="Times New Roman"/>
              </w:rPr>
              <w:t>Nutr</w:t>
            </w:r>
            <w:proofErr w:type="spellEnd"/>
            <w:r>
              <w:rPr>
                <w:rFonts w:eastAsia="Times New Roman"/>
              </w:rPr>
              <w:t xml:space="preserve"> </w:t>
            </w:r>
            <w:proofErr w:type="spellStart"/>
            <w:r>
              <w:rPr>
                <w:rFonts w:eastAsia="Times New Roman"/>
              </w:rPr>
              <w:t>Cycl</w:t>
            </w:r>
            <w:proofErr w:type="spellEnd"/>
            <w:r>
              <w:rPr>
                <w:rFonts w:eastAsia="Times New Roman"/>
              </w:rPr>
              <w:t xml:space="preserve"> </w:t>
            </w:r>
            <w:proofErr w:type="spellStart"/>
            <w:r>
              <w:rPr>
                <w:rFonts w:eastAsia="Times New Roman"/>
              </w:rPr>
              <w:t>Agroecosyst</w:t>
            </w:r>
            <w:proofErr w:type="spellEnd"/>
            <w:r>
              <w:rPr>
                <w:rFonts w:eastAsia="Times New Roman"/>
              </w:rPr>
              <w:t xml:space="preserve"> 88:147–158.</w:t>
            </w:r>
          </w:ins>
        </w:p>
        <w:p w14:paraId="068C3D28" w14:textId="77777777" w:rsidR="008A6633" w:rsidRDefault="008A6633">
          <w:pPr>
            <w:autoSpaceDE w:val="0"/>
            <w:autoSpaceDN w:val="0"/>
            <w:ind w:hanging="640"/>
            <w:divId w:val="2006669835"/>
            <w:rPr>
              <w:ins w:id="454" w:author="Custer, Gordon" w:date="2023-10-02T11:14:00Z"/>
              <w:rFonts w:eastAsia="Times New Roman"/>
            </w:rPr>
          </w:pPr>
          <w:ins w:id="455" w:author="Custer, Gordon" w:date="2023-10-02T11:14:00Z">
            <w:r>
              <w:rPr>
                <w:rFonts w:eastAsia="Times New Roman"/>
              </w:rPr>
              <w:t xml:space="preserve">23. </w:t>
            </w:r>
            <w:r>
              <w:rPr>
                <w:rFonts w:eastAsia="Times New Roman"/>
              </w:rPr>
              <w:tab/>
              <w:t xml:space="preserve">Bani A, Pioli S, Ventura M, </w:t>
            </w:r>
            <w:proofErr w:type="spellStart"/>
            <w:r>
              <w:rPr>
                <w:rFonts w:eastAsia="Times New Roman"/>
              </w:rPr>
              <w:t>Panzacchi</w:t>
            </w:r>
            <w:proofErr w:type="spellEnd"/>
            <w:r>
              <w:rPr>
                <w:rFonts w:eastAsia="Times New Roman"/>
              </w:rPr>
              <w:t xml:space="preserve"> P, </w:t>
            </w:r>
            <w:proofErr w:type="spellStart"/>
            <w:r>
              <w:rPr>
                <w:rFonts w:eastAsia="Times New Roman"/>
              </w:rPr>
              <w:t>Borruso</w:t>
            </w:r>
            <w:proofErr w:type="spellEnd"/>
            <w:r>
              <w:rPr>
                <w:rFonts w:eastAsia="Times New Roman"/>
              </w:rPr>
              <w:t xml:space="preserve"> L, </w:t>
            </w:r>
            <w:proofErr w:type="spellStart"/>
            <w:r>
              <w:rPr>
                <w:rFonts w:eastAsia="Times New Roman"/>
              </w:rPr>
              <w:t>Tognetti</w:t>
            </w:r>
            <w:proofErr w:type="spellEnd"/>
            <w:r>
              <w:rPr>
                <w:rFonts w:eastAsia="Times New Roman"/>
              </w:rPr>
              <w:t xml:space="preserve"> R, </w:t>
            </w:r>
            <w:proofErr w:type="spellStart"/>
            <w:r>
              <w:rPr>
                <w:rFonts w:eastAsia="Times New Roman"/>
              </w:rPr>
              <w:t>Tonon</w:t>
            </w:r>
            <w:proofErr w:type="spellEnd"/>
            <w:r>
              <w:rPr>
                <w:rFonts w:eastAsia="Times New Roman"/>
              </w:rPr>
              <w:t xml:space="preserve"> G, </w:t>
            </w:r>
            <w:proofErr w:type="spellStart"/>
            <w:r>
              <w:rPr>
                <w:rFonts w:eastAsia="Times New Roman"/>
              </w:rPr>
              <w:t>Brusetti</w:t>
            </w:r>
            <w:proofErr w:type="spellEnd"/>
            <w:r>
              <w:rPr>
                <w:rFonts w:eastAsia="Times New Roman"/>
              </w:rPr>
              <w:t xml:space="preserve"> L. 2018. The role of microbial community in the decomposition of leaf litter and deadwood. Applied Soil Ecology 126:75–84.</w:t>
            </w:r>
          </w:ins>
        </w:p>
        <w:p w14:paraId="4D12CB32" w14:textId="77777777" w:rsidR="008A6633" w:rsidRDefault="008A6633">
          <w:pPr>
            <w:autoSpaceDE w:val="0"/>
            <w:autoSpaceDN w:val="0"/>
            <w:ind w:hanging="640"/>
            <w:divId w:val="163472210"/>
            <w:rPr>
              <w:ins w:id="456" w:author="Custer, Gordon" w:date="2023-10-02T11:14:00Z"/>
              <w:rFonts w:eastAsia="Times New Roman"/>
            </w:rPr>
          </w:pPr>
          <w:ins w:id="457" w:author="Custer, Gordon" w:date="2023-10-02T11:14:00Z">
            <w:r>
              <w:rPr>
                <w:rFonts w:eastAsia="Times New Roman"/>
              </w:rPr>
              <w:t xml:space="preserve">24. </w:t>
            </w:r>
            <w:r>
              <w:rPr>
                <w:rFonts w:eastAsia="Times New Roman"/>
              </w:rPr>
              <w:tab/>
              <w:t xml:space="preserve">Prober SM, </w:t>
            </w:r>
            <w:proofErr w:type="spellStart"/>
            <w:r>
              <w:rPr>
                <w:rFonts w:eastAsia="Times New Roman"/>
              </w:rPr>
              <w:t>Leff</w:t>
            </w:r>
            <w:proofErr w:type="spellEnd"/>
            <w:r>
              <w:rPr>
                <w:rFonts w:eastAsia="Times New Roman"/>
              </w:rPr>
              <w:t xml:space="preserve"> JW, Bates ST, Borer ET, </w:t>
            </w:r>
            <w:proofErr w:type="spellStart"/>
            <w:r>
              <w:rPr>
                <w:rFonts w:eastAsia="Times New Roman"/>
              </w:rPr>
              <w:t>Firn</w:t>
            </w:r>
            <w:proofErr w:type="spellEnd"/>
            <w:r>
              <w:rPr>
                <w:rFonts w:eastAsia="Times New Roman"/>
              </w:rPr>
              <w:t xml:space="preserve"> J, </w:t>
            </w:r>
            <w:proofErr w:type="spellStart"/>
            <w:r>
              <w:rPr>
                <w:rFonts w:eastAsia="Times New Roman"/>
              </w:rPr>
              <w:t>Harpole</w:t>
            </w:r>
            <w:proofErr w:type="spellEnd"/>
            <w:r>
              <w:rPr>
                <w:rFonts w:eastAsia="Times New Roman"/>
              </w:rPr>
              <w:t xml:space="preserve"> WS, Lind EM, </w:t>
            </w:r>
            <w:proofErr w:type="spellStart"/>
            <w:r>
              <w:rPr>
                <w:rFonts w:eastAsia="Times New Roman"/>
              </w:rPr>
              <w:t>Seabloom</w:t>
            </w:r>
            <w:proofErr w:type="spellEnd"/>
            <w:r>
              <w:rPr>
                <w:rFonts w:eastAsia="Times New Roman"/>
              </w:rPr>
              <w:t xml:space="preserve"> EW, Adler PB, Bakker JD, Cleland EE, </w:t>
            </w:r>
            <w:proofErr w:type="spellStart"/>
            <w:r>
              <w:rPr>
                <w:rFonts w:eastAsia="Times New Roman"/>
              </w:rPr>
              <w:t>DeCrappeo</w:t>
            </w:r>
            <w:proofErr w:type="spellEnd"/>
            <w:r>
              <w:rPr>
                <w:rFonts w:eastAsia="Times New Roman"/>
              </w:rPr>
              <w:t xml:space="preserve"> NM, </w:t>
            </w:r>
            <w:proofErr w:type="spellStart"/>
            <w:r>
              <w:rPr>
                <w:rFonts w:eastAsia="Times New Roman"/>
              </w:rPr>
              <w:t>DeLorenze</w:t>
            </w:r>
            <w:proofErr w:type="spellEnd"/>
            <w:r>
              <w:rPr>
                <w:rFonts w:eastAsia="Times New Roman"/>
              </w:rPr>
              <w:t xml:space="preserve"> E, Hagenah N, </w:t>
            </w:r>
            <w:proofErr w:type="spellStart"/>
            <w:r>
              <w:rPr>
                <w:rFonts w:eastAsia="Times New Roman"/>
              </w:rPr>
              <w:t>Hautier</w:t>
            </w:r>
            <w:proofErr w:type="spellEnd"/>
            <w:r>
              <w:rPr>
                <w:rFonts w:eastAsia="Times New Roman"/>
              </w:rPr>
              <w:t xml:space="preserve"> Y, </w:t>
            </w:r>
            <w:proofErr w:type="spellStart"/>
            <w:r>
              <w:rPr>
                <w:rFonts w:eastAsia="Times New Roman"/>
              </w:rPr>
              <w:t>Hofmockel</w:t>
            </w:r>
            <w:proofErr w:type="spellEnd"/>
            <w:r>
              <w:rPr>
                <w:rFonts w:eastAsia="Times New Roman"/>
              </w:rPr>
              <w:t xml:space="preserve"> KS, Kirkman KP, Knops JMH, La Pierre KJ, MacDougall AS, McCulley RL, </w:t>
            </w:r>
            <w:r>
              <w:rPr>
                <w:rFonts w:eastAsia="Times New Roman"/>
              </w:rPr>
              <w:lastRenderedPageBreak/>
              <w:t xml:space="preserve">Mitchell CE, </w:t>
            </w:r>
            <w:proofErr w:type="spellStart"/>
            <w:r>
              <w:rPr>
                <w:rFonts w:eastAsia="Times New Roman"/>
              </w:rPr>
              <w:t>Risch</w:t>
            </w:r>
            <w:proofErr w:type="spellEnd"/>
            <w:r>
              <w:rPr>
                <w:rFonts w:eastAsia="Times New Roman"/>
              </w:rPr>
              <w:t xml:space="preserve"> AC, Schuetz M, Stevens CJ, Williams RJ, </w:t>
            </w:r>
            <w:proofErr w:type="spellStart"/>
            <w:r>
              <w:rPr>
                <w:rFonts w:eastAsia="Times New Roman"/>
              </w:rPr>
              <w:t>Fierer</w:t>
            </w:r>
            <w:proofErr w:type="spellEnd"/>
            <w:r>
              <w:rPr>
                <w:rFonts w:eastAsia="Times New Roman"/>
              </w:rPr>
              <w:t xml:space="preserve"> N. 2015. Plant diversity predicts beta but not alpha diversity of soil microbes across grasslands worldwide. </w:t>
            </w:r>
            <w:proofErr w:type="spellStart"/>
            <w:r>
              <w:rPr>
                <w:rFonts w:eastAsia="Times New Roman"/>
              </w:rPr>
              <w:t>Ecol</w:t>
            </w:r>
            <w:proofErr w:type="spellEnd"/>
            <w:r>
              <w:rPr>
                <w:rFonts w:eastAsia="Times New Roman"/>
              </w:rPr>
              <w:t xml:space="preserve"> Lett 18:85–95.</w:t>
            </w:r>
          </w:ins>
        </w:p>
        <w:p w14:paraId="650A28AF" w14:textId="77777777" w:rsidR="008A6633" w:rsidRDefault="008A6633">
          <w:pPr>
            <w:autoSpaceDE w:val="0"/>
            <w:autoSpaceDN w:val="0"/>
            <w:ind w:hanging="640"/>
            <w:divId w:val="1778256991"/>
            <w:rPr>
              <w:ins w:id="458" w:author="Custer, Gordon" w:date="2023-10-02T11:14:00Z"/>
              <w:rFonts w:eastAsia="Times New Roman"/>
            </w:rPr>
          </w:pPr>
          <w:ins w:id="459" w:author="Custer, Gordon" w:date="2023-10-02T11:14:00Z">
            <w:r>
              <w:rPr>
                <w:rFonts w:eastAsia="Times New Roman"/>
              </w:rPr>
              <w:t xml:space="preserve">25. </w:t>
            </w:r>
            <w:r>
              <w:rPr>
                <w:rFonts w:eastAsia="Times New Roman"/>
              </w:rPr>
              <w:tab/>
            </w:r>
            <w:proofErr w:type="spellStart"/>
            <w:r>
              <w:rPr>
                <w:rFonts w:eastAsia="Times New Roman"/>
              </w:rPr>
              <w:t>Damin</w:t>
            </w:r>
            <w:proofErr w:type="spellEnd"/>
            <w:r>
              <w:rPr>
                <w:rFonts w:eastAsia="Times New Roman"/>
              </w:rPr>
              <w:t xml:space="preserve"> V, </w:t>
            </w:r>
            <w:proofErr w:type="spellStart"/>
            <w:r>
              <w:rPr>
                <w:rFonts w:eastAsia="Times New Roman"/>
              </w:rPr>
              <w:t>Triveli</w:t>
            </w:r>
            <w:proofErr w:type="spellEnd"/>
            <w:r>
              <w:rPr>
                <w:rFonts w:eastAsia="Times New Roman"/>
              </w:rPr>
              <w:t xml:space="preserve"> P. 2011. Herbicides Effect on Nitrogen Cycling in </w:t>
            </w:r>
            <w:proofErr w:type="spellStart"/>
            <w:r>
              <w:rPr>
                <w:rFonts w:eastAsia="Times New Roman"/>
              </w:rPr>
              <w:t>AgroecossystemsHerbicides</w:t>
            </w:r>
            <w:proofErr w:type="spellEnd"/>
            <w:r>
              <w:rPr>
                <w:rFonts w:eastAsia="Times New Roman"/>
              </w:rPr>
              <w:t xml:space="preserve"> and Environment. </w:t>
            </w:r>
            <w:proofErr w:type="spellStart"/>
            <w:r>
              <w:rPr>
                <w:rFonts w:eastAsia="Times New Roman"/>
              </w:rPr>
              <w:t>InTech</w:t>
            </w:r>
            <w:proofErr w:type="spellEnd"/>
            <w:r>
              <w:rPr>
                <w:rFonts w:eastAsia="Times New Roman"/>
              </w:rPr>
              <w:t>.</w:t>
            </w:r>
          </w:ins>
        </w:p>
        <w:p w14:paraId="51C7B483" w14:textId="77777777" w:rsidR="008A6633" w:rsidRDefault="008A6633">
          <w:pPr>
            <w:autoSpaceDE w:val="0"/>
            <w:autoSpaceDN w:val="0"/>
            <w:ind w:hanging="640"/>
            <w:divId w:val="627128036"/>
            <w:rPr>
              <w:ins w:id="460" w:author="Custer, Gordon" w:date="2023-10-02T11:14:00Z"/>
              <w:rFonts w:eastAsia="Times New Roman"/>
            </w:rPr>
          </w:pPr>
          <w:ins w:id="461" w:author="Custer, Gordon" w:date="2023-10-02T11:14:00Z">
            <w:r>
              <w:rPr>
                <w:rFonts w:eastAsia="Times New Roman"/>
              </w:rPr>
              <w:t xml:space="preserve">26. </w:t>
            </w:r>
            <w:r>
              <w:rPr>
                <w:rFonts w:eastAsia="Times New Roman"/>
              </w:rPr>
              <w:tab/>
            </w:r>
            <w:proofErr w:type="spellStart"/>
            <w:r>
              <w:rPr>
                <w:rFonts w:eastAsia="Times New Roman"/>
              </w:rPr>
              <w:t>Płatkowski</w:t>
            </w:r>
            <w:proofErr w:type="spellEnd"/>
            <w:r>
              <w:rPr>
                <w:rFonts w:eastAsia="Times New Roman"/>
              </w:rPr>
              <w:t xml:space="preserve"> M, </w:t>
            </w:r>
            <w:proofErr w:type="spellStart"/>
            <w:r>
              <w:rPr>
                <w:rFonts w:eastAsia="Times New Roman"/>
              </w:rPr>
              <w:t>Telesiński</w:t>
            </w:r>
            <w:proofErr w:type="spellEnd"/>
            <w:r>
              <w:rPr>
                <w:rFonts w:eastAsia="Times New Roman"/>
              </w:rPr>
              <w:t xml:space="preserve"> A. 2016. Response of soil phosphatases to glyphosate and its formulations – Roundup (laboratory conditions). Plant Soil Environ 62:286–292.</w:t>
            </w:r>
          </w:ins>
        </w:p>
        <w:p w14:paraId="7564F7DA" w14:textId="77777777" w:rsidR="008A6633" w:rsidRDefault="008A6633">
          <w:pPr>
            <w:autoSpaceDE w:val="0"/>
            <w:autoSpaceDN w:val="0"/>
            <w:ind w:hanging="640"/>
            <w:divId w:val="1637101371"/>
            <w:rPr>
              <w:ins w:id="462" w:author="Custer, Gordon" w:date="2023-10-02T11:14:00Z"/>
              <w:rFonts w:eastAsia="Times New Roman"/>
            </w:rPr>
          </w:pPr>
          <w:ins w:id="463" w:author="Custer, Gordon" w:date="2023-10-02T11:14:00Z">
            <w:r>
              <w:rPr>
                <w:rFonts w:eastAsia="Times New Roman"/>
              </w:rPr>
              <w:t xml:space="preserve">27. </w:t>
            </w:r>
            <w:r>
              <w:rPr>
                <w:rFonts w:eastAsia="Times New Roman"/>
              </w:rPr>
              <w:tab/>
            </w:r>
            <w:proofErr w:type="spellStart"/>
            <w:r>
              <w:rPr>
                <w:rFonts w:eastAsia="Times New Roman"/>
              </w:rPr>
              <w:t>Cherni</w:t>
            </w:r>
            <w:proofErr w:type="spellEnd"/>
            <w:r>
              <w:rPr>
                <w:rFonts w:eastAsia="Times New Roman"/>
              </w:rPr>
              <w:t xml:space="preserve"> AE, </w:t>
            </w:r>
            <w:proofErr w:type="spellStart"/>
            <w:r>
              <w:rPr>
                <w:rFonts w:eastAsia="Times New Roman"/>
              </w:rPr>
              <w:t>Trabelsi</w:t>
            </w:r>
            <w:proofErr w:type="spellEnd"/>
            <w:r>
              <w:rPr>
                <w:rFonts w:eastAsia="Times New Roman"/>
              </w:rPr>
              <w:t xml:space="preserve"> D, </w:t>
            </w:r>
            <w:proofErr w:type="spellStart"/>
            <w:r>
              <w:rPr>
                <w:rFonts w:eastAsia="Times New Roman"/>
              </w:rPr>
              <w:t>Chebil</w:t>
            </w:r>
            <w:proofErr w:type="spellEnd"/>
            <w:r>
              <w:rPr>
                <w:rFonts w:eastAsia="Times New Roman"/>
              </w:rPr>
              <w:t xml:space="preserve"> S, </w:t>
            </w:r>
            <w:proofErr w:type="spellStart"/>
            <w:r>
              <w:rPr>
                <w:rFonts w:eastAsia="Times New Roman"/>
              </w:rPr>
              <w:t>Barhoumi</w:t>
            </w:r>
            <w:proofErr w:type="spellEnd"/>
            <w:r>
              <w:rPr>
                <w:rFonts w:eastAsia="Times New Roman"/>
              </w:rPr>
              <w:t xml:space="preserve"> F, Rodríguez-</w:t>
            </w:r>
            <w:proofErr w:type="spellStart"/>
            <w:r>
              <w:rPr>
                <w:rFonts w:eastAsia="Times New Roman"/>
              </w:rPr>
              <w:t>Llorente</w:t>
            </w:r>
            <w:proofErr w:type="spellEnd"/>
            <w:r>
              <w:rPr>
                <w:rFonts w:eastAsia="Times New Roman"/>
              </w:rPr>
              <w:t xml:space="preserve"> ID, </w:t>
            </w:r>
            <w:proofErr w:type="spellStart"/>
            <w:r>
              <w:rPr>
                <w:rFonts w:eastAsia="Times New Roman"/>
              </w:rPr>
              <w:t>Zribi</w:t>
            </w:r>
            <w:proofErr w:type="spellEnd"/>
            <w:r>
              <w:rPr>
                <w:rFonts w:eastAsia="Times New Roman"/>
              </w:rPr>
              <w:t xml:space="preserve"> K. 2015. Effect of Glyphosate on Enzymatic Activities, </w:t>
            </w:r>
            <w:proofErr w:type="spellStart"/>
            <w:r>
              <w:rPr>
                <w:rFonts w:eastAsia="Times New Roman"/>
              </w:rPr>
              <w:t>Rhizobiaceae</w:t>
            </w:r>
            <w:proofErr w:type="spellEnd"/>
            <w:r>
              <w:rPr>
                <w:rFonts w:eastAsia="Times New Roman"/>
              </w:rPr>
              <w:t xml:space="preserve"> and Total Bacterial Communities in an Agricultural Tunisian Soil. Water Air Soil </w:t>
            </w:r>
            <w:proofErr w:type="spellStart"/>
            <w:r>
              <w:rPr>
                <w:rFonts w:eastAsia="Times New Roman"/>
              </w:rPr>
              <w:t>Pollut</w:t>
            </w:r>
            <w:proofErr w:type="spellEnd"/>
            <w:r>
              <w:rPr>
                <w:rFonts w:eastAsia="Times New Roman"/>
              </w:rPr>
              <w:t xml:space="preserve"> 226:145.</w:t>
            </w:r>
          </w:ins>
        </w:p>
        <w:p w14:paraId="3D856679" w14:textId="77777777" w:rsidR="008A6633" w:rsidRDefault="008A6633">
          <w:pPr>
            <w:autoSpaceDE w:val="0"/>
            <w:autoSpaceDN w:val="0"/>
            <w:ind w:hanging="640"/>
            <w:divId w:val="2444268"/>
            <w:rPr>
              <w:ins w:id="464" w:author="Custer, Gordon" w:date="2023-10-02T11:14:00Z"/>
              <w:rFonts w:eastAsia="Times New Roman"/>
            </w:rPr>
          </w:pPr>
          <w:ins w:id="465" w:author="Custer, Gordon" w:date="2023-10-02T11:14:00Z">
            <w:r>
              <w:rPr>
                <w:rFonts w:eastAsia="Times New Roman"/>
              </w:rPr>
              <w:t xml:space="preserve">28. </w:t>
            </w:r>
            <w:r>
              <w:rPr>
                <w:rFonts w:eastAsia="Times New Roman"/>
              </w:rPr>
              <w:tab/>
              <w:t xml:space="preserve">Ratcliff AW, </w:t>
            </w:r>
            <w:proofErr w:type="spellStart"/>
            <w:r>
              <w:rPr>
                <w:rFonts w:eastAsia="Times New Roman"/>
              </w:rPr>
              <w:t>Busse</w:t>
            </w:r>
            <w:proofErr w:type="spellEnd"/>
            <w:r>
              <w:rPr>
                <w:rFonts w:eastAsia="Times New Roman"/>
              </w:rPr>
              <w:t xml:space="preserve"> MD, </w:t>
            </w:r>
            <w:proofErr w:type="spellStart"/>
            <w:r>
              <w:rPr>
                <w:rFonts w:eastAsia="Times New Roman"/>
              </w:rPr>
              <w:t>Shestak</w:t>
            </w:r>
            <w:proofErr w:type="spellEnd"/>
            <w:r>
              <w:rPr>
                <w:rFonts w:eastAsia="Times New Roman"/>
              </w:rPr>
              <w:t xml:space="preserve"> CJ. 2006. Changes in microbial community structure following herbicide (glyphosate) additions to forest soils. Applied Soil Ecology 34:114–124.</w:t>
            </w:r>
          </w:ins>
        </w:p>
        <w:p w14:paraId="41B90899" w14:textId="77777777" w:rsidR="008A6633" w:rsidRDefault="008A6633">
          <w:pPr>
            <w:autoSpaceDE w:val="0"/>
            <w:autoSpaceDN w:val="0"/>
            <w:ind w:hanging="640"/>
            <w:divId w:val="687829821"/>
            <w:rPr>
              <w:ins w:id="466" w:author="Custer, Gordon" w:date="2023-10-02T11:14:00Z"/>
              <w:rFonts w:eastAsia="Times New Roman"/>
            </w:rPr>
          </w:pPr>
          <w:ins w:id="467" w:author="Custer, Gordon" w:date="2023-10-02T11:14:00Z">
            <w:r>
              <w:rPr>
                <w:rFonts w:eastAsia="Times New Roman"/>
              </w:rPr>
              <w:t xml:space="preserve">29. </w:t>
            </w:r>
            <w:r>
              <w:rPr>
                <w:rFonts w:eastAsia="Times New Roman"/>
              </w:rPr>
              <w:tab/>
            </w:r>
            <w:proofErr w:type="spellStart"/>
            <w:r>
              <w:rPr>
                <w:rFonts w:eastAsia="Times New Roman"/>
              </w:rPr>
              <w:t>Zabaloy</w:t>
            </w:r>
            <w:proofErr w:type="spellEnd"/>
            <w:r>
              <w:rPr>
                <w:rFonts w:eastAsia="Times New Roman"/>
              </w:rPr>
              <w:t xml:space="preserve"> MC, Gómez MA. 2008. Microbial respiration in soils of the Argentine Pampas after </w:t>
            </w:r>
            <w:proofErr w:type="spellStart"/>
            <w:r>
              <w:rPr>
                <w:rFonts w:eastAsia="Times New Roman"/>
              </w:rPr>
              <w:t>metsulfuron</w:t>
            </w:r>
            <w:proofErr w:type="spellEnd"/>
            <w:r>
              <w:rPr>
                <w:rFonts w:eastAsia="Times New Roman"/>
              </w:rPr>
              <w:t xml:space="preserve"> methyl, 2,4-D, and glyphosate treatments. </w:t>
            </w:r>
            <w:proofErr w:type="spellStart"/>
            <w:r>
              <w:rPr>
                <w:rFonts w:eastAsia="Times New Roman"/>
              </w:rPr>
              <w:t>Commun</w:t>
            </w:r>
            <w:proofErr w:type="spellEnd"/>
            <w:r>
              <w:rPr>
                <w:rFonts w:eastAsia="Times New Roman"/>
              </w:rPr>
              <w:t xml:space="preserve"> Soil Sci Plant Anal 39:370–385.</w:t>
            </w:r>
          </w:ins>
        </w:p>
        <w:p w14:paraId="728BAAD9" w14:textId="77777777" w:rsidR="008A6633" w:rsidRDefault="008A6633">
          <w:pPr>
            <w:autoSpaceDE w:val="0"/>
            <w:autoSpaceDN w:val="0"/>
            <w:ind w:hanging="640"/>
            <w:divId w:val="192883800"/>
            <w:rPr>
              <w:ins w:id="468" w:author="Custer, Gordon" w:date="2023-10-02T11:14:00Z"/>
              <w:rFonts w:eastAsia="Times New Roman"/>
            </w:rPr>
          </w:pPr>
          <w:ins w:id="469" w:author="Custer, Gordon" w:date="2023-10-02T11:14:00Z">
            <w:r>
              <w:rPr>
                <w:rFonts w:eastAsia="Times New Roman"/>
              </w:rPr>
              <w:t xml:space="preserve">30. </w:t>
            </w:r>
            <w:r>
              <w:rPr>
                <w:rFonts w:eastAsia="Times New Roman"/>
              </w:rPr>
              <w:tab/>
            </w:r>
            <w:proofErr w:type="spellStart"/>
            <w:r>
              <w:rPr>
                <w:rFonts w:eastAsia="Times New Roman"/>
              </w:rPr>
              <w:t>Accinelli</w:t>
            </w:r>
            <w:proofErr w:type="spellEnd"/>
            <w:r>
              <w:rPr>
                <w:rFonts w:eastAsia="Times New Roman"/>
              </w:rPr>
              <w:t xml:space="preserve"> C, </w:t>
            </w:r>
            <w:proofErr w:type="spellStart"/>
            <w:r>
              <w:rPr>
                <w:rFonts w:eastAsia="Times New Roman"/>
              </w:rPr>
              <w:t>Screpanti</w:t>
            </w:r>
            <w:proofErr w:type="spellEnd"/>
            <w:r>
              <w:rPr>
                <w:rFonts w:eastAsia="Times New Roman"/>
              </w:rPr>
              <w:t xml:space="preserve"> C, </w:t>
            </w:r>
            <w:proofErr w:type="spellStart"/>
            <w:r>
              <w:rPr>
                <w:rFonts w:eastAsia="Times New Roman"/>
              </w:rPr>
              <w:t>Dinelli</w:t>
            </w:r>
            <w:proofErr w:type="spellEnd"/>
            <w:r>
              <w:rPr>
                <w:rFonts w:eastAsia="Times New Roman"/>
              </w:rPr>
              <w:t xml:space="preserve"> G, </w:t>
            </w:r>
            <w:proofErr w:type="spellStart"/>
            <w:r>
              <w:rPr>
                <w:rFonts w:eastAsia="Times New Roman"/>
              </w:rPr>
              <w:t>Vicari</w:t>
            </w:r>
            <w:proofErr w:type="spellEnd"/>
            <w:r>
              <w:rPr>
                <w:rFonts w:eastAsia="Times New Roman"/>
              </w:rPr>
              <w:t xml:space="preserve"> A. 2002. Short-time effects of pure and formulated herbicides on soil microbial activity and biomass. Int J Environ Anal Chem 82:519–527.</w:t>
            </w:r>
          </w:ins>
        </w:p>
        <w:p w14:paraId="73263BCB" w14:textId="77777777" w:rsidR="008A6633" w:rsidRDefault="008A6633">
          <w:pPr>
            <w:autoSpaceDE w:val="0"/>
            <w:autoSpaceDN w:val="0"/>
            <w:ind w:hanging="640"/>
            <w:divId w:val="956330699"/>
            <w:rPr>
              <w:ins w:id="470" w:author="Custer, Gordon" w:date="2023-10-02T11:14:00Z"/>
              <w:rFonts w:eastAsia="Times New Roman"/>
            </w:rPr>
          </w:pPr>
          <w:ins w:id="471" w:author="Custer, Gordon" w:date="2023-10-02T11:14:00Z">
            <w:r>
              <w:rPr>
                <w:rFonts w:eastAsia="Times New Roman"/>
              </w:rPr>
              <w:t xml:space="preserve">31. </w:t>
            </w:r>
            <w:r>
              <w:rPr>
                <w:rFonts w:eastAsia="Times New Roman"/>
              </w:rPr>
              <w:tab/>
              <w:t xml:space="preserve">Feld L, Nielsen TK, Hansen LH, </w:t>
            </w:r>
            <w:proofErr w:type="spellStart"/>
            <w:r>
              <w:rPr>
                <w:rFonts w:eastAsia="Times New Roman"/>
              </w:rPr>
              <w:t>Aamand</w:t>
            </w:r>
            <w:proofErr w:type="spellEnd"/>
            <w:r>
              <w:rPr>
                <w:rFonts w:eastAsia="Times New Roman"/>
              </w:rPr>
              <w:t xml:space="preserve"> J, Albers CN. 2016. Establishment of Bacterial Herbicide Degraders in a Rapid Sand Filter for Bioremediation of </w:t>
            </w:r>
            <w:proofErr w:type="spellStart"/>
            <w:r>
              <w:rPr>
                <w:rFonts w:eastAsia="Times New Roman"/>
              </w:rPr>
              <w:t>Phenoxypropionate</w:t>
            </w:r>
            <w:proofErr w:type="spellEnd"/>
            <w:r>
              <w:rPr>
                <w:rFonts w:eastAsia="Times New Roman"/>
              </w:rPr>
              <w:t xml:space="preserve">-Polluted Groundwater. Appl Environ </w:t>
            </w:r>
            <w:proofErr w:type="spellStart"/>
            <w:r>
              <w:rPr>
                <w:rFonts w:eastAsia="Times New Roman"/>
              </w:rPr>
              <w:t>Microbiol</w:t>
            </w:r>
            <w:proofErr w:type="spellEnd"/>
            <w:r>
              <w:rPr>
                <w:rFonts w:eastAsia="Times New Roman"/>
              </w:rPr>
              <w:t xml:space="preserve"> 82:878–887.</w:t>
            </w:r>
          </w:ins>
        </w:p>
        <w:p w14:paraId="1CD0C96B" w14:textId="77777777" w:rsidR="008A6633" w:rsidRDefault="008A6633">
          <w:pPr>
            <w:autoSpaceDE w:val="0"/>
            <w:autoSpaceDN w:val="0"/>
            <w:ind w:hanging="640"/>
            <w:divId w:val="80837684"/>
            <w:rPr>
              <w:ins w:id="472" w:author="Custer, Gordon" w:date="2023-10-02T11:14:00Z"/>
              <w:rFonts w:eastAsia="Times New Roman"/>
            </w:rPr>
          </w:pPr>
          <w:ins w:id="473" w:author="Custer, Gordon" w:date="2023-10-02T11:14:00Z">
            <w:r>
              <w:rPr>
                <w:rFonts w:eastAsia="Times New Roman"/>
              </w:rPr>
              <w:t xml:space="preserve">32. </w:t>
            </w:r>
            <w:r>
              <w:rPr>
                <w:rFonts w:eastAsia="Times New Roman"/>
              </w:rPr>
              <w:tab/>
              <w:t xml:space="preserve">Liu B, Wang H, Zhang K, Zhu J, He Q, He J. 2020. Improved Herbicide Resistance of 4-Hydroxyphenylpyruvate Dioxygenase from </w:t>
            </w:r>
            <w:proofErr w:type="spellStart"/>
            <w:r>
              <w:rPr>
                <w:rFonts w:eastAsia="Times New Roman"/>
              </w:rPr>
              <w:t>Sphingobium</w:t>
            </w:r>
            <w:proofErr w:type="spellEnd"/>
            <w:r>
              <w:rPr>
                <w:rFonts w:eastAsia="Times New Roman"/>
              </w:rPr>
              <w:t xml:space="preserve"> sp. TPM-19 through Directed Evolution. J Agric Food Chem 68:12365–12374.</w:t>
            </w:r>
          </w:ins>
        </w:p>
        <w:p w14:paraId="10CBCC4A" w14:textId="77777777" w:rsidR="008A6633" w:rsidRDefault="008A6633">
          <w:pPr>
            <w:autoSpaceDE w:val="0"/>
            <w:autoSpaceDN w:val="0"/>
            <w:ind w:hanging="640"/>
            <w:divId w:val="2096170257"/>
            <w:rPr>
              <w:ins w:id="474" w:author="Custer, Gordon" w:date="2023-10-02T11:14:00Z"/>
              <w:rFonts w:eastAsia="Times New Roman"/>
            </w:rPr>
          </w:pPr>
          <w:ins w:id="475" w:author="Custer, Gordon" w:date="2023-10-02T11:14:00Z">
            <w:r>
              <w:rPr>
                <w:rFonts w:eastAsia="Times New Roman"/>
              </w:rPr>
              <w:t xml:space="preserve">33. </w:t>
            </w:r>
            <w:r>
              <w:rPr>
                <w:rFonts w:eastAsia="Times New Roman"/>
              </w:rPr>
              <w:tab/>
              <w:t xml:space="preserve">Blumenthal JM, </w:t>
            </w:r>
            <w:proofErr w:type="spellStart"/>
            <w:r>
              <w:rPr>
                <w:rFonts w:eastAsia="Times New Roman"/>
              </w:rPr>
              <w:t>Baltensperger</w:t>
            </w:r>
            <w:proofErr w:type="spellEnd"/>
            <w:r>
              <w:rPr>
                <w:rFonts w:eastAsia="Times New Roman"/>
              </w:rPr>
              <w:t xml:space="preserve"> DD, </w:t>
            </w:r>
            <w:proofErr w:type="spellStart"/>
            <w:r>
              <w:rPr>
                <w:rFonts w:eastAsia="Times New Roman"/>
              </w:rPr>
              <w:t>Cassman</w:t>
            </w:r>
            <w:proofErr w:type="spellEnd"/>
            <w:r>
              <w:rPr>
                <w:rFonts w:eastAsia="Times New Roman"/>
              </w:rPr>
              <w:t xml:space="preserve"> KG, Mason SC, </w:t>
            </w:r>
            <w:proofErr w:type="spellStart"/>
            <w:r>
              <w:rPr>
                <w:rFonts w:eastAsia="Times New Roman"/>
              </w:rPr>
              <w:t>Pavlista</w:t>
            </w:r>
            <w:proofErr w:type="spellEnd"/>
            <w:r>
              <w:rPr>
                <w:rFonts w:eastAsia="Times New Roman"/>
              </w:rPr>
              <w:t xml:space="preserve"> AD. 2008. Importance and Effect of Nitrogen on Crop Quality and Health, p. 51–70. </w:t>
            </w:r>
            <w:r>
              <w:rPr>
                <w:rFonts w:eastAsia="Times New Roman"/>
                <w:i/>
                <w:iCs/>
              </w:rPr>
              <w:t>In</w:t>
            </w:r>
            <w:r>
              <w:rPr>
                <w:rFonts w:eastAsia="Times New Roman"/>
              </w:rPr>
              <w:t xml:space="preserve"> Nitrogen in the Environment. Elsevier.</w:t>
            </w:r>
          </w:ins>
        </w:p>
        <w:p w14:paraId="7568F21F" w14:textId="77777777" w:rsidR="008A6633" w:rsidRDefault="008A6633">
          <w:pPr>
            <w:autoSpaceDE w:val="0"/>
            <w:autoSpaceDN w:val="0"/>
            <w:ind w:hanging="640"/>
            <w:divId w:val="1814103233"/>
            <w:rPr>
              <w:ins w:id="476" w:author="Custer, Gordon" w:date="2023-10-02T11:14:00Z"/>
              <w:rFonts w:eastAsia="Times New Roman"/>
            </w:rPr>
          </w:pPr>
          <w:ins w:id="477" w:author="Custer, Gordon" w:date="2023-10-02T11:14:00Z">
            <w:r>
              <w:rPr>
                <w:rFonts w:eastAsia="Times New Roman"/>
              </w:rPr>
              <w:t xml:space="preserve">34. </w:t>
            </w:r>
            <w:r>
              <w:rPr>
                <w:rFonts w:eastAsia="Times New Roman"/>
              </w:rPr>
              <w:tab/>
            </w:r>
            <w:proofErr w:type="spellStart"/>
            <w:r>
              <w:rPr>
                <w:rFonts w:eastAsia="Times New Roman"/>
              </w:rPr>
              <w:t>Mahía</w:t>
            </w:r>
            <w:proofErr w:type="spellEnd"/>
            <w:r>
              <w:rPr>
                <w:rFonts w:eastAsia="Times New Roman"/>
              </w:rPr>
              <w:t xml:space="preserve"> J, González-Prieto SJ, Martín A, </w:t>
            </w:r>
            <w:proofErr w:type="spellStart"/>
            <w:r>
              <w:rPr>
                <w:rFonts w:eastAsia="Times New Roman"/>
              </w:rPr>
              <w:t>Bååth</w:t>
            </w:r>
            <w:proofErr w:type="spellEnd"/>
            <w:r>
              <w:rPr>
                <w:rFonts w:eastAsia="Times New Roman"/>
              </w:rPr>
              <w:t xml:space="preserve"> E, Díaz-</w:t>
            </w:r>
            <w:proofErr w:type="spellStart"/>
            <w:r>
              <w:rPr>
                <w:rFonts w:eastAsia="Times New Roman"/>
              </w:rPr>
              <w:t>Raviña</w:t>
            </w:r>
            <w:proofErr w:type="spellEnd"/>
            <w:r>
              <w:rPr>
                <w:rFonts w:eastAsia="Times New Roman"/>
              </w:rPr>
              <w:t xml:space="preserve"> M. 2011. Biochemical properties and microbial community structure of five different soils after atrazine addition. Biol </w:t>
            </w:r>
            <w:proofErr w:type="spellStart"/>
            <w:r>
              <w:rPr>
                <w:rFonts w:eastAsia="Times New Roman"/>
              </w:rPr>
              <w:t>Fertil</w:t>
            </w:r>
            <w:proofErr w:type="spellEnd"/>
            <w:r>
              <w:rPr>
                <w:rFonts w:eastAsia="Times New Roman"/>
              </w:rPr>
              <w:t xml:space="preserve"> Soils 47:577–589.</w:t>
            </w:r>
          </w:ins>
        </w:p>
        <w:p w14:paraId="561D74CA" w14:textId="77777777" w:rsidR="008A6633" w:rsidRDefault="008A6633">
          <w:pPr>
            <w:autoSpaceDE w:val="0"/>
            <w:autoSpaceDN w:val="0"/>
            <w:ind w:hanging="640"/>
            <w:divId w:val="1637563508"/>
            <w:rPr>
              <w:ins w:id="478" w:author="Custer, Gordon" w:date="2023-10-02T11:14:00Z"/>
              <w:rFonts w:eastAsia="Times New Roman"/>
            </w:rPr>
          </w:pPr>
          <w:ins w:id="479" w:author="Custer, Gordon" w:date="2023-10-02T11:14:00Z">
            <w:r>
              <w:rPr>
                <w:rFonts w:eastAsia="Times New Roman"/>
              </w:rPr>
              <w:t xml:space="preserve">35. </w:t>
            </w:r>
            <w:r>
              <w:rPr>
                <w:rFonts w:eastAsia="Times New Roman"/>
              </w:rPr>
              <w:tab/>
              <w:t xml:space="preserve">Wang S, </w:t>
            </w:r>
            <w:proofErr w:type="spellStart"/>
            <w:r>
              <w:rPr>
                <w:rFonts w:eastAsia="Times New Roman"/>
              </w:rPr>
              <w:t>Loreau</w:t>
            </w:r>
            <w:proofErr w:type="spellEnd"/>
            <w:r>
              <w:rPr>
                <w:rFonts w:eastAsia="Times New Roman"/>
              </w:rPr>
              <w:t xml:space="preserve"> M, </w:t>
            </w:r>
            <w:proofErr w:type="spellStart"/>
            <w:r>
              <w:rPr>
                <w:rFonts w:eastAsia="Times New Roman"/>
              </w:rPr>
              <w:t>Mazancourt</w:t>
            </w:r>
            <w:proofErr w:type="spellEnd"/>
            <w:r>
              <w:rPr>
                <w:rFonts w:eastAsia="Times New Roman"/>
              </w:rPr>
              <w:t xml:space="preserve"> C, Isbell F, </w:t>
            </w:r>
            <w:proofErr w:type="spellStart"/>
            <w:r>
              <w:rPr>
                <w:rFonts w:eastAsia="Times New Roman"/>
              </w:rPr>
              <w:t>Beierkuhnlein</w:t>
            </w:r>
            <w:proofErr w:type="spellEnd"/>
            <w:r>
              <w:rPr>
                <w:rFonts w:eastAsia="Times New Roman"/>
              </w:rPr>
              <w:t xml:space="preserve"> C, Connolly J, </w:t>
            </w:r>
            <w:proofErr w:type="spellStart"/>
            <w:r>
              <w:rPr>
                <w:rFonts w:eastAsia="Times New Roman"/>
              </w:rPr>
              <w:t>Deutschman</w:t>
            </w:r>
            <w:proofErr w:type="spellEnd"/>
            <w:r>
              <w:rPr>
                <w:rFonts w:eastAsia="Times New Roman"/>
              </w:rPr>
              <w:t xml:space="preserve"> DH, </w:t>
            </w:r>
            <w:proofErr w:type="spellStart"/>
            <w:r>
              <w:rPr>
                <w:rFonts w:eastAsia="Times New Roman"/>
              </w:rPr>
              <w:t>Doležal</w:t>
            </w:r>
            <w:proofErr w:type="spellEnd"/>
            <w:r>
              <w:rPr>
                <w:rFonts w:eastAsia="Times New Roman"/>
              </w:rPr>
              <w:t xml:space="preserve"> J, Eisenhauer N, Hector A, Jentsch A, </w:t>
            </w:r>
            <w:proofErr w:type="spellStart"/>
            <w:r>
              <w:rPr>
                <w:rFonts w:eastAsia="Times New Roman"/>
              </w:rPr>
              <w:t>Kreyling</w:t>
            </w:r>
            <w:proofErr w:type="spellEnd"/>
            <w:r>
              <w:rPr>
                <w:rFonts w:eastAsia="Times New Roman"/>
              </w:rPr>
              <w:t xml:space="preserve"> J, Lanta V, </w:t>
            </w:r>
            <w:proofErr w:type="spellStart"/>
            <w:r>
              <w:rPr>
                <w:rFonts w:eastAsia="Times New Roman"/>
              </w:rPr>
              <w:t>Lepš</w:t>
            </w:r>
            <w:proofErr w:type="spellEnd"/>
            <w:r>
              <w:rPr>
                <w:rFonts w:eastAsia="Times New Roman"/>
              </w:rPr>
              <w:t xml:space="preserve"> J, </w:t>
            </w:r>
            <w:proofErr w:type="spellStart"/>
            <w:r>
              <w:rPr>
                <w:rFonts w:eastAsia="Times New Roman"/>
              </w:rPr>
              <w:t>Polley</w:t>
            </w:r>
            <w:proofErr w:type="spellEnd"/>
            <w:r>
              <w:rPr>
                <w:rFonts w:eastAsia="Times New Roman"/>
              </w:rPr>
              <w:t xml:space="preserve"> HW, Reich PB, </w:t>
            </w:r>
            <w:proofErr w:type="spellStart"/>
            <w:r>
              <w:rPr>
                <w:rFonts w:eastAsia="Times New Roman"/>
              </w:rPr>
              <w:t>Ruijven</w:t>
            </w:r>
            <w:proofErr w:type="spellEnd"/>
            <w:r>
              <w:rPr>
                <w:rFonts w:eastAsia="Times New Roman"/>
              </w:rPr>
              <w:t xml:space="preserve"> J, Schmid B, Tilman D, </w:t>
            </w:r>
            <w:proofErr w:type="spellStart"/>
            <w:r>
              <w:rPr>
                <w:rFonts w:eastAsia="Times New Roman"/>
              </w:rPr>
              <w:t>Wilsey</w:t>
            </w:r>
            <w:proofErr w:type="spellEnd"/>
            <w:r>
              <w:rPr>
                <w:rFonts w:eastAsia="Times New Roman"/>
              </w:rPr>
              <w:t xml:space="preserve"> B, Craven D. 2021. Biotic homogenization destabilizes ecosystem functioning by decreasing spatial asynchrony. Ecology 102.</w:t>
            </w:r>
          </w:ins>
        </w:p>
        <w:p w14:paraId="43164804" w14:textId="77777777" w:rsidR="008A6633" w:rsidRDefault="008A6633">
          <w:pPr>
            <w:autoSpaceDE w:val="0"/>
            <w:autoSpaceDN w:val="0"/>
            <w:ind w:hanging="640"/>
            <w:divId w:val="1006789615"/>
            <w:rPr>
              <w:ins w:id="480" w:author="Custer, Gordon" w:date="2023-10-02T11:14:00Z"/>
              <w:rFonts w:eastAsia="Times New Roman"/>
            </w:rPr>
          </w:pPr>
          <w:ins w:id="481" w:author="Custer, Gordon" w:date="2023-10-02T11:14:00Z">
            <w:r>
              <w:rPr>
                <w:rFonts w:eastAsia="Times New Roman"/>
              </w:rPr>
              <w:t xml:space="preserve">36. </w:t>
            </w:r>
            <w:r>
              <w:rPr>
                <w:rFonts w:eastAsia="Times New Roman"/>
              </w:rPr>
              <w:tab/>
            </w:r>
            <w:proofErr w:type="spellStart"/>
            <w:r>
              <w:rPr>
                <w:rFonts w:eastAsia="Times New Roman"/>
              </w:rPr>
              <w:t>Lupatini</w:t>
            </w:r>
            <w:proofErr w:type="spellEnd"/>
            <w:r>
              <w:rPr>
                <w:rFonts w:eastAsia="Times New Roman"/>
              </w:rPr>
              <w:t xml:space="preserve"> M, </w:t>
            </w:r>
            <w:proofErr w:type="spellStart"/>
            <w:r>
              <w:rPr>
                <w:rFonts w:eastAsia="Times New Roman"/>
              </w:rPr>
              <w:t>Korthals</w:t>
            </w:r>
            <w:proofErr w:type="spellEnd"/>
            <w:r>
              <w:rPr>
                <w:rFonts w:eastAsia="Times New Roman"/>
              </w:rPr>
              <w:t xml:space="preserve"> GW, de Hollander M, Janssens TKS, </w:t>
            </w:r>
            <w:proofErr w:type="spellStart"/>
            <w:r>
              <w:rPr>
                <w:rFonts w:eastAsia="Times New Roman"/>
              </w:rPr>
              <w:t>Kuramae</w:t>
            </w:r>
            <w:proofErr w:type="spellEnd"/>
            <w:r>
              <w:rPr>
                <w:rFonts w:eastAsia="Times New Roman"/>
              </w:rPr>
              <w:t xml:space="preserve"> EE. 2017. Soil Microbiome Is More Heterogeneous in Organic Than in Conventional Farming System. Front </w:t>
            </w:r>
            <w:proofErr w:type="spellStart"/>
            <w:r>
              <w:rPr>
                <w:rFonts w:eastAsia="Times New Roman"/>
              </w:rPr>
              <w:t>Microbiol</w:t>
            </w:r>
            <w:proofErr w:type="spellEnd"/>
            <w:r>
              <w:rPr>
                <w:rFonts w:eastAsia="Times New Roman"/>
              </w:rPr>
              <w:t xml:space="preserve"> 7.</w:t>
            </w:r>
          </w:ins>
        </w:p>
        <w:p w14:paraId="48D5AB1A" w14:textId="77777777" w:rsidR="008A6633" w:rsidRDefault="008A6633">
          <w:pPr>
            <w:autoSpaceDE w:val="0"/>
            <w:autoSpaceDN w:val="0"/>
            <w:ind w:hanging="640"/>
            <w:divId w:val="1774936019"/>
            <w:rPr>
              <w:ins w:id="482" w:author="Custer, Gordon" w:date="2023-10-02T11:14:00Z"/>
              <w:rFonts w:eastAsia="Times New Roman"/>
            </w:rPr>
          </w:pPr>
          <w:ins w:id="483" w:author="Custer, Gordon" w:date="2023-10-02T11:14:00Z">
            <w:r>
              <w:rPr>
                <w:rFonts w:eastAsia="Times New Roman"/>
              </w:rPr>
              <w:t xml:space="preserve">37. </w:t>
            </w:r>
            <w:r>
              <w:rPr>
                <w:rFonts w:eastAsia="Times New Roman"/>
              </w:rPr>
              <w:tab/>
            </w:r>
            <w:proofErr w:type="spellStart"/>
            <w:r>
              <w:rPr>
                <w:rFonts w:eastAsia="Times New Roman"/>
              </w:rPr>
              <w:t>Ummenhofer</w:t>
            </w:r>
            <w:proofErr w:type="spellEnd"/>
            <w:r>
              <w:rPr>
                <w:rFonts w:eastAsia="Times New Roman"/>
              </w:rPr>
              <w:t xml:space="preserve"> CC, </w:t>
            </w:r>
            <w:proofErr w:type="spellStart"/>
            <w:r>
              <w:rPr>
                <w:rFonts w:eastAsia="Times New Roman"/>
              </w:rPr>
              <w:t>Meehl</w:t>
            </w:r>
            <w:proofErr w:type="spellEnd"/>
            <w:r>
              <w:rPr>
                <w:rFonts w:eastAsia="Times New Roman"/>
              </w:rPr>
              <w:t xml:space="preserve"> GA. 2017. Extreme weather and climate events with ecological relevance: A review. Philosophical Transactions of the Royal Society B: Biological Sciences. Royal Society Publishing https://doi.org/10.1098/rstb.2016.0135.</w:t>
            </w:r>
          </w:ins>
        </w:p>
        <w:p w14:paraId="4811E2A1" w14:textId="77777777" w:rsidR="008A6633" w:rsidRDefault="008A6633">
          <w:pPr>
            <w:autoSpaceDE w:val="0"/>
            <w:autoSpaceDN w:val="0"/>
            <w:ind w:hanging="640"/>
            <w:divId w:val="879635960"/>
            <w:rPr>
              <w:ins w:id="484" w:author="Custer, Gordon" w:date="2023-10-02T11:14:00Z"/>
              <w:rFonts w:eastAsia="Times New Roman"/>
            </w:rPr>
          </w:pPr>
          <w:ins w:id="485" w:author="Custer, Gordon" w:date="2023-10-02T11:14:00Z">
            <w:r>
              <w:rPr>
                <w:rFonts w:eastAsia="Times New Roman"/>
              </w:rPr>
              <w:t xml:space="preserve">38. </w:t>
            </w:r>
            <w:r>
              <w:rPr>
                <w:rFonts w:eastAsia="Times New Roman"/>
              </w:rPr>
              <w:tab/>
              <w:t xml:space="preserve">Altieri MA, Nicholls CI, </w:t>
            </w:r>
            <w:proofErr w:type="spellStart"/>
            <w:r>
              <w:rPr>
                <w:rFonts w:eastAsia="Times New Roman"/>
              </w:rPr>
              <w:t>Henao</w:t>
            </w:r>
            <w:proofErr w:type="spellEnd"/>
            <w:r>
              <w:rPr>
                <w:rFonts w:eastAsia="Times New Roman"/>
              </w:rPr>
              <w:t xml:space="preserve"> A, Lana MA. 2015. Agroecology and the design of climate change-resilient farming systems. </w:t>
            </w:r>
            <w:proofErr w:type="spellStart"/>
            <w:r>
              <w:rPr>
                <w:rFonts w:eastAsia="Times New Roman"/>
              </w:rPr>
              <w:t>Agron</w:t>
            </w:r>
            <w:proofErr w:type="spellEnd"/>
            <w:r>
              <w:rPr>
                <w:rFonts w:eastAsia="Times New Roman"/>
              </w:rPr>
              <w:t xml:space="preserve"> Sustain Dev. Springer-Verlag France https://doi.org/10.1007/s13593-015-0285-2.</w:t>
            </w:r>
          </w:ins>
        </w:p>
        <w:p w14:paraId="713020B0" w14:textId="77777777" w:rsidR="008A6633" w:rsidRDefault="008A6633">
          <w:pPr>
            <w:autoSpaceDE w:val="0"/>
            <w:autoSpaceDN w:val="0"/>
            <w:ind w:hanging="640"/>
            <w:divId w:val="491797165"/>
            <w:rPr>
              <w:ins w:id="486" w:author="Custer, Gordon" w:date="2023-10-02T11:14:00Z"/>
              <w:rFonts w:eastAsia="Times New Roman"/>
            </w:rPr>
          </w:pPr>
          <w:ins w:id="487" w:author="Custer, Gordon" w:date="2023-10-02T11:14:00Z">
            <w:r>
              <w:rPr>
                <w:rFonts w:eastAsia="Times New Roman"/>
              </w:rPr>
              <w:lastRenderedPageBreak/>
              <w:t xml:space="preserve">39. </w:t>
            </w:r>
            <w:r>
              <w:rPr>
                <w:rFonts w:eastAsia="Times New Roman"/>
              </w:rPr>
              <w:tab/>
              <w:t xml:space="preserve">Talbot JM, Bruns TD, Taylor JW, Smith DP, Branco S, Glassman SI, Erlandson S, </w:t>
            </w:r>
            <w:proofErr w:type="spellStart"/>
            <w:r>
              <w:rPr>
                <w:rFonts w:eastAsia="Times New Roman"/>
              </w:rPr>
              <w:t>Vilgalys</w:t>
            </w:r>
            <w:proofErr w:type="spellEnd"/>
            <w:r>
              <w:rPr>
                <w:rFonts w:eastAsia="Times New Roman"/>
              </w:rPr>
              <w:t xml:space="preserve"> R, Liao H-L, Smith ME, </w:t>
            </w:r>
            <w:proofErr w:type="spellStart"/>
            <w:r>
              <w:rPr>
                <w:rFonts w:eastAsia="Times New Roman"/>
              </w:rPr>
              <w:t>Peay</w:t>
            </w:r>
            <w:proofErr w:type="spellEnd"/>
            <w:r>
              <w:rPr>
                <w:rFonts w:eastAsia="Times New Roman"/>
              </w:rPr>
              <w:t xml:space="preserve"> KG. 2014. Endemism and functional convergence across the North American soil mycobiome. Proceedings of the National Academy of Sciences 111:6341–6346.</w:t>
            </w:r>
          </w:ins>
        </w:p>
        <w:p w14:paraId="5E62F6D9" w14:textId="77777777" w:rsidR="008A6633" w:rsidRDefault="008A6633">
          <w:pPr>
            <w:autoSpaceDE w:val="0"/>
            <w:autoSpaceDN w:val="0"/>
            <w:ind w:hanging="640"/>
            <w:divId w:val="337848978"/>
            <w:rPr>
              <w:ins w:id="488" w:author="Custer, Gordon" w:date="2023-10-02T11:14:00Z"/>
              <w:rFonts w:eastAsia="Times New Roman"/>
            </w:rPr>
          </w:pPr>
          <w:ins w:id="489" w:author="Custer, Gordon" w:date="2023-10-02T11:14:00Z">
            <w:r>
              <w:rPr>
                <w:rFonts w:eastAsia="Times New Roman"/>
              </w:rPr>
              <w:t xml:space="preserve">40. </w:t>
            </w:r>
            <w:r>
              <w:rPr>
                <w:rFonts w:eastAsia="Times New Roman"/>
              </w:rPr>
              <w:tab/>
              <w:t xml:space="preserve">Nielsen UN, Ayres E, Wall DH, </w:t>
            </w:r>
            <w:proofErr w:type="spellStart"/>
            <w:r>
              <w:rPr>
                <w:rFonts w:eastAsia="Times New Roman"/>
              </w:rPr>
              <w:t>Bardgett</w:t>
            </w:r>
            <w:proofErr w:type="spellEnd"/>
            <w:r>
              <w:rPr>
                <w:rFonts w:eastAsia="Times New Roman"/>
              </w:rPr>
              <w:t xml:space="preserve"> RD. 2011. Soil biodiversity and carbon cycling: a review and synthesis of studies examining diversity-function relationships. </w:t>
            </w:r>
            <w:proofErr w:type="spellStart"/>
            <w:r>
              <w:rPr>
                <w:rFonts w:eastAsia="Times New Roman"/>
              </w:rPr>
              <w:t>Eur</w:t>
            </w:r>
            <w:proofErr w:type="spellEnd"/>
            <w:r>
              <w:rPr>
                <w:rFonts w:eastAsia="Times New Roman"/>
              </w:rPr>
              <w:t xml:space="preserve"> J Soil Sci 62:105–116.</w:t>
            </w:r>
          </w:ins>
        </w:p>
        <w:p w14:paraId="15A4C6DD" w14:textId="77777777" w:rsidR="008A6633" w:rsidRDefault="008A6633">
          <w:pPr>
            <w:autoSpaceDE w:val="0"/>
            <w:autoSpaceDN w:val="0"/>
            <w:ind w:hanging="640"/>
            <w:divId w:val="642586934"/>
            <w:rPr>
              <w:ins w:id="490" w:author="Custer, Gordon" w:date="2023-10-02T11:14:00Z"/>
              <w:rFonts w:eastAsia="Times New Roman"/>
            </w:rPr>
          </w:pPr>
          <w:ins w:id="491" w:author="Custer, Gordon" w:date="2023-10-02T11:14:00Z">
            <w:r>
              <w:rPr>
                <w:rFonts w:eastAsia="Times New Roman"/>
              </w:rPr>
              <w:t xml:space="preserve">41. </w:t>
            </w:r>
            <w:r>
              <w:rPr>
                <w:rFonts w:eastAsia="Times New Roman"/>
              </w:rPr>
              <w:tab/>
            </w:r>
            <w:proofErr w:type="spellStart"/>
            <w:r>
              <w:rPr>
                <w:rFonts w:eastAsia="Times New Roman"/>
              </w:rPr>
              <w:t>Brempong</w:t>
            </w:r>
            <w:proofErr w:type="spellEnd"/>
            <w:r>
              <w:rPr>
                <w:rFonts w:eastAsia="Times New Roman"/>
              </w:rPr>
              <w:t xml:space="preserve"> MB, Norton U, Norton JB. 2019. Compost and soil moisture effects on seasonal carbon and nitrogen dynamics, greenhouse gas fluxes and global warming potential of semi-arid soils. International Journal of Recycling of Organic Waste in Agriculture 8:367–376.</w:t>
            </w:r>
          </w:ins>
        </w:p>
        <w:p w14:paraId="6D6DD291" w14:textId="77777777" w:rsidR="008A6633" w:rsidRDefault="008A6633">
          <w:pPr>
            <w:autoSpaceDE w:val="0"/>
            <w:autoSpaceDN w:val="0"/>
            <w:ind w:hanging="640"/>
            <w:divId w:val="852456523"/>
            <w:rPr>
              <w:ins w:id="492" w:author="Custer, Gordon" w:date="2023-10-02T11:14:00Z"/>
              <w:rFonts w:eastAsia="Times New Roman"/>
            </w:rPr>
          </w:pPr>
          <w:ins w:id="493" w:author="Custer, Gordon" w:date="2023-10-02T11:14:00Z">
            <w:r>
              <w:rPr>
                <w:rFonts w:eastAsia="Times New Roman"/>
              </w:rPr>
              <w:t xml:space="preserve">42. </w:t>
            </w:r>
            <w:r>
              <w:rPr>
                <w:rFonts w:eastAsia="Times New Roman"/>
              </w:rPr>
              <w:tab/>
              <w:t xml:space="preserve"> 2020. Standard Methods Online -- Standard Methods for the Examination of Water and Wastewater. http://standardmethods.org/. Retrieved 6 June 2018.</w:t>
            </w:r>
          </w:ins>
        </w:p>
        <w:p w14:paraId="2933ED0D" w14:textId="77777777" w:rsidR="008A6633" w:rsidRDefault="008A6633">
          <w:pPr>
            <w:autoSpaceDE w:val="0"/>
            <w:autoSpaceDN w:val="0"/>
            <w:ind w:hanging="640"/>
            <w:divId w:val="283000831"/>
            <w:rPr>
              <w:ins w:id="494" w:author="Custer, Gordon" w:date="2023-10-02T11:14:00Z"/>
              <w:rFonts w:eastAsia="Times New Roman"/>
            </w:rPr>
          </w:pPr>
          <w:ins w:id="495" w:author="Custer, Gordon" w:date="2023-10-02T11:14:00Z">
            <w:r>
              <w:rPr>
                <w:rFonts w:eastAsia="Times New Roman"/>
              </w:rPr>
              <w:t xml:space="preserve">43. </w:t>
            </w:r>
            <w:r>
              <w:rPr>
                <w:rFonts w:eastAsia="Times New Roman"/>
              </w:rPr>
              <w:tab/>
              <w:t xml:space="preserve">Bell CW, </w:t>
            </w:r>
            <w:proofErr w:type="spellStart"/>
            <w:r>
              <w:rPr>
                <w:rFonts w:eastAsia="Times New Roman"/>
              </w:rPr>
              <w:t>Fricks</w:t>
            </w:r>
            <w:proofErr w:type="spellEnd"/>
            <w:r>
              <w:rPr>
                <w:rFonts w:eastAsia="Times New Roman"/>
              </w:rPr>
              <w:t xml:space="preserve"> BE, Rocca JD, </w:t>
            </w:r>
            <w:proofErr w:type="spellStart"/>
            <w:r>
              <w:rPr>
                <w:rFonts w:eastAsia="Times New Roman"/>
              </w:rPr>
              <w:t>Steinweg</w:t>
            </w:r>
            <w:proofErr w:type="spellEnd"/>
            <w:r>
              <w:rPr>
                <w:rFonts w:eastAsia="Times New Roman"/>
              </w:rPr>
              <w:t xml:space="preserve"> JM, McMahon SK, Wallenstein MD. 2013. High-throughput Fluorometric Measurement of Potential Soil Extracellular Enzyme Activities. Journal of Visualized Experiments 1–16.</w:t>
            </w:r>
          </w:ins>
        </w:p>
        <w:p w14:paraId="4819E69C" w14:textId="77777777" w:rsidR="008A6633" w:rsidRDefault="008A6633">
          <w:pPr>
            <w:autoSpaceDE w:val="0"/>
            <w:autoSpaceDN w:val="0"/>
            <w:ind w:hanging="640"/>
            <w:divId w:val="587038183"/>
            <w:rPr>
              <w:ins w:id="496" w:author="Custer, Gordon" w:date="2023-10-02T11:14:00Z"/>
              <w:rFonts w:eastAsia="Times New Roman"/>
            </w:rPr>
          </w:pPr>
          <w:ins w:id="497" w:author="Custer, Gordon" w:date="2023-10-02T11:14:00Z">
            <w:r>
              <w:rPr>
                <w:rFonts w:eastAsia="Times New Roman"/>
              </w:rPr>
              <w:t xml:space="preserve">44. </w:t>
            </w:r>
            <w:r>
              <w:rPr>
                <w:rFonts w:eastAsia="Times New Roman"/>
              </w:rPr>
              <w:tab/>
            </w:r>
            <w:proofErr w:type="spellStart"/>
            <w:r>
              <w:rPr>
                <w:rFonts w:eastAsia="Times New Roman"/>
              </w:rPr>
              <w:t>Saiya</w:t>
            </w:r>
            <w:proofErr w:type="spellEnd"/>
            <w:r>
              <w:rPr>
                <w:rFonts w:eastAsia="Times New Roman"/>
              </w:rPr>
              <w:t xml:space="preserve">-Cork KR, </w:t>
            </w:r>
            <w:proofErr w:type="spellStart"/>
            <w:r>
              <w:rPr>
                <w:rFonts w:eastAsia="Times New Roman"/>
              </w:rPr>
              <w:t>Sinsabaugh</w:t>
            </w:r>
            <w:proofErr w:type="spellEnd"/>
            <w:r>
              <w:rPr>
                <w:rFonts w:eastAsia="Times New Roman"/>
              </w:rPr>
              <w:t xml:space="preserve"> RL, Zak DR. 2002. The effects of </w:t>
            </w:r>
            <w:proofErr w:type="gramStart"/>
            <w:r>
              <w:rPr>
                <w:rFonts w:eastAsia="Times New Roman"/>
              </w:rPr>
              <w:t>long term</w:t>
            </w:r>
            <w:proofErr w:type="gramEnd"/>
            <w:r>
              <w:rPr>
                <w:rFonts w:eastAsia="Times New Roman"/>
              </w:rPr>
              <w:t xml:space="preserve"> nitrogen deposition on extracellular enzyme activity in an &lt;i&gt;Acer saccharum&lt;i&gt; forest soil. Soil Biol </w:t>
            </w:r>
            <w:proofErr w:type="spellStart"/>
            <w:r>
              <w:rPr>
                <w:rFonts w:eastAsia="Times New Roman"/>
              </w:rPr>
              <w:t>Biochem</w:t>
            </w:r>
            <w:proofErr w:type="spellEnd"/>
            <w:r>
              <w:rPr>
                <w:rFonts w:eastAsia="Times New Roman"/>
              </w:rPr>
              <w:t xml:space="preserve"> 34:1309–1315.</w:t>
            </w:r>
          </w:ins>
        </w:p>
        <w:p w14:paraId="24B0D52D" w14:textId="77777777" w:rsidR="008A6633" w:rsidRDefault="008A6633">
          <w:pPr>
            <w:autoSpaceDE w:val="0"/>
            <w:autoSpaceDN w:val="0"/>
            <w:ind w:hanging="640"/>
            <w:divId w:val="943462219"/>
            <w:rPr>
              <w:ins w:id="498" w:author="Custer, Gordon" w:date="2023-10-02T11:14:00Z"/>
              <w:rFonts w:eastAsia="Times New Roman"/>
            </w:rPr>
          </w:pPr>
          <w:ins w:id="499" w:author="Custer, Gordon" w:date="2023-10-02T11:14:00Z">
            <w:r>
              <w:rPr>
                <w:rFonts w:eastAsia="Times New Roman"/>
              </w:rPr>
              <w:t xml:space="preserve">45. </w:t>
            </w:r>
            <w:r>
              <w:rPr>
                <w:rFonts w:eastAsia="Times New Roman"/>
              </w:rPr>
              <w:tab/>
              <w:t xml:space="preserve">Van </w:t>
            </w:r>
            <w:proofErr w:type="spellStart"/>
            <w:r>
              <w:rPr>
                <w:rFonts w:eastAsia="Times New Roman"/>
              </w:rPr>
              <w:t>Diepen</w:t>
            </w:r>
            <w:proofErr w:type="spellEnd"/>
            <w:r>
              <w:rPr>
                <w:rFonts w:eastAsia="Times New Roman"/>
              </w:rPr>
              <w:t xml:space="preserve"> LTA, Frey SD, </w:t>
            </w:r>
            <w:proofErr w:type="spellStart"/>
            <w:r>
              <w:rPr>
                <w:rFonts w:eastAsia="Times New Roman"/>
              </w:rPr>
              <w:t>Sthultz</w:t>
            </w:r>
            <w:proofErr w:type="spellEnd"/>
            <w:r>
              <w:rPr>
                <w:rFonts w:eastAsia="Times New Roman"/>
              </w:rPr>
              <w:t xml:space="preserve"> CM, Morrison EW, </w:t>
            </w:r>
            <w:proofErr w:type="spellStart"/>
            <w:r>
              <w:rPr>
                <w:rFonts w:eastAsia="Times New Roman"/>
              </w:rPr>
              <w:t>Minocha</w:t>
            </w:r>
            <w:proofErr w:type="spellEnd"/>
            <w:r>
              <w:rPr>
                <w:rFonts w:eastAsia="Times New Roman"/>
              </w:rPr>
              <w:t xml:space="preserve"> R, Pringle A. 2015. Changes in litter quality caused by simulated nitrogen deposition reinforce the N-induced suppression of litter decay. Ecosphere 6:1–16.</w:t>
            </w:r>
          </w:ins>
        </w:p>
        <w:p w14:paraId="2EEEE568" w14:textId="77777777" w:rsidR="008A6633" w:rsidRDefault="008A6633">
          <w:pPr>
            <w:autoSpaceDE w:val="0"/>
            <w:autoSpaceDN w:val="0"/>
            <w:ind w:hanging="640"/>
            <w:divId w:val="432625978"/>
            <w:rPr>
              <w:ins w:id="500" w:author="Custer, Gordon" w:date="2023-10-02T11:14:00Z"/>
              <w:rFonts w:eastAsia="Times New Roman"/>
            </w:rPr>
          </w:pPr>
          <w:ins w:id="501" w:author="Custer, Gordon" w:date="2023-10-02T11:14:00Z">
            <w:r>
              <w:rPr>
                <w:rFonts w:eastAsia="Times New Roman"/>
              </w:rPr>
              <w:t xml:space="preserve">46. </w:t>
            </w:r>
            <w:r>
              <w:rPr>
                <w:rFonts w:eastAsia="Times New Roman"/>
              </w:rPr>
              <w:tab/>
            </w:r>
            <w:proofErr w:type="spellStart"/>
            <w:r>
              <w:rPr>
                <w:rFonts w:eastAsia="Times New Roman"/>
              </w:rPr>
              <w:t>DeForest</w:t>
            </w:r>
            <w:proofErr w:type="spellEnd"/>
            <w:r>
              <w:rPr>
                <w:rFonts w:eastAsia="Times New Roman"/>
              </w:rPr>
              <w:t xml:space="preserve"> JL. 2009. The influence of time, storage temperature, and substrate age on potential soil enzyme activity in acidic forest soils using MUB-linked substrates and </w:t>
            </w:r>
            <w:proofErr w:type="spellStart"/>
            <w:r>
              <w:rPr>
                <w:rFonts w:eastAsia="Times New Roman"/>
              </w:rPr>
              <w:t>l-DOPA</w:t>
            </w:r>
            <w:proofErr w:type="spellEnd"/>
            <w:r>
              <w:rPr>
                <w:rFonts w:eastAsia="Times New Roman"/>
              </w:rPr>
              <w:t xml:space="preserve">. Soil Biol </w:t>
            </w:r>
            <w:proofErr w:type="spellStart"/>
            <w:r>
              <w:rPr>
                <w:rFonts w:eastAsia="Times New Roman"/>
              </w:rPr>
              <w:t>Biochem</w:t>
            </w:r>
            <w:proofErr w:type="spellEnd"/>
            <w:r>
              <w:rPr>
                <w:rFonts w:eastAsia="Times New Roman"/>
              </w:rPr>
              <w:t xml:space="preserve"> 41:1180–1186.</w:t>
            </w:r>
          </w:ins>
        </w:p>
        <w:p w14:paraId="1DE39A41" w14:textId="77777777" w:rsidR="008A6633" w:rsidRDefault="008A6633">
          <w:pPr>
            <w:autoSpaceDE w:val="0"/>
            <w:autoSpaceDN w:val="0"/>
            <w:ind w:hanging="640"/>
            <w:divId w:val="559750031"/>
            <w:rPr>
              <w:ins w:id="502" w:author="Custer, Gordon" w:date="2023-10-02T11:14:00Z"/>
              <w:rFonts w:eastAsia="Times New Roman"/>
            </w:rPr>
          </w:pPr>
          <w:ins w:id="503" w:author="Custer, Gordon" w:date="2023-10-02T11:14:00Z">
            <w:r>
              <w:rPr>
                <w:rFonts w:eastAsia="Times New Roman"/>
              </w:rPr>
              <w:t xml:space="preserve">47. </w:t>
            </w:r>
            <w:r>
              <w:rPr>
                <w:rFonts w:eastAsia="Times New Roman"/>
              </w:rPr>
              <w:tab/>
              <w:t xml:space="preserve">Custer GF, van </w:t>
            </w:r>
            <w:proofErr w:type="spellStart"/>
            <w:r>
              <w:rPr>
                <w:rFonts w:eastAsia="Times New Roman"/>
              </w:rPr>
              <w:t>Diepen</w:t>
            </w:r>
            <w:proofErr w:type="spellEnd"/>
            <w:r>
              <w:rPr>
                <w:rFonts w:eastAsia="Times New Roman"/>
              </w:rPr>
              <w:t xml:space="preserve"> LTA, Stump WL. 2020. Structural and Functional Dynamics of Soil Microbes following Spruce Beetle Infestation. Appl Environ </w:t>
            </w:r>
            <w:proofErr w:type="spellStart"/>
            <w:r>
              <w:rPr>
                <w:rFonts w:eastAsia="Times New Roman"/>
              </w:rPr>
              <w:t>Microbiol</w:t>
            </w:r>
            <w:proofErr w:type="spellEnd"/>
            <w:r>
              <w:rPr>
                <w:rFonts w:eastAsia="Times New Roman"/>
              </w:rPr>
              <w:t xml:space="preserve"> 86:1–19.</w:t>
            </w:r>
          </w:ins>
        </w:p>
        <w:p w14:paraId="3FA1706D" w14:textId="77777777" w:rsidR="008A6633" w:rsidRDefault="008A6633">
          <w:pPr>
            <w:autoSpaceDE w:val="0"/>
            <w:autoSpaceDN w:val="0"/>
            <w:ind w:hanging="640"/>
            <w:divId w:val="1372614818"/>
            <w:rPr>
              <w:ins w:id="504" w:author="Custer, Gordon" w:date="2023-10-02T11:14:00Z"/>
              <w:rFonts w:eastAsia="Times New Roman"/>
            </w:rPr>
          </w:pPr>
          <w:ins w:id="505" w:author="Custer, Gordon" w:date="2023-10-02T11:14:00Z">
            <w:r>
              <w:rPr>
                <w:rFonts w:eastAsia="Times New Roman"/>
              </w:rPr>
              <w:t xml:space="preserve">48. </w:t>
            </w:r>
            <w:r>
              <w:rPr>
                <w:rFonts w:eastAsia="Times New Roman"/>
              </w:rPr>
              <w:tab/>
              <w:t xml:space="preserve">German DP, Weintraub MN, Grandy AS, Lauber CL, </w:t>
            </w:r>
            <w:proofErr w:type="spellStart"/>
            <w:r>
              <w:rPr>
                <w:rFonts w:eastAsia="Times New Roman"/>
              </w:rPr>
              <w:t>Rinkes</w:t>
            </w:r>
            <w:proofErr w:type="spellEnd"/>
            <w:r>
              <w:rPr>
                <w:rFonts w:eastAsia="Times New Roman"/>
              </w:rPr>
              <w:t xml:space="preserve"> ZL, Allison SD. 2011. Optimization of hydrolytic and oxidative enzyme methods for ecosystem studies. Soil Biol </w:t>
            </w:r>
            <w:proofErr w:type="spellStart"/>
            <w:r>
              <w:rPr>
                <w:rFonts w:eastAsia="Times New Roman"/>
              </w:rPr>
              <w:t>Biochem</w:t>
            </w:r>
            <w:proofErr w:type="spellEnd"/>
            <w:r>
              <w:rPr>
                <w:rFonts w:eastAsia="Times New Roman"/>
              </w:rPr>
              <w:t xml:space="preserve"> 43:1387–1397.</w:t>
            </w:r>
          </w:ins>
        </w:p>
        <w:p w14:paraId="2F62E402" w14:textId="77777777" w:rsidR="008A6633" w:rsidRDefault="008A6633">
          <w:pPr>
            <w:autoSpaceDE w:val="0"/>
            <w:autoSpaceDN w:val="0"/>
            <w:ind w:hanging="640"/>
            <w:divId w:val="763109396"/>
            <w:rPr>
              <w:ins w:id="506" w:author="Custer, Gordon" w:date="2023-10-02T11:14:00Z"/>
              <w:rFonts w:eastAsia="Times New Roman"/>
            </w:rPr>
          </w:pPr>
          <w:ins w:id="507" w:author="Custer, Gordon" w:date="2023-10-02T11:14:00Z">
            <w:r>
              <w:rPr>
                <w:rFonts w:eastAsia="Times New Roman"/>
              </w:rPr>
              <w:t xml:space="preserve">49. </w:t>
            </w:r>
            <w:r>
              <w:rPr>
                <w:rFonts w:eastAsia="Times New Roman"/>
              </w:rPr>
              <w:tab/>
              <w:t xml:space="preserve">Parada AE, Needham DM, Fuhrman JA. 2016. Every base </w:t>
            </w:r>
            <w:proofErr w:type="gramStart"/>
            <w:r>
              <w:rPr>
                <w:rFonts w:eastAsia="Times New Roman"/>
              </w:rPr>
              <w:t>matters</w:t>
            </w:r>
            <w:proofErr w:type="gramEnd"/>
            <w:r>
              <w:rPr>
                <w:rFonts w:eastAsia="Times New Roman"/>
              </w:rPr>
              <w:t xml:space="preserve">: Assessing small subunit rRNA primers for marine microbiomes with mock communities, time series and global field samples. Environ </w:t>
            </w:r>
            <w:proofErr w:type="spellStart"/>
            <w:r>
              <w:rPr>
                <w:rFonts w:eastAsia="Times New Roman"/>
              </w:rPr>
              <w:t>Microbiol</w:t>
            </w:r>
            <w:proofErr w:type="spellEnd"/>
            <w:r>
              <w:rPr>
                <w:rFonts w:eastAsia="Times New Roman"/>
              </w:rPr>
              <w:t xml:space="preserve"> 18:1403–1414.</w:t>
            </w:r>
          </w:ins>
        </w:p>
        <w:p w14:paraId="7FD1F578" w14:textId="77777777" w:rsidR="008A6633" w:rsidRDefault="008A6633">
          <w:pPr>
            <w:autoSpaceDE w:val="0"/>
            <w:autoSpaceDN w:val="0"/>
            <w:ind w:hanging="640"/>
            <w:divId w:val="946817979"/>
            <w:rPr>
              <w:ins w:id="508" w:author="Custer, Gordon" w:date="2023-10-02T11:14:00Z"/>
              <w:rFonts w:eastAsia="Times New Roman"/>
            </w:rPr>
          </w:pPr>
          <w:ins w:id="509" w:author="Custer, Gordon" w:date="2023-10-02T11:14:00Z">
            <w:r>
              <w:rPr>
                <w:rFonts w:eastAsia="Times New Roman"/>
              </w:rPr>
              <w:t xml:space="preserve">50. </w:t>
            </w:r>
            <w:r>
              <w:rPr>
                <w:rFonts w:eastAsia="Times New Roman"/>
              </w:rPr>
              <w:tab/>
            </w:r>
            <w:proofErr w:type="spellStart"/>
            <w:r>
              <w:rPr>
                <w:rFonts w:eastAsia="Times New Roman"/>
              </w:rPr>
              <w:t>Apprill</w:t>
            </w:r>
            <w:proofErr w:type="spellEnd"/>
            <w:r>
              <w:rPr>
                <w:rFonts w:eastAsia="Times New Roman"/>
              </w:rPr>
              <w:t xml:space="preserve"> A, </w:t>
            </w:r>
            <w:proofErr w:type="spellStart"/>
            <w:r>
              <w:rPr>
                <w:rFonts w:eastAsia="Times New Roman"/>
              </w:rPr>
              <w:t>Mcnally</w:t>
            </w:r>
            <w:proofErr w:type="spellEnd"/>
            <w:r>
              <w:rPr>
                <w:rFonts w:eastAsia="Times New Roman"/>
              </w:rPr>
              <w:t xml:space="preserve"> S, Parsons R, Weber L. 2015. Minor revision to V4 region SSU rRNA 806R gene primer greatly increases detection of SAR11 bacterioplankton. Aquatic Microbial Ecology 75:129–137.</w:t>
            </w:r>
          </w:ins>
        </w:p>
        <w:p w14:paraId="34C2E725" w14:textId="77777777" w:rsidR="008A6633" w:rsidRDefault="008A6633">
          <w:pPr>
            <w:autoSpaceDE w:val="0"/>
            <w:autoSpaceDN w:val="0"/>
            <w:ind w:hanging="640"/>
            <w:divId w:val="1914118293"/>
            <w:rPr>
              <w:ins w:id="510" w:author="Custer, Gordon" w:date="2023-10-02T11:14:00Z"/>
              <w:rFonts w:eastAsia="Times New Roman"/>
            </w:rPr>
          </w:pPr>
          <w:ins w:id="511" w:author="Custer, Gordon" w:date="2023-10-02T11:14:00Z">
            <w:r>
              <w:rPr>
                <w:rFonts w:eastAsia="Times New Roman"/>
              </w:rPr>
              <w:t xml:space="preserve">51. </w:t>
            </w:r>
            <w:r>
              <w:rPr>
                <w:rFonts w:eastAsia="Times New Roman"/>
              </w:rPr>
              <w:tab/>
            </w:r>
            <w:proofErr w:type="spellStart"/>
            <w:r>
              <w:rPr>
                <w:rFonts w:eastAsia="Times New Roman"/>
              </w:rPr>
              <w:t>Gardes</w:t>
            </w:r>
            <w:proofErr w:type="spellEnd"/>
            <w:r>
              <w:rPr>
                <w:rFonts w:eastAsia="Times New Roman"/>
              </w:rPr>
              <w:t xml:space="preserve"> M, Bruns TD. 1993. ITS primers with enhanced specificity for basidiomycetes ‐ application to the identification of mycorrhizae and rusts. Mol </w:t>
            </w:r>
            <w:proofErr w:type="spellStart"/>
            <w:r>
              <w:rPr>
                <w:rFonts w:eastAsia="Times New Roman"/>
              </w:rPr>
              <w:t>Ecol</w:t>
            </w:r>
            <w:proofErr w:type="spellEnd"/>
            <w:r>
              <w:rPr>
                <w:rFonts w:eastAsia="Times New Roman"/>
              </w:rPr>
              <w:t xml:space="preserve"> 2:113–118.</w:t>
            </w:r>
          </w:ins>
        </w:p>
        <w:p w14:paraId="342A3528" w14:textId="77777777" w:rsidR="008A6633" w:rsidRDefault="008A6633">
          <w:pPr>
            <w:autoSpaceDE w:val="0"/>
            <w:autoSpaceDN w:val="0"/>
            <w:ind w:hanging="640"/>
            <w:divId w:val="188448235"/>
            <w:rPr>
              <w:ins w:id="512" w:author="Custer, Gordon" w:date="2023-10-02T11:14:00Z"/>
              <w:rFonts w:eastAsia="Times New Roman"/>
            </w:rPr>
          </w:pPr>
          <w:ins w:id="513" w:author="Custer, Gordon" w:date="2023-10-02T11:14:00Z">
            <w:r>
              <w:rPr>
                <w:rFonts w:eastAsia="Times New Roman"/>
              </w:rPr>
              <w:t xml:space="preserve">52. </w:t>
            </w:r>
            <w:r>
              <w:rPr>
                <w:rFonts w:eastAsia="Times New Roman"/>
              </w:rPr>
              <w:tab/>
              <w:t xml:space="preserve">White TJ, Bruns T, Lee S, Taylor J. 1990. Amplification and direct sequencing of fungal ribosomal RNA genes for phylogenetics, p. 315–322. </w:t>
            </w:r>
            <w:r>
              <w:rPr>
                <w:rFonts w:eastAsia="Times New Roman"/>
                <w:i/>
                <w:iCs/>
              </w:rPr>
              <w:t>In</w:t>
            </w:r>
            <w:r>
              <w:rPr>
                <w:rFonts w:eastAsia="Times New Roman"/>
              </w:rPr>
              <w:t xml:space="preserve"> PCR Protocols. Elsevier.</w:t>
            </w:r>
          </w:ins>
        </w:p>
        <w:p w14:paraId="52461AA5" w14:textId="77777777" w:rsidR="008A6633" w:rsidRDefault="008A6633">
          <w:pPr>
            <w:autoSpaceDE w:val="0"/>
            <w:autoSpaceDN w:val="0"/>
            <w:ind w:hanging="640"/>
            <w:divId w:val="1501920433"/>
            <w:rPr>
              <w:ins w:id="514" w:author="Custer, Gordon" w:date="2023-10-02T11:14:00Z"/>
              <w:rFonts w:eastAsia="Times New Roman"/>
            </w:rPr>
          </w:pPr>
          <w:ins w:id="515" w:author="Custer, Gordon" w:date="2023-10-02T11:14:00Z">
            <w:r>
              <w:rPr>
                <w:rFonts w:eastAsia="Times New Roman"/>
              </w:rPr>
              <w:t xml:space="preserve">53. </w:t>
            </w:r>
            <w:r>
              <w:rPr>
                <w:rFonts w:eastAsia="Times New Roman"/>
              </w:rPr>
              <w:tab/>
            </w:r>
            <w:proofErr w:type="spellStart"/>
            <w:r>
              <w:rPr>
                <w:rFonts w:eastAsia="Times New Roman"/>
              </w:rPr>
              <w:t>Rognes</w:t>
            </w:r>
            <w:proofErr w:type="spellEnd"/>
            <w:r>
              <w:rPr>
                <w:rFonts w:eastAsia="Times New Roman"/>
              </w:rPr>
              <w:t xml:space="preserve"> T, </w:t>
            </w:r>
            <w:proofErr w:type="spellStart"/>
            <w:r>
              <w:rPr>
                <w:rFonts w:eastAsia="Times New Roman"/>
              </w:rPr>
              <w:t>Flouri</w:t>
            </w:r>
            <w:proofErr w:type="spellEnd"/>
            <w:r>
              <w:rPr>
                <w:rFonts w:eastAsia="Times New Roman"/>
              </w:rPr>
              <w:t xml:space="preserve"> T, Nichols B, Quince C, </w:t>
            </w:r>
            <w:proofErr w:type="spellStart"/>
            <w:r>
              <w:rPr>
                <w:rFonts w:eastAsia="Times New Roman"/>
              </w:rPr>
              <w:t>Mahé</w:t>
            </w:r>
            <w:proofErr w:type="spellEnd"/>
            <w:r>
              <w:rPr>
                <w:rFonts w:eastAsia="Times New Roman"/>
              </w:rPr>
              <w:t xml:space="preserve"> F. 2016. VSEARCH: a versatile </w:t>
            </w:r>
            <w:proofErr w:type="gramStart"/>
            <w:r>
              <w:rPr>
                <w:rFonts w:eastAsia="Times New Roman"/>
              </w:rPr>
              <w:t>open source</w:t>
            </w:r>
            <w:proofErr w:type="gramEnd"/>
            <w:r>
              <w:rPr>
                <w:rFonts w:eastAsia="Times New Roman"/>
              </w:rPr>
              <w:t xml:space="preserve"> tool for metagenomics. </w:t>
            </w:r>
            <w:proofErr w:type="spellStart"/>
            <w:r>
              <w:rPr>
                <w:rFonts w:eastAsia="Times New Roman"/>
              </w:rPr>
              <w:t>PeerJ</w:t>
            </w:r>
            <w:proofErr w:type="spellEnd"/>
            <w:r>
              <w:rPr>
                <w:rFonts w:eastAsia="Times New Roman"/>
              </w:rPr>
              <w:t xml:space="preserve"> </w:t>
            </w:r>
            <w:proofErr w:type="gramStart"/>
            <w:r>
              <w:rPr>
                <w:rFonts w:eastAsia="Times New Roman"/>
              </w:rPr>
              <w:t>4:e</w:t>
            </w:r>
            <w:proofErr w:type="gramEnd"/>
            <w:r>
              <w:rPr>
                <w:rFonts w:eastAsia="Times New Roman"/>
              </w:rPr>
              <w:t>2584.</w:t>
            </w:r>
          </w:ins>
        </w:p>
        <w:p w14:paraId="667900FC" w14:textId="77777777" w:rsidR="008A6633" w:rsidRDefault="008A6633">
          <w:pPr>
            <w:autoSpaceDE w:val="0"/>
            <w:autoSpaceDN w:val="0"/>
            <w:ind w:hanging="640"/>
            <w:divId w:val="1375348650"/>
            <w:rPr>
              <w:ins w:id="516" w:author="Custer, Gordon" w:date="2023-10-02T11:14:00Z"/>
              <w:rFonts w:eastAsia="Times New Roman"/>
            </w:rPr>
          </w:pPr>
          <w:ins w:id="517" w:author="Custer, Gordon" w:date="2023-10-02T11:14:00Z">
            <w:r>
              <w:rPr>
                <w:rFonts w:eastAsia="Times New Roman"/>
              </w:rPr>
              <w:t xml:space="preserve">54. </w:t>
            </w:r>
            <w:r>
              <w:rPr>
                <w:rFonts w:eastAsia="Times New Roman"/>
              </w:rPr>
              <w:tab/>
              <w:t xml:space="preserve">Edgar RC. 2016. SINTAX: a simple non-Bayesian taxonomy classifier for 16S and ITS sequences. </w:t>
            </w:r>
            <w:proofErr w:type="spellStart"/>
            <w:r>
              <w:rPr>
                <w:rFonts w:eastAsia="Times New Roman"/>
              </w:rPr>
              <w:t>bioRxiv</w:t>
            </w:r>
            <w:proofErr w:type="spellEnd"/>
            <w:r>
              <w:rPr>
                <w:rFonts w:eastAsia="Times New Roman"/>
              </w:rPr>
              <w:t xml:space="preserve"> https://doi.org/10.1101/074161.</w:t>
            </w:r>
          </w:ins>
        </w:p>
        <w:p w14:paraId="4B27A39B" w14:textId="77777777" w:rsidR="008A6633" w:rsidRDefault="008A6633">
          <w:pPr>
            <w:autoSpaceDE w:val="0"/>
            <w:autoSpaceDN w:val="0"/>
            <w:ind w:hanging="640"/>
            <w:divId w:val="729767253"/>
            <w:rPr>
              <w:ins w:id="518" w:author="Custer, Gordon" w:date="2023-10-02T11:14:00Z"/>
              <w:rFonts w:eastAsia="Times New Roman"/>
            </w:rPr>
          </w:pPr>
          <w:ins w:id="519" w:author="Custer, Gordon" w:date="2023-10-02T11:14:00Z">
            <w:r>
              <w:rPr>
                <w:rFonts w:eastAsia="Times New Roman"/>
              </w:rPr>
              <w:lastRenderedPageBreak/>
              <w:t xml:space="preserve">55. </w:t>
            </w:r>
            <w:r>
              <w:rPr>
                <w:rFonts w:eastAsia="Times New Roman"/>
              </w:rPr>
              <w:tab/>
              <w:t xml:space="preserve">DeSantis TZ, </w:t>
            </w:r>
            <w:proofErr w:type="spellStart"/>
            <w:r>
              <w:rPr>
                <w:rFonts w:eastAsia="Times New Roman"/>
              </w:rPr>
              <w:t>Hugenholtz</w:t>
            </w:r>
            <w:proofErr w:type="spellEnd"/>
            <w:r>
              <w:rPr>
                <w:rFonts w:eastAsia="Times New Roman"/>
              </w:rPr>
              <w:t xml:space="preserve"> P, Larsen N, Rojas M, Brodie EL, Keller K, Huber T, </w:t>
            </w:r>
            <w:proofErr w:type="spellStart"/>
            <w:r>
              <w:rPr>
                <w:rFonts w:eastAsia="Times New Roman"/>
              </w:rPr>
              <w:t>Dalevi</w:t>
            </w:r>
            <w:proofErr w:type="spellEnd"/>
            <w:r>
              <w:rPr>
                <w:rFonts w:eastAsia="Times New Roman"/>
              </w:rPr>
              <w:t xml:space="preserve"> D, Hu P, Andersen GL. 2006. </w:t>
            </w:r>
            <w:proofErr w:type="spellStart"/>
            <w:r>
              <w:rPr>
                <w:rFonts w:eastAsia="Times New Roman"/>
              </w:rPr>
              <w:t>Greengenes</w:t>
            </w:r>
            <w:proofErr w:type="spellEnd"/>
            <w:r>
              <w:rPr>
                <w:rFonts w:eastAsia="Times New Roman"/>
              </w:rPr>
              <w:t xml:space="preserve">, a chimera-checked 16S rRNA gene database and workbench compatible with ARB. Appl Environ </w:t>
            </w:r>
            <w:proofErr w:type="spellStart"/>
            <w:r>
              <w:rPr>
                <w:rFonts w:eastAsia="Times New Roman"/>
              </w:rPr>
              <w:t>Microbiol</w:t>
            </w:r>
            <w:proofErr w:type="spellEnd"/>
            <w:r>
              <w:rPr>
                <w:rFonts w:eastAsia="Times New Roman"/>
              </w:rPr>
              <w:t xml:space="preserve"> 72:5069–5072.</w:t>
            </w:r>
          </w:ins>
        </w:p>
        <w:p w14:paraId="4ABC45E7" w14:textId="77777777" w:rsidR="008A6633" w:rsidRDefault="008A6633">
          <w:pPr>
            <w:autoSpaceDE w:val="0"/>
            <w:autoSpaceDN w:val="0"/>
            <w:ind w:hanging="640"/>
            <w:divId w:val="515340269"/>
            <w:rPr>
              <w:ins w:id="520" w:author="Custer, Gordon" w:date="2023-10-02T11:14:00Z"/>
              <w:rFonts w:eastAsia="Times New Roman"/>
            </w:rPr>
          </w:pPr>
          <w:ins w:id="521" w:author="Custer, Gordon" w:date="2023-10-02T11:14:00Z">
            <w:r>
              <w:rPr>
                <w:rFonts w:eastAsia="Times New Roman"/>
              </w:rPr>
              <w:t xml:space="preserve">56. </w:t>
            </w:r>
            <w:r>
              <w:rPr>
                <w:rFonts w:eastAsia="Times New Roman"/>
              </w:rPr>
              <w:tab/>
              <w:t xml:space="preserve">Nilsson RH, Larsson K-H, Taylor AFS, Bengtsson-Palme J, Jeppesen TS, </w:t>
            </w:r>
            <w:proofErr w:type="spellStart"/>
            <w:r>
              <w:rPr>
                <w:rFonts w:eastAsia="Times New Roman"/>
              </w:rPr>
              <w:t>Schigel</w:t>
            </w:r>
            <w:proofErr w:type="spellEnd"/>
            <w:r>
              <w:rPr>
                <w:rFonts w:eastAsia="Times New Roman"/>
              </w:rPr>
              <w:t xml:space="preserve"> D, Kennedy P, Picard K, </w:t>
            </w:r>
            <w:proofErr w:type="spellStart"/>
            <w:r>
              <w:rPr>
                <w:rFonts w:eastAsia="Times New Roman"/>
              </w:rPr>
              <w:t>Glöckner</w:t>
            </w:r>
            <w:proofErr w:type="spellEnd"/>
            <w:r>
              <w:rPr>
                <w:rFonts w:eastAsia="Times New Roman"/>
              </w:rPr>
              <w:t xml:space="preserve"> FO, </w:t>
            </w:r>
            <w:proofErr w:type="spellStart"/>
            <w:r>
              <w:rPr>
                <w:rFonts w:eastAsia="Times New Roman"/>
              </w:rPr>
              <w:t>Tedersoo</w:t>
            </w:r>
            <w:proofErr w:type="spellEnd"/>
            <w:r>
              <w:rPr>
                <w:rFonts w:eastAsia="Times New Roman"/>
              </w:rPr>
              <w:t xml:space="preserve"> L, Saar I, </w:t>
            </w:r>
            <w:proofErr w:type="spellStart"/>
            <w:r>
              <w:rPr>
                <w:rFonts w:eastAsia="Times New Roman"/>
              </w:rPr>
              <w:t>Kõljalg</w:t>
            </w:r>
            <w:proofErr w:type="spellEnd"/>
            <w:r>
              <w:rPr>
                <w:rFonts w:eastAsia="Times New Roman"/>
              </w:rPr>
              <w:t xml:space="preserve"> U, </w:t>
            </w:r>
            <w:proofErr w:type="spellStart"/>
            <w:r>
              <w:rPr>
                <w:rFonts w:eastAsia="Times New Roman"/>
              </w:rPr>
              <w:t>Abarenkov</w:t>
            </w:r>
            <w:proofErr w:type="spellEnd"/>
            <w:r>
              <w:rPr>
                <w:rFonts w:eastAsia="Times New Roman"/>
              </w:rPr>
              <w:t xml:space="preserve"> K. 2019. The UNITE database for molecular identification of fungi: handling dark taxa and parallel taxonomic classifications. Nucleic Acids Res </w:t>
            </w:r>
            <w:proofErr w:type="gramStart"/>
            <w:r>
              <w:rPr>
                <w:rFonts w:eastAsia="Times New Roman"/>
              </w:rPr>
              <w:t>47:D</w:t>
            </w:r>
            <w:proofErr w:type="gramEnd"/>
            <w:r>
              <w:rPr>
                <w:rFonts w:eastAsia="Times New Roman"/>
              </w:rPr>
              <w:t>259–D264.</w:t>
            </w:r>
          </w:ins>
        </w:p>
        <w:p w14:paraId="33D28B88" w14:textId="77777777" w:rsidR="008A6633" w:rsidRDefault="008A6633">
          <w:pPr>
            <w:autoSpaceDE w:val="0"/>
            <w:autoSpaceDN w:val="0"/>
            <w:ind w:hanging="640"/>
            <w:divId w:val="2097704300"/>
            <w:rPr>
              <w:ins w:id="522" w:author="Custer, Gordon" w:date="2023-10-02T11:14:00Z"/>
              <w:rFonts w:eastAsia="Times New Roman"/>
            </w:rPr>
          </w:pPr>
          <w:ins w:id="523" w:author="Custer, Gordon" w:date="2023-10-02T11:14:00Z">
            <w:r>
              <w:rPr>
                <w:rFonts w:eastAsia="Times New Roman"/>
              </w:rPr>
              <w:t xml:space="preserve">57. </w:t>
            </w:r>
            <w:r>
              <w:rPr>
                <w:rFonts w:eastAsia="Times New Roman"/>
              </w:rPr>
              <w:tab/>
              <w:t xml:space="preserve">Harrison JG, Calder WJ, </w:t>
            </w:r>
            <w:proofErr w:type="spellStart"/>
            <w:r>
              <w:rPr>
                <w:rFonts w:eastAsia="Times New Roman"/>
              </w:rPr>
              <w:t>Shastry</w:t>
            </w:r>
            <w:proofErr w:type="spellEnd"/>
            <w:r>
              <w:rPr>
                <w:rFonts w:eastAsia="Times New Roman"/>
              </w:rPr>
              <w:t xml:space="preserve"> V, Buerkle CA. 2020. Dirichlet‐multinomial modelling outperforms alternatives for analysis of microbiome and other ecological count data. Mol </w:t>
            </w:r>
            <w:proofErr w:type="spellStart"/>
            <w:r>
              <w:rPr>
                <w:rFonts w:eastAsia="Times New Roman"/>
              </w:rPr>
              <w:t>Ecol</w:t>
            </w:r>
            <w:proofErr w:type="spellEnd"/>
            <w:r>
              <w:rPr>
                <w:rFonts w:eastAsia="Times New Roman"/>
              </w:rPr>
              <w:t xml:space="preserve"> </w:t>
            </w:r>
            <w:proofErr w:type="spellStart"/>
            <w:r>
              <w:rPr>
                <w:rFonts w:eastAsia="Times New Roman"/>
              </w:rPr>
              <w:t>Resour</w:t>
            </w:r>
            <w:proofErr w:type="spellEnd"/>
            <w:r>
              <w:rPr>
                <w:rFonts w:eastAsia="Times New Roman"/>
              </w:rPr>
              <w:t xml:space="preserve"> 20:481–497.</w:t>
            </w:r>
          </w:ins>
        </w:p>
        <w:p w14:paraId="2F3FA75D" w14:textId="77777777" w:rsidR="008A6633" w:rsidRDefault="008A6633">
          <w:pPr>
            <w:autoSpaceDE w:val="0"/>
            <w:autoSpaceDN w:val="0"/>
            <w:ind w:hanging="640"/>
            <w:divId w:val="1600869958"/>
            <w:rPr>
              <w:ins w:id="524" w:author="Custer, Gordon" w:date="2023-10-02T11:14:00Z"/>
              <w:rFonts w:eastAsia="Times New Roman"/>
            </w:rPr>
          </w:pPr>
          <w:ins w:id="525" w:author="Custer, Gordon" w:date="2023-10-02T11:14:00Z">
            <w:r>
              <w:rPr>
                <w:rFonts w:eastAsia="Times New Roman"/>
              </w:rPr>
              <w:t xml:space="preserve">58. </w:t>
            </w:r>
            <w:r>
              <w:rPr>
                <w:rFonts w:eastAsia="Times New Roman"/>
              </w:rPr>
              <w:tab/>
              <w:t>R Development Core Team. 2020. A Language and Environment for Statistical Computing. R Foundation for Statistical Computing. Vienna, Austria.</w:t>
            </w:r>
          </w:ins>
        </w:p>
        <w:p w14:paraId="38047526" w14:textId="77777777" w:rsidR="008A6633" w:rsidRDefault="008A6633">
          <w:pPr>
            <w:autoSpaceDE w:val="0"/>
            <w:autoSpaceDN w:val="0"/>
            <w:ind w:hanging="640"/>
            <w:divId w:val="1269436564"/>
            <w:rPr>
              <w:ins w:id="526" w:author="Custer, Gordon" w:date="2023-10-02T11:14:00Z"/>
              <w:rFonts w:eastAsia="Times New Roman"/>
            </w:rPr>
          </w:pPr>
          <w:ins w:id="527" w:author="Custer, Gordon" w:date="2023-10-02T11:14:00Z">
            <w:r>
              <w:rPr>
                <w:rFonts w:eastAsia="Times New Roman"/>
              </w:rPr>
              <w:t xml:space="preserve">59. </w:t>
            </w:r>
            <w:r>
              <w:rPr>
                <w:rFonts w:eastAsia="Times New Roman"/>
              </w:rPr>
              <w:tab/>
              <w:t xml:space="preserve">Oksanen J, Blanchet FG, Friendly M, </w:t>
            </w:r>
            <w:proofErr w:type="spellStart"/>
            <w:r>
              <w:rPr>
                <w:rFonts w:eastAsia="Times New Roman"/>
              </w:rPr>
              <w:t>Kindt</w:t>
            </w:r>
            <w:proofErr w:type="spellEnd"/>
            <w:r>
              <w:rPr>
                <w:rFonts w:eastAsia="Times New Roman"/>
              </w:rPr>
              <w:t xml:space="preserve"> R, Legendre P, McGlinn D, Minchin PR, O’Hara RB, L. G, Simpson P, </w:t>
            </w:r>
            <w:proofErr w:type="spellStart"/>
            <w:r>
              <w:rPr>
                <w:rFonts w:eastAsia="Times New Roman"/>
              </w:rPr>
              <w:t>Solymos</w:t>
            </w:r>
            <w:proofErr w:type="spellEnd"/>
            <w:r>
              <w:rPr>
                <w:rFonts w:eastAsia="Times New Roman"/>
              </w:rPr>
              <w:t xml:space="preserve"> M, Stevens HH, </w:t>
            </w:r>
            <w:proofErr w:type="spellStart"/>
            <w:r>
              <w:rPr>
                <w:rFonts w:eastAsia="Times New Roman"/>
              </w:rPr>
              <w:t>Szoecs</w:t>
            </w:r>
            <w:proofErr w:type="spellEnd"/>
            <w:r>
              <w:rPr>
                <w:rFonts w:eastAsia="Times New Roman"/>
              </w:rPr>
              <w:t xml:space="preserve"> E, Wagner H. 2018. vegan: Community Ecology Package. R package version 2.5-2.</w:t>
            </w:r>
          </w:ins>
        </w:p>
        <w:p w14:paraId="1E0F0EE5" w14:textId="77777777" w:rsidR="008A6633" w:rsidRDefault="008A6633">
          <w:pPr>
            <w:autoSpaceDE w:val="0"/>
            <w:autoSpaceDN w:val="0"/>
            <w:ind w:hanging="640"/>
            <w:divId w:val="277876652"/>
            <w:rPr>
              <w:ins w:id="528" w:author="Custer, Gordon" w:date="2023-10-02T11:14:00Z"/>
              <w:rFonts w:eastAsia="Times New Roman"/>
            </w:rPr>
          </w:pPr>
          <w:ins w:id="529" w:author="Custer, Gordon" w:date="2023-10-02T11:14:00Z">
            <w:r>
              <w:rPr>
                <w:rFonts w:eastAsia="Times New Roman"/>
              </w:rPr>
              <w:t xml:space="preserve">60. </w:t>
            </w:r>
            <w:r>
              <w:rPr>
                <w:rFonts w:eastAsia="Times New Roman"/>
              </w:rPr>
              <w:tab/>
            </w:r>
            <w:proofErr w:type="spellStart"/>
            <w:r>
              <w:rPr>
                <w:rFonts w:eastAsia="Times New Roman"/>
              </w:rPr>
              <w:t>McMurdie</w:t>
            </w:r>
            <w:proofErr w:type="spellEnd"/>
            <w:r>
              <w:rPr>
                <w:rFonts w:eastAsia="Times New Roman"/>
              </w:rPr>
              <w:t xml:space="preserve"> PJ, Holmes S. 2013. </w:t>
            </w:r>
            <w:proofErr w:type="spellStart"/>
            <w:r>
              <w:rPr>
                <w:rFonts w:eastAsia="Times New Roman"/>
              </w:rPr>
              <w:t>phyloseq</w:t>
            </w:r>
            <w:proofErr w:type="spellEnd"/>
            <w:r>
              <w:rPr>
                <w:rFonts w:eastAsia="Times New Roman"/>
              </w:rPr>
              <w:t xml:space="preserve">: An R Package for Reproducible Interactive Analysis and Graphics of Microbiome Census Data. </w:t>
            </w:r>
            <w:proofErr w:type="spellStart"/>
            <w:r>
              <w:rPr>
                <w:rFonts w:eastAsia="Times New Roman"/>
              </w:rPr>
              <w:t>PLoS</w:t>
            </w:r>
            <w:proofErr w:type="spellEnd"/>
            <w:r>
              <w:rPr>
                <w:rFonts w:eastAsia="Times New Roman"/>
              </w:rPr>
              <w:t xml:space="preserve"> One 8:1–11.</w:t>
            </w:r>
          </w:ins>
        </w:p>
        <w:p w14:paraId="42BB23BC" w14:textId="77777777" w:rsidR="008A6633" w:rsidRDefault="008A6633">
          <w:pPr>
            <w:autoSpaceDE w:val="0"/>
            <w:autoSpaceDN w:val="0"/>
            <w:ind w:hanging="640"/>
            <w:divId w:val="956302011"/>
            <w:rPr>
              <w:ins w:id="530" w:author="Custer, Gordon" w:date="2023-10-02T11:14:00Z"/>
              <w:rFonts w:eastAsia="Times New Roman"/>
            </w:rPr>
          </w:pPr>
          <w:ins w:id="531" w:author="Custer, Gordon" w:date="2023-10-02T11:14:00Z">
            <w:r>
              <w:rPr>
                <w:rFonts w:eastAsia="Times New Roman"/>
              </w:rPr>
              <w:t xml:space="preserve">61. </w:t>
            </w:r>
            <w:r>
              <w:rPr>
                <w:rFonts w:eastAsia="Times New Roman"/>
              </w:rPr>
              <w:tab/>
            </w:r>
            <w:proofErr w:type="spellStart"/>
            <w:r>
              <w:rPr>
                <w:rFonts w:eastAsia="Times New Roman"/>
              </w:rPr>
              <w:t>Kursa</w:t>
            </w:r>
            <w:proofErr w:type="spellEnd"/>
            <w:r>
              <w:rPr>
                <w:rFonts w:eastAsia="Times New Roman"/>
              </w:rPr>
              <w:t xml:space="preserve"> MB, </w:t>
            </w:r>
            <w:proofErr w:type="spellStart"/>
            <w:r>
              <w:rPr>
                <w:rFonts w:eastAsia="Times New Roman"/>
              </w:rPr>
              <w:t>Rudnicki</w:t>
            </w:r>
            <w:proofErr w:type="spellEnd"/>
            <w:r>
              <w:rPr>
                <w:rFonts w:eastAsia="Times New Roman"/>
              </w:rPr>
              <w:t xml:space="preserve"> WR. 2020. Boruta: Wrapper Algorithm for All Relevant Feature Selection.</w:t>
            </w:r>
          </w:ins>
        </w:p>
        <w:p w14:paraId="7A15E811" w14:textId="2056B426" w:rsidR="009B2002" w:rsidRPr="001A7742" w:rsidDel="008A6633" w:rsidRDefault="008A6633">
          <w:pPr>
            <w:autoSpaceDE w:val="0"/>
            <w:autoSpaceDN w:val="0"/>
            <w:ind w:hanging="640"/>
            <w:divId w:val="1365911361"/>
            <w:rPr>
              <w:del w:id="532" w:author="Custer, Gordon" w:date="2023-10-02T11:08:00Z"/>
              <w:rFonts w:ascii="Times New Roman" w:eastAsia="Times New Roman" w:hAnsi="Times New Roman" w:cs="Times New Roman"/>
            </w:rPr>
          </w:pPr>
          <w:ins w:id="533" w:author="Custer, Gordon" w:date="2023-10-02T11:14:00Z">
            <w:r>
              <w:rPr>
                <w:rFonts w:eastAsia="Times New Roman"/>
              </w:rPr>
              <w:t> </w:t>
            </w:r>
          </w:ins>
          <w:del w:id="534" w:author="Custer, Gordon" w:date="2023-10-02T11:08:00Z">
            <w:r w:rsidR="009B2002" w:rsidRPr="001A7742" w:rsidDel="008A6633">
              <w:rPr>
                <w:rFonts w:ascii="Times New Roman" w:eastAsia="Times New Roman" w:hAnsi="Times New Roman" w:cs="Times New Roman"/>
              </w:rPr>
              <w:delText xml:space="preserve">1. </w:delText>
            </w:r>
            <w:r w:rsidR="009B2002" w:rsidRPr="001A7742" w:rsidDel="008A6633">
              <w:rPr>
                <w:rFonts w:ascii="Times New Roman" w:eastAsia="Times New Roman" w:hAnsi="Times New Roman" w:cs="Times New Roman"/>
              </w:rPr>
              <w:tab/>
              <w:delText>Benbrook CM. 2012. Impacts of genetically engineered crops on pesticide use in the U.S.-the first sixteen years. Environmental Sciences Europe 24:1–13.</w:delText>
            </w:r>
          </w:del>
        </w:p>
        <w:p w14:paraId="3574C578" w14:textId="1921DCFC" w:rsidR="009B2002" w:rsidRPr="001A7742" w:rsidDel="008A6633" w:rsidRDefault="009B2002">
          <w:pPr>
            <w:autoSpaceDE w:val="0"/>
            <w:autoSpaceDN w:val="0"/>
            <w:ind w:hanging="640"/>
            <w:divId w:val="1917324728"/>
            <w:rPr>
              <w:del w:id="535" w:author="Custer, Gordon" w:date="2023-10-02T11:08:00Z"/>
              <w:rFonts w:ascii="Times New Roman" w:eastAsia="Times New Roman" w:hAnsi="Times New Roman" w:cs="Times New Roman"/>
            </w:rPr>
          </w:pPr>
          <w:del w:id="536" w:author="Custer, Gordon" w:date="2023-10-02T11:08:00Z">
            <w:r w:rsidRPr="001A7742" w:rsidDel="008A6633">
              <w:rPr>
                <w:rFonts w:ascii="Times New Roman" w:eastAsia="Times New Roman" w:hAnsi="Times New Roman" w:cs="Times New Roman"/>
              </w:rPr>
              <w:delText xml:space="preserve">2. </w:delText>
            </w:r>
            <w:r w:rsidRPr="001A7742" w:rsidDel="008A6633">
              <w:rPr>
                <w:rFonts w:ascii="Times New Roman" w:eastAsia="Times New Roman" w:hAnsi="Times New Roman" w:cs="Times New Roman"/>
              </w:rPr>
              <w:tab/>
              <w:delText>Rose MT, Cavagnaro TR, Scanlan CA, Rose TJ, Vancov T, Kimber S, Kennedy IR, Kookana RS, Van Zwieten L. 2016. Impact of Herbicides on Soil Biology and FunctionAdvances in Agronomy. Elsevier Inc.</w:delText>
            </w:r>
          </w:del>
        </w:p>
        <w:p w14:paraId="5BC858A5" w14:textId="3CABE0F3" w:rsidR="009B2002" w:rsidRPr="001A7742" w:rsidDel="008A6633" w:rsidRDefault="009B2002">
          <w:pPr>
            <w:autoSpaceDE w:val="0"/>
            <w:autoSpaceDN w:val="0"/>
            <w:ind w:hanging="640"/>
            <w:divId w:val="1632634238"/>
            <w:rPr>
              <w:del w:id="537" w:author="Custer, Gordon" w:date="2023-10-02T11:08:00Z"/>
              <w:rFonts w:ascii="Times New Roman" w:eastAsia="Times New Roman" w:hAnsi="Times New Roman" w:cs="Times New Roman"/>
            </w:rPr>
          </w:pPr>
          <w:del w:id="538" w:author="Custer, Gordon" w:date="2023-10-02T11:08:00Z">
            <w:r w:rsidRPr="001A7742" w:rsidDel="008A6633">
              <w:rPr>
                <w:rFonts w:ascii="Times New Roman" w:eastAsia="Times New Roman" w:hAnsi="Times New Roman" w:cs="Times New Roman"/>
              </w:rPr>
              <w:delText xml:space="preserve">3. </w:delText>
            </w:r>
            <w:r w:rsidRPr="001A7742" w:rsidDel="008A6633">
              <w:rPr>
                <w:rFonts w:ascii="Times New Roman" w:eastAsia="Times New Roman" w:hAnsi="Times New Roman" w:cs="Times New Roman"/>
              </w:rPr>
              <w:tab/>
              <w:delText>Palm C, Blanco-Canqui H, DeClerck F, Gatere L, Grace P. 2014. Conservation agriculture and ecosystem services: An overview. Agriculture, Ecosystems &amp; Environment 187:87–105.</w:delText>
            </w:r>
          </w:del>
        </w:p>
        <w:p w14:paraId="2FFD99CB" w14:textId="73EBDE5C" w:rsidR="009B2002" w:rsidRPr="001A7742" w:rsidDel="008A6633" w:rsidRDefault="009B2002">
          <w:pPr>
            <w:autoSpaceDE w:val="0"/>
            <w:autoSpaceDN w:val="0"/>
            <w:ind w:hanging="640"/>
            <w:divId w:val="1230727415"/>
            <w:rPr>
              <w:del w:id="539" w:author="Custer, Gordon" w:date="2023-10-02T11:08:00Z"/>
              <w:rFonts w:ascii="Times New Roman" w:eastAsia="Times New Roman" w:hAnsi="Times New Roman" w:cs="Times New Roman"/>
            </w:rPr>
          </w:pPr>
          <w:del w:id="540" w:author="Custer, Gordon" w:date="2023-10-02T11:08:00Z">
            <w:r w:rsidRPr="001A7742" w:rsidDel="008A6633">
              <w:rPr>
                <w:rFonts w:ascii="Times New Roman" w:eastAsia="Times New Roman" w:hAnsi="Times New Roman" w:cs="Times New Roman"/>
              </w:rPr>
              <w:delText xml:space="preserve">4. </w:delText>
            </w:r>
            <w:r w:rsidRPr="001A7742" w:rsidDel="008A6633">
              <w:rPr>
                <w:rFonts w:ascii="Times New Roman" w:eastAsia="Times New Roman" w:hAnsi="Times New Roman" w:cs="Times New Roman"/>
              </w:rPr>
              <w:tab/>
              <w:delText>Tu CM, Bollen WB. 1968. Interaction between Paraquat and microbes in soils. Weed Research 8:38–45.</w:delText>
            </w:r>
          </w:del>
        </w:p>
        <w:p w14:paraId="2F01D125" w14:textId="35D5E9FF" w:rsidR="009B2002" w:rsidRPr="001A7742" w:rsidDel="008A6633" w:rsidRDefault="009B2002">
          <w:pPr>
            <w:autoSpaceDE w:val="0"/>
            <w:autoSpaceDN w:val="0"/>
            <w:ind w:hanging="640"/>
            <w:divId w:val="1851985494"/>
            <w:rPr>
              <w:del w:id="541" w:author="Custer, Gordon" w:date="2023-10-02T11:08:00Z"/>
              <w:rFonts w:ascii="Times New Roman" w:eastAsia="Times New Roman" w:hAnsi="Times New Roman" w:cs="Times New Roman"/>
            </w:rPr>
          </w:pPr>
          <w:del w:id="542" w:author="Custer, Gordon" w:date="2023-10-02T11:08:00Z">
            <w:r w:rsidRPr="001A7742" w:rsidDel="008A6633">
              <w:rPr>
                <w:rFonts w:ascii="Times New Roman" w:eastAsia="Times New Roman" w:hAnsi="Times New Roman" w:cs="Times New Roman"/>
              </w:rPr>
              <w:delText xml:space="preserve">5. </w:delText>
            </w:r>
            <w:r w:rsidRPr="001A7742" w:rsidDel="008A6633">
              <w:rPr>
                <w:rFonts w:ascii="Times New Roman" w:eastAsia="Times New Roman" w:hAnsi="Times New Roman" w:cs="Times New Roman"/>
              </w:rPr>
              <w:tab/>
              <w:delText>Nguyen DB, Rose MT, Rose TJ, Morris SG, van Zwieten L. 2016. Impact of glyphosate on soil microbial biomass and respiration: A meta-analysis. Soil Biology and Biochemistry 92:50–57.</w:delText>
            </w:r>
          </w:del>
        </w:p>
        <w:p w14:paraId="73C14E75" w14:textId="169DE22E" w:rsidR="009B2002" w:rsidRPr="001A7742" w:rsidDel="008A6633" w:rsidRDefault="009B2002">
          <w:pPr>
            <w:autoSpaceDE w:val="0"/>
            <w:autoSpaceDN w:val="0"/>
            <w:ind w:hanging="640"/>
            <w:divId w:val="231694192"/>
            <w:rPr>
              <w:del w:id="543" w:author="Custer, Gordon" w:date="2023-10-02T11:08:00Z"/>
              <w:rFonts w:ascii="Times New Roman" w:eastAsia="Times New Roman" w:hAnsi="Times New Roman" w:cs="Times New Roman"/>
            </w:rPr>
          </w:pPr>
          <w:del w:id="544" w:author="Custer, Gordon" w:date="2023-10-02T11:08:00Z">
            <w:r w:rsidRPr="001A7742" w:rsidDel="008A6633">
              <w:rPr>
                <w:rFonts w:ascii="Times New Roman" w:eastAsia="Times New Roman" w:hAnsi="Times New Roman" w:cs="Times New Roman"/>
              </w:rPr>
              <w:delText xml:space="preserve">6. </w:delText>
            </w:r>
            <w:r w:rsidRPr="001A7742" w:rsidDel="008A6633">
              <w:rPr>
                <w:rFonts w:ascii="Times New Roman" w:eastAsia="Times New Roman" w:hAnsi="Times New Roman" w:cs="Times New Roman"/>
              </w:rPr>
              <w:tab/>
              <w:delText>Álvarez-Martín A, Hilton SL, Bending GD, Rodríguez-Cruz MS, Sánchez-Martín MJ. 2016. Changes in activity and structure of the soil microbial community after application of azoxystrobin or pirimicarb and an organic amendment to an agricultural soil. Applied Soil Ecology 106:47–57.</w:delText>
            </w:r>
          </w:del>
        </w:p>
        <w:p w14:paraId="59EBCC6C" w14:textId="4CA9298B" w:rsidR="009B2002" w:rsidRPr="001A7742" w:rsidDel="008A6633" w:rsidRDefault="009B2002">
          <w:pPr>
            <w:autoSpaceDE w:val="0"/>
            <w:autoSpaceDN w:val="0"/>
            <w:ind w:hanging="640"/>
            <w:divId w:val="2036807167"/>
            <w:rPr>
              <w:del w:id="545" w:author="Custer, Gordon" w:date="2023-10-02T11:08:00Z"/>
              <w:rFonts w:ascii="Times New Roman" w:eastAsia="Times New Roman" w:hAnsi="Times New Roman" w:cs="Times New Roman"/>
            </w:rPr>
          </w:pPr>
          <w:del w:id="546" w:author="Custer, Gordon" w:date="2023-10-02T11:08:00Z">
            <w:r w:rsidRPr="001A7742" w:rsidDel="008A6633">
              <w:rPr>
                <w:rFonts w:ascii="Times New Roman" w:eastAsia="Times New Roman" w:hAnsi="Times New Roman" w:cs="Times New Roman"/>
              </w:rPr>
              <w:delText xml:space="preserve">7. </w:delText>
            </w:r>
            <w:r w:rsidRPr="001A7742" w:rsidDel="008A6633">
              <w:rPr>
                <w:rFonts w:ascii="Times New Roman" w:eastAsia="Times New Roman" w:hAnsi="Times New Roman" w:cs="Times New Roman"/>
              </w:rPr>
              <w:tab/>
              <w:delText>Liao H, Li X, Yang Q, Bai Y, Cui P, Wen C, Liu C, Chen Z. 2021. Herbicide selection promotes antibiotic resistance in soil microbiomes.</w:delText>
            </w:r>
          </w:del>
        </w:p>
        <w:p w14:paraId="460E370E" w14:textId="23D25E4D" w:rsidR="009B2002" w:rsidRPr="001A7742" w:rsidDel="008A6633" w:rsidRDefault="009B2002">
          <w:pPr>
            <w:autoSpaceDE w:val="0"/>
            <w:autoSpaceDN w:val="0"/>
            <w:ind w:hanging="640"/>
            <w:divId w:val="380444273"/>
            <w:rPr>
              <w:del w:id="547" w:author="Custer, Gordon" w:date="2023-10-02T11:08:00Z"/>
              <w:rFonts w:ascii="Times New Roman" w:eastAsia="Times New Roman" w:hAnsi="Times New Roman" w:cs="Times New Roman"/>
            </w:rPr>
          </w:pPr>
          <w:del w:id="548" w:author="Custer, Gordon" w:date="2023-10-02T11:08:00Z">
            <w:r w:rsidRPr="001A7742" w:rsidDel="008A6633">
              <w:rPr>
                <w:rFonts w:ascii="Times New Roman" w:eastAsia="Times New Roman" w:hAnsi="Times New Roman" w:cs="Times New Roman"/>
              </w:rPr>
              <w:delText xml:space="preserve">8. </w:delText>
            </w:r>
            <w:r w:rsidRPr="001A7742" w:rsidDel="008A6633">
              <w:rPr>
                <w:rFonts w:ascii="Times New Roman" w:eastAsia="Times New Roman" w:hAnsi="Times New Roman" w:cs="Times New Roman"/>
              </w:rPr>
              <w:tab/>
              <w:delText>de Souza R, Ambrosini A, Passaglia LMP. 2015. Plant growth-promoting bacteria as inoculants in agricultural soils. Genetics and Molecular Biology 38:401–419.</w:delText>
            </w:r>
          </w:del>
        </w:p>
        <w:p w14:paraId="2A62FC8A" w14:textId="1FC80AB7" w:rsidR="009B2002" w:rsidRPr="001A7742" w:rsidDel="008A6633" w:rsidRDefault="009B2002">
          <w:pPr>
            <w:autoSpaceDE w:val="0"/>
            <w:autoSpaceDN w:val="0"/>
            <w:ind w:hanging="640"/>
            <w:divId w:val="1731003910"/>
            <w:rPr>
              <w:del w:id="549" w:author="Custer, Gordon" w:date="2023-10-02T11:08:00Z"/>
              <w:rFonts w:ascii="Times New Roman" w:eastAsia="Times New Roman" w:hAnsi="Times New Roman" w:cs="Times New Roman"/>
            </w:rPr>
          </w:pPr>
          <w:del w:id="550" w:author="Custer, Gordon" w:date="2023-10-02T11:08:00Z">
            <w:r w:rsidRPr="001A7742" w:rsidDel="008A6633">
              <w:rPr>
                <w:rFonts w:ascii="Times New Roman" w:eastAsia="Times New Roman" w:hAnsi="Times New Roman" w:cs="Times New Roman"/>
              </w:rPr>
              <w:delText xml:space="preserve">9. </w:delText>
            </w:r>
            <w:r w:rsidRPr="001A7742" w:rsidDel="008A6633">
              <w:rPr>
                <w:rFonts w:ascii="Times New Roman" w:eastAsia="Times New Roman" w:hAnsi="Times New Roman" w:cs="Times New Roman"/>
              </w:rPr>
              <w:tab/>
              <w:delText>Durán P, Thiergart T, Garrido-Oter R, Agler M, Kemen E, Schulze-Lefert P, Hacquard S. 2018. Microbial Interkingdom Interactions in Roots Promote Arabidopsis Survival. Cell 175:973–983.</w:delText>
            </w:r>
          </w:del>
        </w:p>
        <w:p w14:paraId="327EF58D" w14:textId="0A545D33" w:rsidR="009B2002" w:rsidRPr="001A7742" w:rsidDel="008A6633" w:rsidRDefault="009B2002">
          <w:pPr>
            <w:autoSpaceDE w:val="0"/>
            <w:autoSpaceDN w:val="0"/>
            <w:ind w:hanging="640"/>
            <w:divId w:val="669873192"/>
            <w:rPr>
              <w:del w:id="551" w:author="Custer, Gordon" w:date="2023-10-02T11:08:00Z"/>
              <w:rFonts w:ascii="Times New Roman" w:eastAsia="Times New Roman" w:hAnsi="Times New Roman" w:cs="Times New Roman"/>
            </w:rPr>
          </w:pPr>
          <w:del w:id="552" w:author="Custer, Gordon" w:date="2023-10-02T11:08:00Z">
            <w:r w:rsidRPr="001A7742" w:rsidDel="008A6633">
              <w:rPr>
                <w:rFonts w:ascii="Times New Roman" w:eastAsia="Times New Roman" w:hAnsi="Times New Roman" w:cs="Times New Roman"/>
              </w:rPr>
              <w:delText xml:space="preserve">10. </w:delText>
            </w:r>
            <w:r w:rsidRPr="001A7742" w:rsidDel="008A6633">
              <w:rPr>
                <w:rFonts w:ascii="Times New Roman" w:eastAsia="Times New Roman" w:hAnsi="Times New Roman" w:cs="Times New Roman"/>
              </w:rPr>
              <w:tab/>
              <w:delText>Chen CR, Condron LM, Davis MR, Sherlock RR. 2002. Phosphorus dynamics in the rhizosphere of perennial ryegrass (Lolium perenne L.) and radiata pine (Pinus radiata D. Don.). Soil Biology and Biochemistry 34:487–499.</w:delText>
            </w:r>
          </w:del>
        </w:p>
        <w:p w14:paraId="4B9EFDA3" w14:textId="40807CDA" w:rsidR="009B2002" w:rsidRPr="001A7742" w:rsidDel="008A6633" w:rsidRDefault="009B2002">
          <w:pPr>
            <w:autoSpaceDE w:val="0"/>
            <w:autoSpaceDN w:val="0"/>
            <w:ind w:hanging="640"/>
            <w:divId w:val="1248154088"/>
            <w:rPr>
              <w:del w:id="553" w:author="Custer, Gordon" w:date="2023-10-02T11:08:00Z"/>
              <w:rFonts w:ascii="Times New Roman" w:eastAsia="Times New Roman" w:hAnsi="Times New Roman" w:cs="Times New Roman"/>
            </w:rPr>
          </w:pPr>
          <w:del w:id="554" w:author="Custer, Gordon" w:date="2023-10-02T11:08:00Z">
            <w:r w:rsidRPr="001A7742" w:rsidDel="008A6633">
              <w:rPr>
                <w:rFonts w:ascii="Times New Roman" w:eastAsia="Times New Roman" w:hAnsi="Times New Roman" w:cs="Times New Roman"/>
              </w:rPr>
              <w:delText xml:space="preserve">11. </w:delText>
            </w:r>
            <w:r w:rsidRPr="001A7742" w:rsidDel="008A6633">
              <w:rPr>
                <w:rFonts w:ascii="Times New Roman" w:eastAsia="Times New Roman" w:hAnsi="Times New Roman" w:cs="Times New Roman"/>
              </w:rPr>
              <w:tab/>
              <w:delText>Richardson AE, Barea J-M, McNeill AM, Prigent-Combaret C. 2009. Acquisition of phosphorus and nitrogen in the rhizosphere and plant growth promotion by microorganisms. Plant and Soil 321:305–339.</w:delText>
            </w:r>
          </w:del>
        </w:p>
        <w:p w14:paraId="2D7520C5" w14:textId="40303E8A" w:rsidR="009B2002" w:rsidRPr="001A7742" w:rsidDel="008A6633" w:rsidRDefault="009B2002">
          <w:pPr>
            <w:autoSpaceDE w:val="0"/>
            <w:autoSpaceDN w:val="0"/>
            <w:ind w:hanging="640"/>
            <w:divId w:val="1178691931"/>
            <w:rPr>
              <w:del w:id="555" w:author="Custer, Gordon" w:date="2023-10-02T11:08:00Z"/>
              <w:rFonts w:ascii="Times New Roman" w:eastAsia="Times New Roman" w:hAnsi="Times New Roman" w:cs="Times New Roman"/>
            </w:rPr>
          </w:pPr>
          <w:del w:id="556" w:author="Custer, Gordon" w:date="2023-10-02T11:08:00Z">
            <w:r w:rsidRPr="001A7742" w:rsidDel="008A6633">
              <w:rPr>
                <w:rFonts w:ascii="Times New Roman" w:eastAsia="Times New Roman" w:hAnsi="Times New Roman" w:cs="Times New Roman"/>
              </w:rPr>
              <w:delText xml:space="preserve">12. </w:delText>
            </w:r>
            <w:r w:rsidRPr="001A7742" w:rsidDel="008A6633">
              <w:rPr>
                <w:rFonts w:ascii="Times New Roman" w:eastAsia="Times New Roman" w:hAnsi="Times New Roman" w:cs="Times New Roman"/>
              </w:rPr>
              <w:tab/>
              <w:delText>Richardson AE, Simpson RJ. 2011. Soil Microorganisms Mediating Phosphorus Availability Update on Microbial Phosphorus. Plant Physiology 156:989–996.</w:delText>
            </w:r>
          </w:del>
        </w:p>
        <w:p w14:paraId="0176F525" w14:textId="33001E70" w:rsidR="009B2002" w:rsidRPr="001A7742" w:rsidDel="008A6633" w:rsidRDefault="009B2002">
          <w:pPr>
            <w:autoSpaceDE w:val="0"/>
            <w:autoSpaceDN w:val="0"/>
            <w:ind w:hanging="640"/>
            <w:divId w:val="2033258578"/>
            <w:rPr>
              <w:del w:id="557" w:author="Custer, Gordon" w:date="2023-10-02T11:08:00Z"/>
              <w:rFonts w:ascii="Times New Roman" w:eastAsia="Times New Roman" w:hAnsi="Times New Roman" w:cs="Times New Roman"/>
            </w:rPr>
          </w:pPr>
          <w:del w:id="558" w:author="Custer, Gordon" w:date="2023-10-02T11:08:00Z">
            <w:r w:rsidRPr="001A7742" w:rsidDel="008A6633">
              <w:rPr>
                <w:rFonts w:ascii="Times New Roman" w:eastAsia="Times New Roman" w:hAnsi="Times New Roman" w:cs="Times New Roman"/>
              </w:rPr>
              <w:delText xml:space="preserve">13. </w:delText>
            </w:r>
            <w:r w:rsidRPr="001A7742" w:rsidDel="008A6633">
              <w:rPr>
                <w:rFonts w:ascii="Times New Roman" w:eastAsia="Times New Roman" w:hAnsi="Times New Roman" w:cs="Times New Roman"/>
              </w:rPr>
              <w:tab/>
              <w:delText>Garcia J, Kao-Kniffin J. 2018. Microbial Group Dynamics in Plant Rhizospheres and Their Implications on Nutrient Cycling. Frontiers in Microbiology 9:1–7.</w:delText>
            </w:r>
          </w:del>
        </w:p>
        <w:p w14:paraId="4BA73C2C" w14:textId="5A3D821B" w:rsidR="009B2002" w:rsidRPr="001A7742" w:rsidDel="008A6633" w:rsidRDefault="009B2002">
          <w:pPr>
            <w:autoSpaceDE w:val="0"/>
            <w:autoSpaceDN w:val="0"/>
            <w:ind w:hanging="640"/>
            <w:divId w:val="478234597"/>
            <w:rPr>
              <w:del w:id="559" w:author="Custer, Gordon" w:date="2023-10-02T11:08:00Z"/>
              <w:rFonts w:ascii="Times New Roman" w:eastAsia="Times New Roman" w:hAnsi="Times New Roman" w:cs="Times New Roman"/>
            </w:rPr>
          </w:pPr>
          <w:del w:id="560" w:author="Custer, Gordon" w:date="2023-10-02T11:08:00Z">
            <w:r w:rsidRPr="001A7742" w:rsidDel="008A6633">
              <w:rPr>
                <w:rFonts w:ascii="Times New Roman" w:eastAsia="Times New Roman" w:hAnsi="Times New Roman" w:cs="Times New Roman"/>
              </w:rPr>
              <w:delText xml:space="preserve">14. </w:delText>
            </w:r>
            <w:r w:rsidRPr="001A7742" w:rsidDel="008A6633">
              <w:rPr>
                <w:rFonts w:ascii="Times New Roman" w:eastAsia="Times New Roman" w:hAnsi="Times New Roman" w:cs="Times New Roman"/>
              </w:rPr>
              <w:tab/>
              <w:delText>Sandhu HS, Wratten SD, Cullen R, Case B. 2008. The future of farming: The value of ecosystem services in conventional and organic arable land. An experimental approach. Ecological Economics 64:835–848.</w:delText>
            </w:r>
          </w:del>
        </w:p>
        <w:p w14:paraId="69BC3282" w14:textId="06E6CB66" w:rsidR="009B2002" w:rsidRPr="001A7742" w:rsidDel="008A6633" w:rsidRDefault="009B2002">
          <w:pPr>
            <w:autoSpaceDE w:val="0"/>
            <w:autoSpaceDN w:val="0"/>
            <w:ind w:hanging="640"/>
            <w:divId w:val="820581390"/>
            <w:rPr>
              <w:del w:id="561" w:author="Custer, Gordon" w:date="2023-10-02T11:08:00Z"/>
              <w:rFonts w:ascii="Times New Roman" w:eastAsia="Times New Roman" w:hAnsi="Times New Roman" w:cs="Times New Roman"/>
            </w:rPr>
          </w:pPr>
          <w:del w:id="562" w:author="Custer, Gordon" w:date="2023-10-02T11:08:00Z">
            <w:r w:rsidRPr="001A7742" w:rsidDel="008A6633">
              <w:rPr>
                <w:rFonts w:ascii="Times New Roman" w:eastAsia="Times New Roman" w:hAnsi="Times New Roman" w:cs="Times New Roman"/>
              </w:rPr>
              <w:delText xml:space="preserve">15. </w:delText>
            </w:r>
            <w:r w:rsidRPr="001A7742" w:rsidDel="008A6633">
              <w:rPr>
                <w:rFonts w:ascii="Times New Roman" w:eastAsia="Times New Roman" w:hAnsi="Times New Roman" w:cs="Times New Roman"/>
              </w:rPr>
              <w:tab/>
              <w:delText>Imfeld G, Vuilleumier S. 2012. Measuring the effects of pesticides on bacterial communities in soil: A critical review. European Journal of Soil Biology 49:22–30.</w:delText>
            </w:r>
          </w:del>
        </w:p>
        <w:p w14:paraId="73EA9850" w14:textId="60B99737" w:rsidR="009B2002" w:rsidRPr="001A7742" w:rsidDel="008A6633" w:rsidRDefault="009B2002">
          <w:pPr>
            <w:autoSpaceDE w:val="0"/>
            <w:autoSpaceDN w:val="0"/>
            <w:ind w:hanging="640"/>
            <w:divId w:val="2070421330"/>
            <w:rPr>
              <w:del w:id="563" w:author="Custer, Gordon" w:date="2023-10-02T11:08:00Z"/>
              <w:rFonts w:ascii="Times New Roman" w:eastAsia="Times New Roman" w:hAnsi="Times New Roman" w:cs="Times New Roman"/>
            </w:rPr>
          </w:pPr>
          <w:del w:id="564" w:author="Custer, Gordon" w:date="2023-10-02T11:08:00Z">
            <w:r w:rsidRPr="001A7742" w:rsidDel="008A6633">
              <w:rPr>
                <w:rFonts w:ascii="Times New Roman" w:eastAsia="Times New Roman" w:hAnsi="Times New Roman" w:cs="Times New Roman"/>
              </w:rPr>
              <w:delText xml:space="preserve">16. </w:delText>
            </w:r>
            <w:r w:rsidRPr="001A7742" w:rsidDel="008A6633">
              <w:rPr>
                <w:rFonts w:ascii="Times New Roman" w:eastAsia="Times New Roman" w:hAnsi="Times New Roman" w:cs="Times New Roman"/>
              </w:rPr>
              <w:tab/>
              <w:delText>Bünemann EK, Schwenke GD, Van Zwieten L. 2006. Impact of agricultural inputs on soil organisms - A review. Australian Journal of Soil Research 44:379–406.</w:delText>
            </w:r>
          </w:del>
        </w:p>
        <w:p w14:paraId="09E23545" w14:textId="323E764A" w:rsidR="009B2002" w:rsidRPr="001A7742" w:rsidDel="008A6633" w:rsidRDefault="009B2002">
          <w:pPr>
            <w:autoSpaceDE w:val="0"/>
            <w:autoSpaceDN w:val="0"/>
            <w:ind w:hanging="640"/>
            <w:divId w:val="570848275"/>
            <w:rPr>
              <w:del w:id="565" w:author="Custer, Gordon" w:date="2023-10-02T11:08:00Z"/>
              <w:rFonts w:ascii="Times New Roman" w:eastAsia="Times New Roman" w:hAnsi="Times New Roman" w:cs="Times New Roman"/>
            </w:rPr>
          </w:pPr>
          <w:del w:id="566" w:author="Custer, Gordon" w:date="2023-10-02T11:08:00Z">
            <w:r w:rsidRPr="001A7742" w:rsidDel="008A6633">
              <w:rPr>
                <w:rFonts w:ascii="Times New Roman" w:eastAsia="Times New Roman" w:hAnsi="Times New Roman" w:cs="Times New Roman"/>
              </w:rPr>
              <w:delText xml:space="preserve">17. </w:delText>
            </w:r>
            <w:r w:rsidRPr="001A7742" w:rsidDel="008A6633">
              <w:rPr>
                <w:rFonts w:ascii="Times New Roman" w:eastAsia="Times New Roman" w:hAnsi="Times New Roman" w:cs="Times New Roman"/>
              </w:rPr>
              <w:tab/>
              <w:delText>Puglisi E. 2017. Response of microbial organisms (aquatic and terrestrial) to pesticides. EFSA Supporting Publications 9.</w:delText>
            </w:r>
          </w:del>
        </w:p>
        <w:p w14:paraId="46224373" w14:textId="1A30660E" w:rsidR="009B2002" w:rsidRPr="001A7742" w:rsidDel="008A6633" w:rsidRDefault="009B2002">
          <w:pPr>
            <w:autoSpaceDE w:val="0"/>
            <w:autoSpaceDN w:val="0"/>
            <w:ind w:hanging="640"/>
            <w:divId w:val="403258321"/>
            <w:rPr>
              <w:del w:id="567" w:author="Custer, Gordon" w:date="2023-10-02T11:08:00Z"/>
              <w:rFonts w:ascii="Times New Roman" w:eastAsia="Times New Roman" w:hAnsi="Times New Roman" w:cs="Times New Roman"/>
            </w:rPr>
          </w:pPr>
          <w:del w:id="568" w:author="Custer, Gordon" w:date="2023-10-02T11:08:00Z">
            <w:r w:rsidRPr="001A7742" w:rsidDel="008A6633">
              <w:rPr>
                <w:rFonts w:ascii="Times New Roman" w:eastAsia="Times New Roman" w:hAnsi="Times New Roman" w:cs="Times New Roman"/>
              </w:rPr>
              <w:delText xml:space="preserve">18. </w:delText>
            </w:r>
            <w:r w:rsidRPr="001A7742" w:rsidDel="008A6633">
              <w:rPr>
                <w:rFonts w:ascii="Times New Roman" w:eastAsia="Times New Roman" w:hAnsi="Times New Roman" w:cs="Times New Roman"/>
              </w:rPr>
              <w:tab/>
              <w:delText>Thiour-Mauprivez C, Martin-Laurent F, Calvayrac C, Barthelmebs L. 2019. Effects of herbicide on non-target microorganisms: Towards a new class of biomarkers? Science of the Total Environment 684:314–325.</w:delText>
            </w:r>
          </w:del>
        </w:p>
        <w:p w14:paraId="2B827323" w14:textId="08BC451B" w:rsidR="009B2002" w:rsidRPr="001A7742" w:rsidDel="008A6633" w:rsidRDefault="009B2002">
          <w:pPr>
            <w:autoSpaceDE w:val="0"/>
            <w:autoSpaceDN w:val="0"/>
            <w:ind w:hanging="640"/>
            <w:divId w:val="1491603458"/>
            <w:rPr>
              <w:del w:id="569" w:author="Custer, Gordon" w:date="2023-10-02T11:08:00Z"/>
              <w:rFonts w:ascii="Times New Roman" w:eastAsia="Times New Roman" w:hAnsi="Times New Roman" w:cs="Times New Roman"/>
            </w:rPr>
          </w:pPr>
          <w:del w:id="570" w:author="Custer, Gordon" w:date="2023-10-02T11:08:00Z">
            <w:r w:rsidRPr="001A7742" w:rsidDel="008A6633">
              <w:rPr>
                <w:rFonts w:ascii="Times New Roman" w:eastAsia="Times New Roman" w:hAnsi="Times New Roman" w:cs="Times New Roman"/>
              </w:rPr>
              <w:delText xml:space="preserve">19. </w:delText>
            </w:r>
            <w:r w:rsidRPr="001A7742" w:rsidDel="008A6633">
              <w:rPr>
                <w:rFonts w:ascii="Times New Roman" w:eastAsia="Times New Roman" w:hAnsi="Times New Roman" w:cs="Times New Roman"/>
              </w:rPr>
              <w:tab/>
              <w:delText>Weidenhamer JD, Callaway RM. 2010. Direct and Indirect Effects of Invasive Plants on Soil Chemistry and Ecosystem Function. Journal of Chemical Ecology 36:59–69.</w:delText>
            </w:r>
          </w:del>
        </w:p>
        <w:p w14:paraId="4687CFD2" w14:textId="440ABE04" w:rsidR="009B2002" w:rsidRPr="001A7742" w:rsidDel="008A6633" w:rsidRDefault="009B2002">
          <w:pPr>
            <w:autoSpaceDE w:val="0"/>
            <w:autoSpaceDN w:val="0"/>
            <w:ind w:hanging="640"/>
            <w:divId w:val="981033771"/>
            <w:rPr>
              <w:del w:id="571" w:author="Custer, Gordon" w:date="2023-10-02T11:08:00Z"/>
              <w:rFonts w:ascii="Times New Roman" w:eastAsia="Times New Roman" w:hAnsi="Times New Roman" w:cs="Times New Roman"/>
            </w:rPr>
          </w:pPr>
          <w:del w:id="572" w:author="Custer, Gordon" w:date="2023-10-02T11:08:00Z">
            <w:r w:rsidRPr="001A7742" w:rsidDel="008A6633">
              <w:rPr>
                <w:rFonts w:ascii="Times New Roman" w:eastAsia="Times New Roman" w:hAnsi="Times New Roman" w:cs="Times New Roman"/>
              </w:rPr>
              <w:delText xml:space="preserve">20. </w:delText>
            </w:r>
            <w:r w:rsidRPr="001A7742" w:rsidDel="008A6633">
              <w:rPr>
                <w:rFonts w:ascii="Times New Roman" w:eastAsia="Times New Roman" w:hAnsi="Times New Roman" w:cs="Times New Roman"/>
              </w:rPr>
              <w:tab/>
              <w:delText>Lekberg Y, Wagner V, Rummel A, McLeod M, Ramsey PW. 2017. Strong indirect herbicide effects on mycorrhizal associations through plant community shifts and secondary invasions. Ecological Applications https://doi.org/10.1002/eap.1613.</w:delText>
            </w:r>
          </w:del>
        </w:p>
        <w:p w14:paraId="633C776A" w14:textId="0C1534A9" w:rsidR="009B2002" w:rsidRPr="001A7742" w:rsidDel="008A6633" w:rsidRDefault="009B2002">
          <w:pPr>
            <w:autoSpaceDE w:val="0"/>
            <w:autoSpaceDN w:val="0"/>
            <w:ind w:hanging="640"/>
            <w:divId w:val="2140874182"/>
            <w:rPr>
              <w:del w:id="573" w:author="Custer, Gordon" w:date="2023-10-02T11:08:00Z"/>
              <w:rFonts w:ascii="Times New Roman" w:eastAsia="Times New Roman" w:hAnsi="Times New Roman" w:cs="Times New Roman"/>
            </w:rPr>
          </w:pPr>
          <w:del w:id="574" w:author="Custer, Gordon" w:date="2023-10-02T11:08:00Z">
            <w:r w:rsidRPr="001A7742" w:rsidDel="008A6633">
              <w:rPr>
                <w:rFonts w:ascii="Times New Roman" w:eastAsia="Times New Roman" w:hAnsi="Times New Roman" w:cs="Times New Roman"/>
              </w:rPr>
              <w:delText xml:space="preserve">21. </w:delText>
            </w:r>
            <w:r w:rsidRPr="001A7742" w:rsidDel="008A6633">
              <w:rPr>
                <w:rFonts w:ascii="Times New Roman" w:eastAsia="Times New Roman" w:hAnsi="Times New Roman" w:cs="Times New Roman"/>
              </w:rPr>
              <w:tab/>
              <w:delText>Hernández M, Jia Z, Conrad R, Seeger M. 2011. Simazine application inhibits nitrification and changes the ammonia-oxidizing bacterial communities in a fertilized agricultural soil. FEMS Microbiology Ecology 78:511–519.</w:delText>
            </w:r>
          </w:del>
        </w:p>
        <w:p w14:paraId="21BE0C54" w14:textId="0EB829FF" w:rsidR="009B2002" w:rsidRPr="001A7742" w:rsidDel="008A6633" w:rsidRDefault="009B2002">
          <w:pPr>
            <w:autoSpaceDE w:val="0"/>
            <w:autoSpaceDN w:val="0"/>
            <w:ind w:hanging="640"/>
            <w:divId w:val="1071581480"/>
            <w:rPr>
              <w:del w:id="575" w:author="Custer, Gordon" w:date="2023-10-02T11:08:00Z"/>
              <w:rFonts w:ascii="Times New Roman" w:eastAsia="Times New Roman" w:hAnsi="Times New Roman" w:cs="Times New Roman"/>
            </w:rPr>
          </w:pPr>
          <w:del w:id="576" w:author="Custer, Gordon" w:date="2023-10-02T11:08:00Z">
            <w:r w:rsidRPr="001A7742" w:rsidDel="008A6633">
              <w:rPr>
                <w:rFonts w:ascii="Times New Roman" w:eastAsia="Times New Roman" w:hAnsi="Times New Roman" w:cs="Times New Roman"/>
              </w:rPr>
              <w:delText xml:space="preserve">22. </w:delText>
            </w:r>
            <w:r w:rsidRPr="001A7742" w:rsidDel="008A6633">
              <w:rPr>
                <w:rFonts w:ascii="Times New Roman" w:eastAsia="Times New Roman" w:hAnsi="Times New Roman" w:cs="Times New Roman"/>
              </w:rPr>
              <w:tab/>
              <w:delText>Hagner M, Mikola J, Saloniemi I, Saikkonen K, Helander M. 2019. Effects of a glyphosate-based herbicide on soil animal trophic groups and associated ecosystem functioning in a northern agricultural field. Scientific Reports 9:8540.</w:delText>
            </w:r>
          </w:del>
        </w:p>
        <w:p w14:paraId="12EBBECC" w14:textId="26042A66" w:rsidR="009B2002" w:rsidRPr="001A7742" w:rsidDel="008A6633" w:rsidRDefault="009B2002">
          <w:pPr>
            <w:autoSpaceDE w:val="0"/>
            <w:autoSpaceDN w:val="0"/>
            <w:ind w:hanging="640"/>
            <w:divId w:val="1045183195"/>
            <w:rPr>
              <w:del w:id="577" w:author="Custer, Gordon" w:date="2023-10-02T11:08:00Z"/>
              <w:rFonts w:ascii="Times New Roman" w:eastAsia="Times New Roman" w:hAnsi="Times New Roman" w:cs="Times New Roman"/>
            </w:rPr>
          </w:pPr>
          <w:del w:id="578" w:author="Custer, Gordon" w:date="2023-10-02T11:08:00Z">
            <w:r w:rsidRPr="001A7742" w:rsidDel="008A6633">
              <w:rPr>
                <w:rFonts w:ascii="Times New Roman" w:eastAsia="Times New Roman" w:hAnsi="Times New Roman" w:cs="Times New Roman"/>
              </w:rPr>
              <w:delText xml:space="preserve">23. </w:delText>
            </w:r>
            <w:r w:rsidRPr="001A7742" w:rsidDel="008A6633">
              <w:rPr>
                <w:rFonts w:ascii="Times New Roman" w:eastAsia="Times New Roman" w:hAnsi="Times New Roman" w:cs="Times New Roman"/>
              </w:rPr>
              <w:tab/>
              <w:delText>Millard P, Singh BK. 2010. Does grassland vegetation drive soil microbial diversity? Nutrient Cycling in Agroecosystems 88:147–158.</w:delText>
            </w:r>
          </w:del>
        </w:p>
        <w:p w14:paraId="79034823" w14:textId="6369FA7C" w:rsidR="009B2002" w:rsidRPr="001A7742" w:rsidDel="008A6633" w:rsidRDefault="009B2002">
          <w:pPr>
            <w:autoSpaceDE w:val="0"/>
            <w:autoSpaceDN w:val="0"/>
            <w:ind w:hanging="640"/>
            <w:divId w:val="1979874325"/>
            <w:rPr>
              <w:del w:id="579" w:author="Custer, Gordon" w:date="2023-10-02T11:08:00Z"/>
              <w:rFonts w:ascii="Times New Roman" w:eastAsia="Times New Roman" w:hAnsi="Times New Roman" w:cs="Times New Roman"/>
            </w:rPr>
          </w:pPr>
          <w:del w:id="580" w:author="Custer, Gordon" w:date="2023-10-02T11:08:00Z">
            <w:r w:rsidRPr="001A7742" w:rsidDel="008A6633">
              <w:rPr>
                <w:rFonts w:ascii="Times New Roman" w:eastAsia="Times New Roman" w:hAnsi="Times New Roman" w:cs="Times New Roman"/>
              </w:rPr>
              <w:delText xml:space="preserve">24. </w:delText>
            </w:r>
            <w:r w:rsidRPr="001A7742" w:rsidDel="008A6633">
              <w:rPr>
                <w:rFonts w:ascii="Times New Roman" w:eastAsia="Times New Roman" w:hAnsi="Times New Roman" w:cs="Times New Roman"/>
              </w:rPr>
              <w:tab/>
              <w:delText>Bani A, Pioli S, Ventura M, Panzacchi P, Borruso L, Tognetti R, Tonon G, Brusetti L. 2018. The role of microbial community in the decomposition of leaf litter and deadwood. Applied Soil Ecology 126:75–84.</w:delText>
            </w:r>
          </w:del>
        </w:p>
        <w:p w14:paraId="0DF3511E" w14:textId="71AF5665" w:rsidR="009B2002" w:rsidRPr="001A7742" w:rsidDel="008A6633" w:rsidRDefault="009B2002">
          <w:pPr>
            <w:autoSpaceDE w:val="0"/>
            <w:autoSpaceDN w:val="0"/>
            <w:ind w:hanging="640"/>
            <w:divId w:val="1808544895"/>
            <w:rPr>
              <w:del w:id="581" w:author="Custer, Gordon" w:date="2023-10-02T11:08:00Z"/>
              <w:rFonts w:ascii="Times New Roman" w:eastAsia="Times New Roman" w:hAnsi="Times New Roman" w:cs="Times New Roman"/>
            </w:rPr>
          </w:pPr>
          <w:del w:id="582" w:author="Custer, Gordon" w:date="2023-10-02T11:08:00Z">
            <w:r w:rsidRPr="001A7742" w:rsidDel="008A6633">
              <w:rPr>
                <w:rFonts w:ascii="Times New Roman" w:eastAsia="Times New Roman" w:hAnsi="Times New Roman" w:cs="Times New Roman"/>
              </w:rPr>
              <w:delText xml:space="preserve">25. </w:delText>
            </w:r>
            <w:r w:rsidRPr="001A7742" w:rsidDel="008A6633">
              <w:rPr>
                <w:rFonts w:ascii="Times New Roman" w:eastAsia="Times New Roman" w:hAnsi="Times New Roman" w:cs="Times New Roman"/>
              </w:rPr>
              <w:tab/>
              <w:delTex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Ecology Letters 18:85–95.</w:delText>
            </w:r>
          </w:del>
        </w:p>
        <w:p w14:paraId="4A7B9CAD" w14:textId="20247F2F" w:rsidR="009B2002" w:rsidRPr="001A7742" w:rsidDel="008A6633" w:rsidRDefault="009B2002">
          <w:pPr>
            <w:autoSpaceDE w:val="0"/>
            <w:autoSpaceDN w:val="0"/>
            <w:ind w:hanging="640"/>
            <w:divId w:val="133261338"/>
            <w:rPr>
              <w:del w:id="583" w:author="Custer, Gordon" w:date="2023-10-02T11:08:00Z"/>
              <w:rFonts w:ascii="Times New Roman" w:eastAsia="Times New Roman" w:hAnsi="Times New Roman" w:cs="Times New Roman"/>
            </w:rPr>
          </w:pPr>
          <w:del w:id="584" w:author="Custer, Gordon" w:date="2023-10-02T11:08:00Z">
            <w:r w:rsidRPr="001A7742" w:rsidDel="008A6633">
              <w:rPr>
                <w:rFonts w:ascii="Times New Roman" w:eastAsia="Times New Roman" w:hAnsi="Times New Roman" w:cs="Times New Roman"/>
              </w:rPr>
              <w:delText xml:space="preserve">26. </w:delText>
            </w:r>
            <w:r w:rsidRPr="001A7742" w:rsidDel="008A6633">
              <w:rPr>
                <w:rFonts w:ascii="Times New Roman" w:eastAsia="Times New Roman" w:hAnsi="Times New Roman" w:cs="Times New Roman"/>
              </w:rPr>
              <w:tab/>
            </w:r>
            <w:commentRangeStart w:id="585"/>
            <w:r w:rsidRPr="001A7742" w:rsidDel="008A6633">
              <w:rPr>
                <w:rFonts w:ascii="Times New Roman" w:eastAsia="Times New Roman" w:hAnsi="Times New Roman" w:cs="Times New Roman"/>
              </w:rPr>
              <w:delText>Damin V, Triveli P. 2011. Herbicides Effect on Nitrogen Cycling in AgroecossystemsHerbicides and Environment. InTech</w:delText>
            </w:r>
            <w:commentRangeEnd w:id="585"/>
            <w:r w:rsidR="00B2139D" w:rsidDel="008A6633">
              <w:rPr>
                <w:rStyle w:val="CommentReference"/>
              </w:rPr>
              <w:commentReference w:id="585"/>
            </w:r>
            <w:r w:rsidRPr="001A7742" w:rsidDel="008A6633">
              <w:rPr>
                <w:rFonts w:ascii="Times New Roman" w:eastAsia="Times New Roman" w:hAnsi="Times New Roman" w:cs="Times New Roman"/>
              </w:rPr>
              <w:delText>.</w:delText>
            </w:r>
          </w:del>
        </w:p>
        <w:p w14:paraId="03367C35" w14:textId="6312BA11" w:rsidR="009B2002" w:rsidRPr="001A7742" w:rsidDel="008A6633" w:rsidRDefault="009B2002">
          <w:pPr>
            <w:autoSpaceDE w:val="0"/>
            <w:autoSpaceDN w:val="0"/>
            <w:ind w:hanging="640"/>
            <w:divId w:val="1443768550"/>
            <w:rPr>
              <w:del w:id="586" w:author="Custer, Gordon" w:date="2023-10-02T11:08:00Z"/>
              <w:rFonts w:ascii="Times New Roman" w:eastAsia="Times New Roman" w:hAnsi="Times New Roman" w:cs="Times New Roman"/>
            </w:rPr>
          </w:pPr>
          <w:del w:id="587" w:author="Custer, Gordon" w:date="2023-10-02T11:08:00Z">
            <w:r w:rsidRPr="001A7742" w:rsidDel="008A6633">
              <w:rPr>
                <w:rFonts w:ascii="Times New Roman" w:eastAsia="Times New Roman" w:hAnsi="Times New Roman" w:cs="Times New Roman"/>
              </w:rPr>
              <w:delText xml:space="preserve">27. </w:delText>
            </w:r>
            <w:r w:rsidRPr="001A7742" w:rsidDel="008A6633">
              <w:rPr>
                <w:rFonts w:ascii="Times New Roman" w:eastAsia="Times New Roman" w:hAnsi="Times New Roman" w:cs="Times New Roman"/>
              </w:rPr>
              <w:tab/>
              <w:delText>Płatkowski M, Telesiński A. 2016. Response of soil phosphatases to glyphosate and its formulations – Roundup (laboratory conditions). Plant, Soil and Environment 62:286–292.</w:delText>
            </w:r>
          </w:del>
        </w:p>
        <w:p w14:paraId="5C47AB2F" w14:textId="1EF45EEB" w:rsidR="009B2002" w:rsidRPr="001A7742" w:rsidDel="008A6633" w:rsidRDefault="009B2002">
          <w:pPr>
            <w:autoSpaceDE w:val="0"/>
            <w:autoSpaceDN w:val="0"/>
            <w:ind w:hanging="640"/>
            <w:divId w:val="104888884"/>
            <w:rPr>
              <w:del w:id="588" w:author="Custer, Gordon" w:date="2023-10-02T11:08:00Z"/>
              <w:rFonts w:ascii="Times New Roman" w:eastAsia="Times New Roman" w:hAnsi="Times New Roman" w:cs="Times New Roman"/>
            </w:rPr>
          </w:pPr>
          <w:del w:id="589" w:author="Custer, Gordon" w:date="2023-10-02T11:08:00Z">
            <w:r w:rsidRPr="001A7742" w:rsidDel="008A6633">
              <w:rPr>
                <w:rFonts w:ascii="Times New Roman" w:eastAsia="Times New Roman" w:hAnsi="Times New Roman" w:cs="Times New Roman"/>
              </w:rPr>
              <w:delText xml:space="preserve">28. </w:delText>
            </w:r>
            <w:r w:rsidRPr="001A7742" w:rsidDel="008A6633">
              <w:rPr>
                <w:rFonts w:ascii="Times New Roman" w:eastAsia="Times New Roman" w:hAnsi="Times New Roman" w:cs="Times New Roman"/>
              </w:rPr>
              <w:tab/>
              <w:delText>Cherni AE, Trabelsi D, Chebil S, Barhoumi F, Rodríguez-Llorente ID, Zribi K. 2015. Effect of Glyphosate on Enzymatic Activities, Rhizobiaceae and Total Bacterial Communities in an Agricultural Tunisian Soil. Water, Air, &amp; Soil Pollution 226:145.</w:delText>
            </w:r>
          </w:del>
        </w:p>
        <w:p w14:paraId="447F112E" w14:textId="7110EC73" w:rsidR="009B2002" w:rsidRPr="001A7742" w:rsidDel="008A6633" w:rsidRDefault="009B2002">
          <w:pPr>
            <w:autoSpaceDE w:val="0"/>
            <w:autoSpaceDN w:val="0"/>
            <w:ind w:hanging="640"/>
            <w:divId w:val="1330447021"/>
            <w:rPr>
              <w:del w:id="590" w:author="Custer, Gordon" w:date="2023-10-02T11:08:00Z"/>
              <w:rFonts w:ascii="Times New Roman" w:eastAsia="Times New Roman" w:hAnsi="Times New Roman" w:cs="Times New Roman"/>
            </w:rPr>
          </w:pPr>
          <w:del w:id="591" w:author="Custer, Gordon" w:date="2023-10-02T11:08:00Z">
            <w:r w:rsidRPr="001A7742" w:rsidDel="008A6633">
              <w:rPr>
                <w:rFonts w:ascii="Times New Roman" w:eastAsia="Times New Roman" w:hAnsi="Times New Roman" w:cs="Times New Roman"/>
              </w:rPr>
              <w:delText xml:space="preserve">29. </w:delText>
            </w:r>
            <w:r w:rsidRPr="001A7742" w:rsidDel="008A6633">
              <w:rPr>
                <w:rFonts w:ascii="Times New Roman" w:eastAsia="Times New Roman" w:hAnsi="Times New Roman" w:cs="Times New Roman"/>
              </w:rPr>
              <w:tab/>
              <w:delText>Ratcliff AW, Busse MD, Shestak CJ. 2006. Changes in microbial community structure following herbicide (glyphosate) additions to forest soils. Applied Soil Ecology 34:114–124.</w:delText>
            </w:r>
          </w:del>
        </w:p>
        <w:p w14:paraId="59C2D9CA" w14:textId="4A0DAE96" w:rsidR="009B2002" w:rsidRPr="001A7742" w:rsidDel="008A6633" w:rsidRDefault="009B2002">
          <w:pPr>
            <w:autoSpaceDE w:val="0"/>
            <w:autoSpaceDN w:val="0"/>
            <w:ind w:hanging="640"/>
            <w:divId w:val="1100562885"/>
            <w:rPr>
              <w:del w:id="592" w:author="Custer, Gordon" w:date="2023-10-02T11:08:00Z"/>
              <w:rFonts w:ascii="Times New Roman" w:eastAsia="Times New Roman" w:hAnsi="Times New Roman" w:cs="Times New Roman"/>
            </w:rPr>
          </w:pPr>
          <w:del w:id="593" w:author="Custer, Gordon" w:date="2023-10-02T11:08:00Z">
            <w:r w:rsidRPr="001A7742" w:rsidDel="008A6633">
              <w:rPr>
                <w:rFonts w:ascii="Times New Roman" w:eastAsia="Times New Roman" w:hAnsi="Times New Roman" w:cs="Times New Roman"/>
              </w:rPr>
              <w:delText xml:space="preserve">30. </w:delText>
            </w:r>
            <w:r w:rsidRPr="001A7742" w:rsidDel="008A6633">
              <w:rPr>
                <w:rFonts w:ascii="Times New Roman" w:eastAsia="Times New Roman" w:hAnsi="Times New Roman" w:cs="Times New Roman"/>
              </w:rPr>
              <w:tab/>
              <w:delText>Zabaloy MC, Gómez MA. 2008. Microbial respiration in soils of the Argentine Pampas after metsulfuron methyl, 2,4-D, and glyphosate treatments. Communications in Soil Science and Plant Analysis 39:370–385.</w:delText>
            </w:r>
          </w:del>
        </w:p>
        <w:p w14:paraId="232A108C" w14:textId="45D14E18" w:rsidR="009B2002" w:rsidRPr="001A7742" w:rsidDel="008A6633" w:rsidRDefault="009B2002">
          <w:pPr>
            <w:autoSpaceDE w:val="0"/>
            <w:autoSpaceDN w:val="0"/>
            <w:ind w:hanging="640"/>
            <w:divId w:val="1113285642"/>
            <w:rPr>
              <w:del w:id="594" w:author="Custer, Gordon" w:date="2023-10-02T11:08:00Z"/>
              <w:rFonts w:ascii="Times New Roman" w:eastAsia="Times New Roman" w:hAnsi="Times New Roman" w:cs="Times New Roman"/>
            </w:rPr>
          </w:pPr>
          <w:del w:id="595" w:author="Custer, Gordon" w:date="2023-10-02T11:08:00Z">
            <w:r w:rsidRPr="001A7742" w:rsidDel="008A6633">
              <w:rPr>
                <w:rFonts w:ascii="Times New Roman" w:eastAsia="Times New Roman" w:hAnsi="Times New Roman" w:cs="Times New Roman"/>
              </w:rPr>
              <w:delText xml:space="preserve">31. </w:delText>
            </w:r>
            <w:r w:rsidRPr="001A7742" w:rsidDel="008A6633">
              <w:rPr>
                <w:rFonts w:ascii="Times New Roman" w:eastAsia="Times New Roman" w:hAnsi="Times New Roman" w:cs="Times New Roman"/>
              </w:rPr>
              <w:tab/>
              <w:delText>Accinelli C, Screpanti C, Dinelli G, Vicari A. 2002. Short-time effects of pure and formulated herbicides on soil microbial activity and biomass. International Journal of Environmental Analytical Chemistry 82:519–527.</w:delText>
            </w:r>
          </w:del>
        </w:p>
        <w:p w14:paraId="1FC98F7F" w14:textId="6AA64B1C" w:rsidR="009B2002" w:rsidRPr="001A7742" w:rsidDel="008A6633" w:rsidRDefault="009B2002">
          <w:pPr>
            <w:autoSpaceDE w:val="0"/>
            <w:autoSpaceDN w:val="0"/>
            <w:ind w:hanging="640"/>
            <w:divId w:val="2020426348"/>
            <w:rPr>
              <w:del w:id="596" w:author="Custer, Gordon" w:date="2023-10-02T11:08:00Z"/>
              <w:rFonts w:ascii="Times New Roman" w:eastAsia="Times New Roman" w:hAnsi="Times New Roman" w:cs="Times New Roman"/>
            </w:rPr>
          </w:pPr>
          <w:del w:id="597" w:author="Custer, Gordon" w:date="2023-10-02T11:08:00Z">
            <w:r w:rsidRPr="001A7742" w:rsidDel="008A6633">
              <w:rPr>
                <w:rFonts w:ascii="Times New Roman" w:eastAsia="Times New Roman" w:hAnsi="Times New Roman" w:cs="Times New Roman"/>
              </w:rPr>
              <w:delText xml:space="preserve">32. </w:delText>
            </w:r>
            <w:r w:rsidRPr="001A7742" w:rsidDel="008A6633">
              <w:rPr>
                <w:rFonts w:ascii="Times New Roman" w:eastAsia="Times New Roman" w:hAnsi="Times New Roman" w:cs="Times New Roman"/>
              </w:rPr>
              <w:tab/>
              <w:delText>Feld L, Nielsen TK, Hansen LH, Aamand J, Albers CN. 2016. Establishment of Bacterial Herbicide Degraders in a Rapid Sand Filter for Bioremediation of Phenoxypropionate-Polluted Groundwater. Applied and Environmental Microbiology 82:878–887.</w:delText>
            </w:r>
          </w:del>
        </w:p>
        <w:p w14:paraId="1292BD4D" w14:textId="741268EA" w:rsidR="009B2002" w:rsidRPr="001A7742" w:rsidDel="008A6633" w:rsidRDefault="009B2002">
          <w:pPr>
            <w:autoSpaceDE w:val="0"/>
            <w:autoSpaceDN w:val="0"/>
            <w:ind w:hanging="640"/>
            <w:divId w:val="1390957544"/>
            <w:rPr>
              <w:del w:id="598" w:author="Custer, Gordon" w:date="2023-10-02T11:08:00Z"/>
              <w:rFonts w:ascii="Times New Roman" w:eastAsia="Times New Roman" w:hAnsi="Times New Roman" w:cs="Times New Roman"/>
            </w:rPr>
          </w:pPr>
          <w:del w:id="599" w:author="Custer, Gordon" w:date="2023-10-02T11:08:00Z">
            <w:r w:rsidRPr="001A7742" w:rsidDel="008A6633">
              <w:rPr>
                <w:rFonts w:ascii="Times New Roman" w:eastAsia="Times New Roman" w:hAnsi="Times New Roman" w:cs="Times New Roman"/>
              </w:rPr>
              <w:delText xml:space="preserve">33. </w:delText>
            </w:r>
            <w:r w:rsidRPr="001A7742" w:rsidDel="008A6633">
              <w:rPr>
                <w:rFonts w:ascii="Times New Roman" w:eastAsia="Times New Roman" w:hAnsi="Times New Roman" w:cs="Times New Roman"/>
              </w:rPr>
              <w:tab/>
              <w:delText>Liu B, Wang H, Zhang K, Zhu J, He Q, He J. 2020. Improved Herbicide Resistance of 4-Hydroxyphenylpyruvate Dioxygenase from Sphingobium sp. TPM-19 through Directed Evolution. Journal of Agricultural and Food Chemistry 68:12365–12374.</w:delText>
            </w:r>
          </w:del>
        </w:p>
        <w:p w14:paraId="2274F55C" w14:textId="09EE90C1" w:rsidR="009B2002" w:rsidRPr="001A7742" w:rsidDel="008A6633" w:rsidRDefault="009B2002">
          <w:pPr>
            <w:autoSpaceDE w:val="0"/>
            <w:autoSpaceDN w:val="0"/>
            <w:ind w:hanging="640"/>
            <w:divId w:val="2122991462"/>
            <w:rPr>
              <w:del w:id="600" w:author="Custer, Gordon" w:date="2023-10-02T11:08:00Z"/>
              <w:rFonts w:ascii="Times New Roman" w:eastAsia="Times New Roman" w:hAnsi="Times New Roman" w:cs="Times New Roman"/>
            </w:rPr>
          </w:pPr>
          <w:del w:id="601" w:author="Custer, Gordon" w:date="2023-10-02T11:08:00Z">
            <w:r w:rsidRPr="001A7742" w:rsidDel="008A6633">
              <w:rPr>
                <w:rFonts w:ascii="Times New Roman" w:eastAsia="Times New Roman" w:hAnsi="Times New Roman" w:cs="Times New Roman"/>
              </w:rPr>
              <w:delText xml:space="preserve">34. </w:delText>
            </w:r>
            <w:r w:rsidRPr="001A7742" w:rsidDel="008A6633">
              <w:rPr>
                <w:rFonts w:ascii="Times New Roman" w:eastAsia="Times New Roman" w:hAnsi="Times New Roman" w:cs="Times New Roman"/>
              </w:rPr>
              <w:tab/>
              <w:delText xml:space="preserve">Blumenthal JM, Baltensperger DD, Cassman KG, Mason SC, Pavlista AD. 2008. Importance and Effect of Nitrogen on Crop Quality and Health, p. 51–70. </w:delText>
            </w:r>
            <w:r w:rsidRPr="001A7742" w:rsidDel="008A6633">
              <w:rPr>
                <w:rFonts w:ascii="Times New Roman" w:eastAsia="Times New Roman" w:hAnsi="Times New Roman" w:cs="Times New Roman"/>
                <w:i/>
                <w:iCs/>
              </w:rPr>
              <w:delText>In</w:delText>
            </w:r>
            <w:r w:rsidRPr="001A7742" w:rsidDel="008A6633">
              <w:rPr>
                <w:rFonts w:ascii="Times New Roman" w:eastAsia="Times New Roman" w:hAnsi="Times New Roman" w:cs="Times New Roman"/>
              </w:rPr>
              <w:delText xml:space="preserve"> Nitrogen in the Environment. Elsevier.</w:delText>
            </w:r>
          </w:del>
        </w:p>
        <w:p w14:paraId="7BF5A1B6" w14:textId="05A32CB3" w:rsidR="009B2002" w:rsidRPr="001A7742" w:rsidDel="008A6633" w:rsidRDefault="009B2002">
          <w:pPr>
            <w:autoSpaceDE w:val="0"/>
            <w:autoSpaceDN w:val="0"/>
            <w:ind w:hanging="640"/>
            <w:divId w:val="593562103"/>
            <w:rPr>
              <w:del w:id="602" w:author="Custer, Gordon" w:date="2023-10-02T11:08:00Z"/>
              <w:rFonts w:ascii="Times New Roman" w:eastAsia="Times New Roman" w:hAnsi="Times New Roman" w:cs="Times New Roman"/>
            </w:rPr>
          </w:pPr>
          <w:del w:id="603" w:author="Custer, Gordon" w:date="2023-10-02T11:08:00Z">
            <w:r w:rsidRPr="001A7742" w:rsidDel="008A6633">
              <w:rPr>
                <w:rFonts w:ascii="Times New Roman" w:eastAsia="Times New Roman" w:hAnsi="Times New Roman" w:cs="Times New Roman"/>
              </w:rPr>
              <w:delText xml:space="preserve">35. </w:delText>
            </w:r>
            <w:r w:rsidRPr="001A7742" w:rsidDel="008A6633">
              <w:rPr>
                <w:rFonts w:ascii="Times New Roman" w:eastAsia="Times New Roman" w:hAnsi="Times New Roman" w:cs="Times New Roman"/>
              </w:rPr>
              <w:tab/>
              <w:delText>Mahía J, González-Prieto SJ, Martín A, Bååth E, Díaz-Raviña M. 2011. Biochemical properties and microbial community structure of five different soils after atrazine addition. Biology and Fertility of Soils 47:577–589.</w:delText>
            </w:r>
          </w:del>
        </w:p>
        <w:p w14:paraId="1949B469" w14:textId="1110087C" w:rsidR="009B2002" w:rsidRPr="001A7742" w:rsidDel="008A6633" w:rsidRDefault="009B2002">
          <w:pPr>
            <w:autoSpaceDE w:val="0"/>
            <w:autoSpaceDN w:val="0"/>
            <w:ind w:hanging="640"/>
            <w:divId w:val="1642346692"/>
            <w:rPr>
              <w:del w:id="604" w:author="Custer, Gordon" w:date="2023-10-02T11:08:00Z"/>
              <w:rFonts w:ascii="Times New Roman" w:eastAsia="Times New Roman" w:hAnsi="Times New Roman" w:cs="Times New Roman"/>
            </w:rPr>
          </w:pPr>
          <w:del w:id="605" w:author="Custer, Gordon" w:date="2023-10-02T11:08:00Z">
            <w:r w:rsidRPr="001A7742" w:rsidDel="008A6633">
              <w:rPr>
                <w:rFonts w:ascii="Times New Roman" w:eastAsia="Times New Roman" w:hAnsi="Times New Roman" w:cs="Times New Roman"/>
              </w:rPr>
              <w:delText xml:space="preserve">36. </w:delText>
            </w:r>
            <w:r w:rsidRPr="001A7742" w:rsidDel="008A6633">
              <w:rPr>
                <w:rFonts w:ascii="Times New Roman" w:eastAsia="Times New Roman" w:hAnsi="Times New Roman" w:cs="Times New Roman"/>
              </w:rPr>
              <w:tab/>
              <w:delText>Wang S, Loreau M, Mazancourt C, Isbell F, Beierkuhnlein C, Connolly J, Deutschman DH, Doležal J, Eisenhauer N, Hector A, Jentsch A, Kreyling J, Lanta V, Lepš J, Polley HW, Reich PB, Ruijven J, Schmid B, Tilman D, Wilsey B, Craven D. 2021. Biotic homogenization destabilizes ecosystem functioning by decreasing spatial asynchrony. Ecology 102.</w:delText>
            </w:r>
          </w:del>
        </w:p>
        <w:p w14:paraId="3B9AEC33" w14:textId="4DB7D5D5" w:rsidR="009B2002" w:rsidRPr="001A7742" w:rsidDel="008A6633" w:rsidRDefault="009B2002">
          <w:pPr>
            <w:autoSpaceDE w:val="0"/>
            <w:autoSpaceDN w:val="0"/>
            <w:ind w:hanging="640"/>
            <w:divId w:val="1585993082"/>
            <w:rPr>
              <w:del w:id="606" w:author="Custer, Gordon" w:date="2023-10-02T11:08:00Z"/>
              <w:rFonts w:ascii="Times New Roman" w:eastAsia="Times New Roman" w:hAnsi="Times New Roman" w:cs="Times New Roman"/>
            </w:rPr>
          </w:pPr>
          <w:del w:id="607" w:author="Custer, Gordon" w:date="2023-10-02T11:08:00Z">
            <w:r w:rsidRPr="001A7742" w:rsidDel="008A6633">
              <w:rPr>
                <w:rFonts w:ascii="Times New Roman" w:eastAsia="Times New Roman" w:hAnsi="Times New Roman" w:cs="Times New Roman"/>
              </w:rPr>
              <w:delText xml:space="preserve">37. </w:delText>
            </w:r>
            <w:r w:rsidRPr="001A7742" w:rsidDel="008A6633">
              <w:rPr>
                <w:rFonts w:ascii="Times New Roman" w:eastAsia="Times New Roman" w:hAnsi="Times New Roman" w:cs="Times New Roman"/>
              </w:rPr>
              <w:tab/>
              <w:delText>Lupatini M, Korthals GW, de Hollander M, Janssens TKS, Kuramae EE. 2017. Soil Microbiome Is More Heterogeneous in Organic Than in Conventional Farming System. Front Microbiol 7.</w:delText>
            </w:r>
          </w:del>
        </w:p>
        <w:p w14:paraId="41642204" w14:textId="5B073392" w:rsidR="009B2002" w:rsidRPr="001A7742" w:rsidDel="008A6633" w:rsidRDefault="009B2002">
          <w:pPr>
            <w:autoSpaceDE w:val="0"/>
            <w:autoSpaceDN w:val="0"/>
            <w:ind w:hanging="640"/>
            <w:divId w:val="1156149965"/>
            <w:rPr>
              <w:del w:id="608" w:author="Custer, Gordon" w:date="2023-10-02T11:08:00Z"/>
              <w:rFonts w:ascii="Times New Roman" w:eastAsia="Times New Roman" w:hAnsi="Times New Roman" w:cs="Times New Roman"/>
            </w:rPr>
          </w:pPr>
          <w:del w:id="609" w:author="Custer, Gordon" w:date="2023-10-02T11:08:00Z">
            <w:r w:rsidRPr="001A7742" w:rsidDel="008A6633">
              <w:rPr>
                <w:rFonts w:ascii="Times New Roman" w:eastAsia="Times New Roman" w:hAnsi="Times New Roman" w:cs="Times New Roman"/>
              </w:rPr>
              <w:delText xml:space="preserve">38. </w:delText>
            </w:r>
            <w:r w:rsidRPr="001A7742" w:rsidDel="008A6633">
              <w:rPr>
                <w:rFonts w:ascii="Times New Roman" w:eastAsia="Times New Roman" w:hAnsi="Times New Roman" w:cs="Times New Roman"/>
              </w:rPr>
              <w:tab/>
              <w:delText>Ummenhofer CC, Meehl GA. 2017. Extreme weather and climate events with ecological relevance: A review. Philosophical Transactions of the Royal Society B: Biological Sciences. Royal Society Publishing https://doi.org/10.1098/rstb.2016.0135.</w:delText>
            </w:r>
          </w:del>
        </w:p>
        <w:p w14:paraId="3979C3DA" w14:textId="7787A5F2" w:rsidR="009B2002" w:rsidRPr="001A7742" w:rsidDel="008A6633" w:rsidRDefault="009B2002">
          <w:pPr>
            <w:autoSpaceDE w:val="0"/>
            <w:autoSpaceDN w:val="0"/>
            <w:ind w:hanging="640"/>
            <w:divId w:val="1100565296"/>
            <w:rPr>
              <w:del w:id="610" w:author="Custer, Gordon" w:date="2023-10-02T11:08:00Z"/>
              <w:rFonts w:ascii="Times New Roman" w:eastAsia="Times New Roman" w:hAnsi="Times New Roman" w:cs="Times New Roman"/>
            </w:rPr>
          </w:pPr>
          <w:del w:id="611" w:author="Custer, Gordon" w:date="2023-10-02T11:08:00Z">
            <w:r w:rsidRPr="001A7742" w:rsidDel="008A6633">
              <w:rPr>
                <w:rFonts w:ascii="Times New Roman" w:eastAsia="Times New Roman" w:hAnsi="Times New Roman" w:cs="Times New Roman"/>
              </w:rPr>
              <w:delText xml:space="preserve">39. </w:delText>
            </w:r>
            <w:r w:rsidRPr="001A7742" w:rsidDel="008A6633">
              <w:rPr>
                <w:rFonts w:ascii="Times New Roman" w:eastAsia="Times New Roman" w:hAnsi="Times New Roman" w:cs="Times New Roman"/>
              </w:rPr>
              <w:tab/>
              <w:delText>Altieri MA, Nicholls CI, Henao A, Lana MA. 2015. Agroecology and the design of climate change-resilient farming systems. Agron Sustain Dev. Springer-Verlag France https://doi.org/10.1007/s13593-015-0285-2.</w:delText>
            </w:r>
          </w:del>
        </w:p>
        <w:p w14:paraId="0F5B5837" w14:textId="6585EFE3" w:rsidR="009B2002" w:rsidRPr="001A7742" w:rsidDel="008A6633" w:rsidRDefault="009B2002">
          <w:pPr>
            <w:autoSpaceDE w:val="0"/>
            <w:autoSpaceDN w:val="0"/>
            <w:ind w:hanging="640"/>
            <w:divId w:val="6375058"/>
            <w:rPr>
              <w:del w:id="612" w:author="Custer, Gordon" w:date="2023-10-02T11:08:00Z"/>
              <w:rFonts w:ascii="Times New Roman" w:eastAsia="Times New Roman" w:hAnsi="Times New Roman" w:cs="Times New Roman"/>
            </w:rPr>
          </w:pPr>
          <w:del w:id="613" w:author="Custer, Gordon" w:date="2023-10-02T11:08:00Z">
            <w:r w:rsidRPr="001A7742" w:rsidDel="008A6633">
              <w:rPr>
                <w:rFonts w:ascii="Times New Roman" w:eastAsia="Times New Roman" w:hAnsi="Times New Roman" w:cs="Times New Roman"/>
              </w:rPr>
              <w:delText xml:space="preserve">40. </w:delText>
            </w:r>
            <w:r w:rsidRPr="001A7742" w:rsidDel="008A6633">
              <w:rPr>
                <w:rFonts w:ascii="Times New Roman" w:eastAsia="Times New Roman" w:hAnsi="Times New Roman" w:cs="Times New Roman"/>
              </w:rPr>
              <w:tab/>
              <w:delText>Talbot JM, Bruns TD, Taylor JW, Smith DP, Branco S, Glassman SI, Erlandson S, Vilgalys R, Liao H-L, Smith ME, Peay KG. 2014. Endemism and functional convergence across the North American soil mycobiome. Proceedings of the National Academy of Sciences 111:6341–6346.</w:delText>
            </w:r>
          </w:del>
        </w:p>
        <w:p w14:paraId="3E53FD8A" w14:textId="5C15C7D2" w:rsidR="009B2002" w:rsidRPr="001A7742" w:rsidDel="008A6633" w:rsidRDefault="009B2002">
          <w:pPr>
            <w:autoSpaceDE w:val="0"/>
            <w:autoSpaceDN w:val="0"/>
            <w:ind w:hanging="640"/>
            <w:divId w:val="1732313899"/>
            <w:rPr>
              <w:del w:id="614" w:author="Custer, Gordon" w:date="2023-10-02T11:08:00Z"/>
              <w:rFonts w:ascii="Times New Roman" w:eastAsia="Times New Roman" w:hAnsi="Times New Roman" w:cs="Times New Roman"/>
            </w:rPr>
          </w:pPr>
          <w:del w:id="615" w:author="Custer, Gordon" w:date="2023-10-02T11:08:00Z">
            <w:r w:rsidRPr="001A7742" w:rsidDel="008A6633">
              <w:rPr>
                <w:rFonts w:ascii="Times New Roman" w:eastAsia="Times New Roman" w:hAnsi="Times New Roman" w:cs="Times New Roman"/>
              </w:rPr>
              <w:delText xml:space="preserve">41. </w:delText>
            </w:r>
            <w:r w:rsidRPr="001A7742" w:rsidDel="008A6633">
              <w:rPr>
                <w:rFonts w:ascii="Times New Roman" w:eastAsia="Times New Roman" w:hAnsi="Times New Roman" w:cs="Times New Roman"/>
              </w:rPr>
              <w:tab/>
              <w:delText>Nielsen UN, Ayres E, Wall DH, Bardgett RD. 2011. Soil biodiversity and carbon cycling: a review and synthesis of studies examining diversity-function relationships. European Journal of Soil Science 62:105–116.</w:delText>
            </w:r>
          </w:del>
        </w:p>
        <w:p w14:paraId="37325C84" w14:textId="6AE28F8F" w:rsidR="009B2002" w:rsidRPr="001A7742" w:rsidDel="008A6633" w:rsidRDefault="009B2002">
          <w:pPr>
            <w:autoSpaceDE w:val="0"/>
            <w:autoSpaceDN w:val="0"/>
            <w:ind w:hanging="640"/>
            <w:divId w:val="443768025"/>
            <w:rPr>
              <w:del w:id="616" w:author="Custer, Gordon" w:date="2023-10-02T11:08:00Z"/>
              <w:rFonts w:ascii="Times New Roman" w:eastAsia="Times New Roman" w:hAnsi="Times New Roman" w:cs="Times New Roman"/>
            </w:rPr>
          </w:pPr>
          <w:del w:id="617" w:author="Custer, Gordon" w:date="2023-10-02T11:08:00Z">
            <w:r w:rsidRPr="001A7742" w:rsidDel="008A6633">
              <w:rPr>
                <w:rFonts w:ascii="Times New Roman" w:eastAsia="Times New Roman" w:hAnsi="Times New Roman" w:cs="Times New Roman"/>
              </w:rPr>
              <w:delText xml:space="preserve">42. </w:delText>
            </w:r>
            <w:r w:rsidRPr="001A7742" w:rsidDel="008A6633">
              <w:rPr>
                <w:rFonts w:ascii="Times New Roman" w:eastAsia="Times New Roman" w:hAnsi="Times New Roman" w:cs="Times New Roman"/>
              </w:rPr>
              <w:tab/>
              <w:delText>Brempong MB, Norton U, Norton JB. 2019. Compost and soil moisture effects on seasonal carbon and nitrogen dynamics, greenhouse gas fluxes and global warming potential of semi-arid soils. International Journal of Recycling of Organic Waste in Agriculture 8:367–376.</w:delText>
            </w:r>
          </w:del>
        </w:p>
        <w:p w14:paraId="22141570" w14:textId="725292DD" w:rsidR="009B2002" w:rsidRPr="001A7742" w:rsidDel="008A6633" w:rsidRDefault="009B2002">
          <w:pPr>
            <w:autoSpaceDE w:val="0"/>
            <w:autoSpaceDN w:val="0"/>
            <w:ind w:hanging="640"/>
            <w:divId w:val="464548082"/>
            <w:rPr>
              <w:del w:id="618" w:author="Custer, Gordon" w:date="2023-10-02T11:08:00Z"/>
              <w:rFonts w:ascii="Times New Roman" w:eastAsia="Times New Roman" w:hAnsi="Times New Roman" w:cs="Times New Roman"/>
            </w:rPr>
          </w:pPr>
          <w:del w:id="619" w:author="Custer, Gordon" w:date="2023-10-02T11:08:00Z">
            <w:r w:rsidRPr="001A7742" w:rsidDel="008A6633">
              <w:rPr>
                <w:rFonts w:ascii="Times New Roman" w:eastAsia="Times New Roman" w:hAnsi="Times New Roman" w:cs="Times New Roman"/>
              </w:rPr>
              <w:delText xml:space="preserve">43. </w:delText>
            </w:r>
            <w:r w:rsidRPr="001A7742" w:rsidDel="008A6633">
              <w:rPr>
                <w:rFonts w:ascii="Times New Roman" w:eastAsia="Times New Roman" w:hAnsi="Times New Roman" w:cs="Times New Roman"/>
              </w:rPr>
              <w:tab/>
              <w:delText xml:space="preserve"> 2020. Standard Methods Online -- Standard Methods for the Examination of Water and Wastewater. http://standardmethods.org/. Retrieved 6 June 2018.</w:delText>
            </w:r>
          </w:del>
        </w:p>
        <w:p w14:paraId="77872939" w14:textId="79D37680" w:rsidR="009B2002" w:rsidRPr="001A7742" w:rsidDel="008A6633" w:rsidRDefault="009B2002">
          <w:pPr>
            <w:autoSpaceDE w:val="0"/>
            <w:autoSpaceDN w:val="0"/>
            <w:ind w:hanging="640"/>
            <w:divId w:val="561914423"/>
            <w:rPr>
              <w:del w:id="620" w:author="Custer, Gordon" w:date="2023-10-02T11:08:00Z"/>
              <w:rFonts w:ascii="Times New Roman" w:eastAsia="Times New Roman" w:hAnsi="Times New Roman" w:cs="Times New Roman"/>
            </w:rPr>
          </w:pPr>
          <w:del w:id="621" w:author="Custer, Gordon" w:date="2023-10-02T11:08:00Z">
            <w:r w:rsidRPr="001A7742" w:rsidDel="008A6633">
              <w:rPr>
                <w:rFonts w:ascii="Times New Roman" w:eastAsia="Times New Roman" w:hAnsi="Times New Roman" w:cs="Times New Roman"/>
              </w:rPr>
              <w:delText xml:space="preserve">44. </w:delText>
            </w:r>
            <w:r w:rsidRPr="001A7742" w:rsidDel="008A6633">
              <w:rPr>
                <w:rFonts w:ascii="Times New Roman" w:eastAsia="Times New Roman" w:hAnsi="Times New Roman" w:cs="Times New Roman"/>
              </w:rPr>
              <w:tab/>
              <w:delText>Bell CW, Fricks BE, Rocca JD, Steinweg JM, McMahon SK, Wallenstein MD. 2013. High-throughput Fluorometric Measurement of Potential Soil Extracellular Enzyme Activities. Journal of Visualized Experiments 1–16.</w:delText>
            </w:r>
          </w:del>
        </w:p>
        <w:p w14:paraId="1745711C" w14:textId="0CCC3BD1" w:rsidR="009B2002" w:rsidRPr="001A7742" w:rsidDel="008A6633" w:rsidRDefault="009B2002">
          <w:pPr>
            <w:autoSpaceDE w:val="0"/>
            <w:autoSpaceDN w:val="0"/>
            <w:ind w:hanging="640"/>
            <w:divId w:val="952784791"/>
            <w:rPr>
              <w:del w:id="622" w:author="Custer, Gordon" w:date="2023-10-02T11:08:00Z"/>
              <w:rFonts w:ascii="Times New Roman" w:eastAsia="Times New Roman" w:hAnsi="Times New Roman" w:cs="Times New Roman"/>
            </w:rPr>
          </w:pPr>
          <w:del w:id="623" w:author="Custer, Gordon" w:date="2023-10-02T11:08:00Z">
            <w:r w:rsidRPr="001A7742" w:rsidDel="008A6633">
              <w:rPr>
                <w:rFonts w:ascii="Times New Roman" w:eastAsia="Times New Roman" w:hAnsi="Times New Roman" w:cs="Times New Roman"/>
              </w:rPr>
              <w:delText xml:space="preserve">45. </w:delText>
            </w:r>
            <w:r w:rsidRPr="001A7742" w:rsidDel="008A6633">
              <w:rPr>
                <w:rFonts w:ascii="Times New Roman" w:eastAsia="Times New Roman" w:hAnsi="Times New Roman" w:cs="Times New Roman"/>
              </w:rPr>
              <w:tab/>
              <w:delText>Saiya-Cork KR, Sinsabaugh RL, Zak DR. 2002. The effects of long term nitrogen deposition on extracellular enzyme activity in an &lt;i&gt;Acer saccharum&lt;i&gt; forest soil. Soil Biology and Biochemistry 34:1309–1315.</w:delText>
            </w:r>
          </w:del>
        </w:p>
        <w:p w14:paraId="5E110D52" w14:textId="59B35CC1" w:rsidR="009B2002" w:rsidRPr="001A7742" w:rsidDel="008A6633" w:rsidRDefault="009B2002">
          <w:pPr>
            <w:autoSpaceDE w:val="0"/>
            <w:autoSpaceDN w:val="0"/>
            <w:ind w:hanging="640"/>
            <w:divId w:val="1438061515"/>
            <w:rPr>
              <w:del w:id="624" w:author="Custer, Gordon" w:date="2023-10-02T11:08:00Z"/>
              <w:rFonts w:ascii="Times New Roman" w:eastAsia="Times New Roman" w:hAnsi="Times New Roman" w:cs="Times New Roman"/>
            </w:rPr>
          </w:pPr>
          <w:del w:id="625" w:author="Custer, Gordon" w:date="2023-10-02T11:08:00Z">
            <w:r w:rsidRPr="001A7742" w:rsidDel="008A6633">
              <w:rPr>
                <w:rFonts w:ascii="Times New Roman" w:eastAsia="Times New Roman" w:hAnsi="Times New Roman" w:cs="Times New Roman"/>
              </w:rPr>
              <w:delText xml:space="preserve">46. </w:delText>
            </w:r>
            <w:r w:rsidRPr="001A7742" w:rsidDel="008A6633">
              <w:rPr>
                <w:rFonts w:ascii="Times New Roman" w:eastAsia="Times New Roman" w:hAnsi="Times New Roman" w:cs="Times New Roman"/>
              </w:rPr>
              <w:tab/>
              <w:delText>Van Diepen LTA, Frey SD, Sthultz CM, Morrison EW, Minocha R, Pringle A. 2015. Changes in litter quality caused by simulated nitrogen deposition reinforce the N-induced suppression of litter decay. Ecosphere 6:1–16.</w:delText>
            </w:r>
          </w:del>
        </w:p>
        <w:p w14:paraId="4F38EDF0" w14:textId="2D12A482" w:rsidR="009B2002" w:rsidRPr="001A7742" w:rsidDel="008A6633" w:rsidRDefault="009B2002">
          <w:pPr>
            <w:autoSpaceDE w:val="0"/>
            <w:autoSpaceDN w:val="0"/>
            <w:ind w:hanging="640"/>
            <w:divId w:val="1661887150"/>
            <w:rPr>
              <w:del w:id="626" w:author="Custer, Gordon" w:date="2023-10-02T11:08:00Z"/>
              <w:rFonts w:ascii="Times New Roman" w:eastAsia="Times New Roman" w:hAnsi="Times New Roman" w:cs="Times New Roman"/>
            </w:rPr>
          </w:pPr>
          <w:del w:id="627" w:author="Custer, Gordon" w:date="2023-10-02T11:08:00Z">
            <w:r w:rsidRPr="001A7742" w:rsidDel="008A6633">
              <w:rPr>
                <w:rFonts w:ascii="Times New Roman" w:eastAsia="Times New Roman" w:hAnsi="Times New Roman" w:cs="Times New Roman"/>
              </w:rPr>
              <w:delText xml:space="preserve">47. </w:delText>
            </w:r>
            <w:r w:rsidRPr="001A7742" w:rsidDel="008A6633">
              <w:rPr>
                <w:rFonts w:ascii="Times New Roman" w:eastAsia="Times New Roman" w:hAnsi="Times New Roman" w:cs="Times New Roman"/>
              </w:rPr>
              <w:tab/>
              <w:delText>DeForest JL. 2009. The influence of time, storage temperature, and substrate age on potential soil enzyme activity in acidic forest soils using MUB-linked substrates and l-DOPA. Soil Biology and Biochemistry 41:1180–1186.</w:delText>
            </w:r>
          </w:del>
        </w:p>
        <w:p w14:paraId="560CE049" w14:textId="41DE887B" w:rsidR="009B2002" w:rsidRPr="001A7742" w:rsidDel="008A6633" w:rsidRDefault="009B2002">
          <w:pPr>
            <w:autoSpaceDE w:val="0"/>
            <w:autoSpaceDN w:val="0"/>
            <w:ind w:hanging="640"/>
            <w:divId w:val="1196891832"/>
            <w:rPr>
              <w:del w:id="628" w:author="Custer, Gordon" w:date="2023-10-02T11:08:00Z"/>
              <w:rFonts w:ascii="Times New Roman" w:eastAsia="Times New Roman" w:hAnsi="Times New Roman" w:cs="Times New Roman"/>
            </w:rPr>
          </w:pPr>
          <w:del w:id="629" w:author="Custer, Gordon" w:date="2023-10-02T11:08:00Z">
            <w:r w:rsidRPr="001A7742" w:rsidDel="008A6633">
              <w:rPr>
                <w:rFonts w:ascii="Times New Roman" w:eastAsia="Times New Roman" w:hAnsi="Times New Roman" w:cs="Times New Roman"/>
              </w:rPr>
              <w:delText xml:space="preserve">48. </w:delText>
            </w:r>
            <w:r w:rsidRPr="001A7742" w:rsidDel="008A6633">
              <w:rPr>
                <w:rFonts w:ascii="Times New Roman" w:eastAsia="Times New Roman" w:hAnsi="Times New Roman" w:cs="Times New Roman"/>
              </w:rPr>
              <w:tab/>
              <w:delText>Custer GF, VanDiepen LTA, Stump WL. 2020. Structural and functional dynamics of soil microbes following spruce beetle infestation. Applied and Environmental Microbiology 86:1–19.</w:delText>
            </w:r>
          </w:del>
        </w:p>
        <w:p w14:paraId="47053107" w14:textId="15BBE5EE" w:rsidR="009B2002" w:rsidRPr="001A7742" w:rsidDel="008A6633" w:rsidRDefault="009B2002">
          <w:pPr>
            <w:autoSpaceDE w:val="0"/>
            <w:autoSpaceDN w:val="0"/>
            <w:ind w:hanging="640"/>
            <w:divId w:val="305083856"/>
            <w:rPr>
              <w:del w:id="630" w:author="Custer, Gordon" w:date="2023-10-02T11:08:00Z"/>
              <w:rFonts w:ascii="Times New Roman" w:eastAsia="Times New Roman" w:hAnsi="Times New Roman" w:cs="Times New Roman"/>
            </w:rPr>
          </w:pPr>
          <w:del w:id="631" w:author="Custer, Gordon" w:date="2023-10-02T11:08:00Z">
            <w:r w:rsidRPr="001A7742" w:rsidDel="008A6633">
              <w:rPr>
                <w:rFonts w:ascii="Times New Roman" w:eastAsia="Times New Roman" w:hAnsi="Times New Roman" w:cs="Times New Roman"/>
              </w:rPr>
              <w:delText xml:space="preserve">49. </w:delText>
            </w:r>
            <w:r w:rsidRPr="001A7742" w:rsidDel="008A6633">
              <w:rPr>
                <w:rFonts w:ascii="Times New Roman" w:eastAsia="Times New Roman" w:hAnsi="Times New Roman" w:cs="Times New Roman"/>
              </w:rPr>
              <w:tab/>
              <w:delText>German DP, Weintraub MN, Grandy AS, Lauber CL, Rinkes ZL, Allison SD. 2011. Optimization of hydrolytic and oxidative enzyme methods for ecosystem studies. Soil Biology and Biochemistry 43:1387–1397.</w:delText>
            </w:r>
          </w:del>
        </w:p>
        <w:p w14:paraId="2D36B196" w14:textId="5F7B2DF5" w:rsidR="009B2002" w:rsidRPr="001A7742" w:rsidDel="008A6633" w:rsidRDefault="009B2002">
          <w:pPr>
            <w:autoSpaceDE w:val="0"/>
            <w:autoSpaceDN w:val="0"/>
            <w:ind w:hanging="640"/>
            <w:divId w:val="268002740"/>
            <w:rPr>
              <w:del w:id="632" w:author="Custer, Gordon" w:date="2023-10-02T11:08:00Z"/>
              <w:rFonts w:ascii="Times New Roman" w:eastAsia="Times New Roman" w:hAnsi="Times New Roman" w:cs="Times New Roman"/>
            </w:rPr>
          </w:pPr>
          <w:del w:id="633" w:author="Custer, Gordon" w:date="2023-10-02T11:08:00Z">
            <w:r w:rsidRPr="001A7742" w:rsidDel="008A6633">
              <w:rPr>
                <w:rFonts w:ascii="Times New Roman" w:eastAsia="Times New Roman" w:hAnsi="Times New Roman" w:cs="Times New Roman"/>
              </w:rPr>
              <w:delText xml:space="preserve">50. </w:delText>
            </w:r>
            <w:r w:rsidRPr="001A7742" w:rsidDel="008A6633">
              <w:rPr>
                <w:rFonts w:ascii="Times New Roman" w:eastAsia="Times New Roman" w:hAnsi="Times New Roman" w:cs="Times New Roman"/>
              </w:rPr>
              <w:tab/>
              <w:delText>Parada AE, Needham DM, Fuhrman JA. 2016. Every base matters: Assessing small subunit rRNA primers for marine microbiomes with mock communities, time series and global field samples. Environ Microbiol 18:1403–1414.</w:delText>
            </w:r>
          </w:del>
        </w:p>
        <w:p w14:paraId="26478B61" w14:textId="54F078F2" w:rsidR="009B2002" w:rsidRPr="001A7742" w:rsidDel="008A6633" w:rsidRDefault="009B2002">
          <w:pPr>
            <w:autoSpaceDE w:val="0"/>
            <w:autoSpaceDN w:val="0"/>
            <w:ind w:hanging="640"/>
            <w:divId w:val="1347832641"/>
            <w:rPr>
              <w:del w:id="634" w:author="Custer, Gordon" w:date="2023-10-02T11:08:00Z"/>
              <w:rFonts w:ascii="Times New Roman" w:eastAsia="Times New Roman" w:hAnsi="Times New Roman" w:cs="Times New Roman"/>
            </w:rPr>
          </w:pPr>
          <w:del w:id="635" w:author="Custer, Gordon" w:date="2023-10-02T11:08:00Z">
            <w:r w:rsidRPr="001A7742" w:rsidDel="008A6633">
              <w:rPr>
                <w:rFonts w:ascii="Times New Roman" w:eastAsia="Times New Roman" w:hAnsi="Times New Roman" w:cs="Times New Roman"/>
              </w:rPr>
              <w:delText xml:space="preserve">51. </w:delText>
            </w:r>
            <w:r w:rsidRPr="001A7742" w:rsidDel="008A6633">
              <w:rPr>
                <w:rFonts w:ascii="Times New Roman" w:eastAsia="Times New Roman" w:hAnsi="Times New Roman" w:cs="Times New Roman"/>
              </w:rPr>
              <w:tab/>
              <w:delText>Apprill A, Mcnally S, Parsons R, Weber L. 2015. Minor revision to V4 region SSU rRNA 806R gene primer greatly increases detection of SAR11 bacterioplankton. Aquatic Microbial Ecology 75:129–137.</w:delText>
            </w:r>
          </w:del>
        </w:p>
        <w:p w14:paraId="21BAD172" w14:textId="0AFCD907" w:rsidR="009B2002" w:rsidRPr="001A7742" w:rsidDel="008A6633" w:rsidRDefault="009B2002">
          <w:pPr>
            <w:autoSpaceDE w:val="0"/>
            <w:autoSpaceDN w:val="0"/>
            <w:ind w:hanging="640"/>
            <w:divId w:val="682896951"/>
            <w:rPr>
              <w:del w:id="636" w:author="Custer, Gordon" w:date="2023-10-02T11:08:00Z"/>
              <w:rFonts w:ascii="Times New Roman" w:eastAsia="Times New Roman" w:hAnsi="Times New Roman" w:cs="Times New Roman"/>
            </w:rPr>
          </w:pPr>
          <w:del w:id="637" w:author="Custer, Gordon" w:date="2023-10-02T11:08:00Z">
            <w:r w:rsidRPr="001A7742" w:rsidDel="008A6633">
              <w:rPr>
                <w:rFonts w:ascii="Times New Roman" w:eastAsia="Times New Roman" w:hAnsi="Times New Roman" w:cs="Times New Roman"/>
              </w:rPr>
              <w:delText xml:space="preserve">52. </w:delText>
            </w:r>
            <w:r w:rsidRPr="001A7742" w:rsidDel="008A6633">
              <w:rPr>
                <w:rFonts w:ascii="Times New Roman" w:eastAsia="Times New Roman" w:hAnsi="Times New Roman" w:cs="Times New Roman"/>
              </w:rPr>
              <w:tab/>
              <w:delText>Gardes M, Bruns TD. 1993. ITS primers with enhanced specificity for basidiomycetes ‐ application to the identification of mycorrhizae and rusts. Molecular Ecology 2:113–118.</w:delText>
            </w:r>
          </w:del>
        </w:p>
        <w:p w14:paraId="1701C7A7" w14:textId="6F7C455C" w:rsidR="009B2002" w:rsidRPr="001A7742" w:rsidDel="008A6633" w:rsidRDefault="009B2002">
          <w:pPr>
            <w:autoSpaceDE w:val="0"/>
            <w:autoSpaceDN w:val="0"/>
            <w:ind w:hanging="640"/>
            <w:divId w:val="346560713"/>
            <w:rPr>
              <w:del w:id="638" w:author="Custer, Gordon" w:date="2023-10-02T11:08:00Z"/>
              <w:rFonts w:ascii="Times New Roman" w:eastAsia="Times New Roman" w:hAnsi="Times New Roman" w:cs="Times New Roman"/>
            </w:rPr>
          </w:pPr>
          <w:del w:id="639" w:author="Custer, Gordon" w:date="2023-10-02T11:08:00Z">
            <w:r w:rsidRPr="001A7742" w:rsidDel="008A6633">
              <w:rPr>
                <w:rFonts w:ascii="Times New Roman" w:eastAsia="Times New Roman" w:hAnsi="Times New Roman" w:cs="Times New Roman"/>
              </w:rPr>
              <w:delText xml:space="preserve">53. </w:delText>
            </w:r>
            <w:r w:rsidRPr="001A7742" w:rsidDel="008A6633">
              <w:rPr>
                <w:rFonts w:ascii="Times New Roman" w:eastAsia="Times New Roman" w:hAnsi="Times New Roman" w:cs="Times New Roman"/>
              </w:rPr>
              <w:tab/>
              <w:delText xml:space="preserve">White TJ, Bruns T, Lee S, Taylor J. 1990. Amplification and direct sequencing of fungal ribosomal RNA genes for phylogenetics, p. 315–322. </w:delText>
            </w:r>
            <w:r w:rsidRPr="001A7742" w:rsidDel="008A6633">
              <w:rPr>
                <w:rFonts w:ascii="Times New Roman" w:eastAsia="Times New Roman" w:hAnsi="Times New Roman" w:cs="Times New Roman"/>
                <w:i/>
                <w:iCs/>
              </w:rPr>
              <w:delText>In</w:delText>
            </w:r>
            <w:r w:rsidRPr="001A7742" w:rsidDel="008A6633">
              <w:rPr>
                <w:rFonts w:ascii="Times New Roman" w:eastAsia="Times New Roman" w:hAnsi="Times New Roman" w:cs="Times New Roman"/>
              </w:rPr>
              <w:delText xml:space="preserve"> PCR Protocols. Elsevier.</w:delText>
            </w:r>
          </w:del>
        </w:p>
        <w:p w14:paraId="3A54FEDA" w14:textId="2D02E2DC" w:rsidR="009B2002" w:rsidRPr="001A7742" w:rsidDel="008A6633" w:rsidRDefault="009B2002">
          <w:pPr>
            <w:autoSpaceDE w:val="0"/>
            <w:autoSpaceDN w:val="0"/>
            <w:ind w:hanging="640"/>
            <w:divId w:val="1581064543"/>
            <w:rPr>
              <w:del w:id="640" w:author="Custer, Gordon" w:date="2023-10-02T11:08:00Z"/>
              <w:rFonts w:ascii="Times New Roman" w:eastAsia="Times New Roman" w:hAnsi="Times New Roman" w:cs="Times New Roman"/>
            </w:rPr>
          </w:pPr>
          <w:del w:id="641" w:author="Custer, Gordon" w:date="2023-10-02T11:08:00Z">
            <w:r w:rsidRPr="001A7742" w:rsidDel="008A6633">
              <w:rPr>
                <w:rFonts w:ascii="Times New Roman" w:eastAsia="Times New Roman" w:hAnsi="Times New Roman" w:cs="Times New Roman"/>
              </w:rPr>
              <w:delText xml:space="preserve">54. </w:delText>
            </w:r>
            <w:r w:rsidRPr="001A7742" w:rsidDel="008A6633">
              <w:rPr>
                <w:rFonts w:ascii="Times New Roman" w:eastAsia="Times New Roman" w:hAnsi="Times New Roman" w:cs="Times New Roman"/>
              </w:rPr>
              <w:tab/>
              <w:delText>Rognes T, Flouri T, Nichols B, Quince C, Mahé F. 2016. VSEARCH: a versatile open source tool for metagenomics. PeerJ 4:e2584.</w:delText>
            </w:r>
          </w:del>
        </w:p>
        <w:p w14:paraId="69C1B8F9" w14:textId="5D5450A0" w:rsidR="009B2002" w:rsidRPr="001A7742" w:rsidDel="008A6633" w:rsidRDefault="009B2002">
          <w:pPr>
            <w:autoSpaceDE w:val="0"/>
            <w:autoSpaceDN w:val="0"/>
            <w:ind w:hanging="640"/>
            <w:divId w:val="1038629705"/>
            <w:rPr>
              <w:del w:id="642" w:author="Custer, Gordon" w:date="2023-10-02T11:08:00Z"/>
              <w:rFonts w:ascii="Times New Roman" w:eastAsia="Times New Roman" w:hAnsi="Times New Roman" w:cs="Times New Roman"/>
            </w:rPr>
          </w:pPr>
          <w:del w:id="643" w:author="Custer, Gordon" w:date="2023-10-02T11:08:00Z">
            <w:r w:rsidRPr="001A7742" w:rsidDel="008A6633">
              <w:rPr>
                <w:rFonts w:ascii="Times New Roman" w:eastAsia="Times New Roman" w:hAnsi="Times New Roman" w:cs="Times New Roman"/>
              </w:rPr>
              <w:delText xml:space="preserve">55. </w:delText>
            </w:r>
            <w:r w:rsidRPr="001A7742" w:rsidDel="008A6633">
              <w:rPr>
                <w:rFonts w:ascii="Times New Roman" w:eastAsia="Times New Roman" w:hAnsi="Times New Roman" w:cs="Times New Roman"/>
              </w:rPr>
              <w:tab/>
              <w:delText>Edgar RC. 2016. SINTAX: a simple non-Bayesian taxonomy classifier for 16S and ITS sequences. bioRxiv https://doi.org/10.1101/074161.</w:delText>
            </w:r>
          </w:del>
        </w:p>
        <w:p w14:paraId="47E2291C" w14:textId="248EF342" w:rsidR="009B2002" w:rsidRPr="001A7742" w:rsidDel="008A6633" w:rsidRDefault="009B2002">
          <w:pPr>
            <w:autoSpaceDE w:val="0"/>
            <w:autoSpaceDN w:val="0"/>
            <w:ind w:hanging="640"/>
            <w:divId w:val="1714187535"/>
            <w:rPr>
              <w:del w:id="644" w:author="Custer, Gordon" w:date="2023-10-02T11:08:00Z"/>
              <w:rFonts w:ascii="Times New Roman" w:eastAsia="Times New Roman" w:hAnsi="Times New Roman" w:cs="Times New Roman"/>
            </w:rPr>
          </w:pPr>
          <w:del w:id="645" w:author="Custer, Gordon" w:date="2023-10-02T11:08:00Z">
            <w:r w:rsidRPr="001A7742" w:rsidDel="008A6633">
              <w:rPr>
                <w:rFonts w:ascii="Times New Roman" w:eastAsia="Times New Roman" w:hAnsi="Times New Roman" w:cs="Times New Roman"/>
              </w:rPr>
              <w:delText xml:space="preserve">56. </w:delText>
            </w:r>
            <w:r w:rsidRPr="001A7742" w:rsidDel="008A6633">
              <w:rPr>
                <w:rFonts w:ascii="Times New Roman" w:eastAsia="Times New Roman" w:hAnsi="Times New Roman" w:cs="Times New Roman"/>
              </w:rPr>
              <w:tab/>
              <w:delText>DeSantis TZ, Hugenholtz P, Larsen N, Rojas M, Brodie EL, Keller K, Huber T, Dalevi D, Hu P, Andersen GL. 2006. Greengenes, a chimera-checked 16S rRNA gene database and workbench compatible with ARB. Applied and Environmental Microbiology 72:5069–5072.</w:delText>
            </w:r>
          </w:del>
        </w:p>
        <w:p w14:paraId="4A4FEC4A" w14:textId="5B4C0CAD" w:rsidR="009B2002" w:rsidRPr="001A7742" w:rsidDel="008A6633" w:rsidRDefault="009B2002">
          <w:pPr>
            <w:autoSpaceDE w:val="0"/>
            <w:autoSpaceDN w:val="0"/>
            <w:ind w:hanging="640"/>
            <w:divId w:val="1876456751"/>
            <w:rPr>
              <w:del w:id="646" w:author="Custer, Gordon" w:date="2023-10-02T11:08:00Z"/>
              <w:rFonts w:ascii="Times New Roman" w:eastAsia="Times New Roman" w:hAnsi="Times New Roman" w:cs="Times New Roman"/>
            </w:rPr>
          </w:pPr>
          <w:del w:id="647" w:author="Custer, Gordon" w:date="2023-10-02T11:08:00Z">
            <w:r w:rsidRPr="001A7742" w:rsidDel="008A6633">
              <w:rPr>
                <w:rFonts w:ascii="Times New Roman" w:eastAsia="Times New Roman" w:hAnsi="Times New Roman" w:cs="Times New Roman"/>
              </w:rPr>
              <w:delText xml:space="preserve">57. </w:delText>
            </w:r>
            <w:r w:rsidRPr="001A7742" w:rsidDel="008A6633">
              <w:rPr>
                <w:rFonts w:ascii="Times New Roman" w:eastAsia="Times New Roman" w:hAnsi="Times New Roman" w:cs="Times New Roman"/>
              </w:rPr>
              <w:tab/>
              <w:delText>Nilsson RH, Larsson K-H, Taylor AFS, Bengtsson-Palme J, Jeppesen TS, Schigel D, Kennedy P, Picard K, Glöckner FO, Tedersoo L, Saar I, Kõljalg U, Abarenkov K. 2019. The UNITE database for molecular identification of fungi: handling dark taxa and parallel taxonomic classifications. Nucleic Acids Research 47:D259–D264.</w:delText>
            </w:r>
          </w:del>
        </w:p>
        <w:p w14:paraId="7728B9E8" w14:textId="040F8AA3" w:rsidR="009B2002" w:rsidRPr="001A7742" w:rsidDel="008A6633" w:rsidRDefault="009B2002">
          <w:pPr>
            <w:autoSpaceDE w:val="0"/>
            <w:autoSpaceDN w:val="0"/>
            <w:ind w:hanging="640"/>
            <w:divId w:val="778643214"/>
            <w:rPr>
              <w:del w:id="648" w:author="Custer, Gordon" w:date="2023-10-02T11:08:00Z"/>
              <w:rFonts w:ascii="Times New Roman" w:eastAsia="Times New Roman" w:hAnsi="Times New Roman" w:cs="Times New Roman"/>
            </w:rPr>
          </w:pPr>
          <w:del w:id="649" w:author="Custer, Gordon" w:date="2023-10-02T11:08:00Z">
            <w:r w:rsidRPr="001A7742" w:rsidDel="008A6633">
              <w:rPr>
                <w:rFonts w:ascii="Times New Roman" w:eastAsia="Times New Roman" w:hAnsi="Times New Roman" w:cs="Times New Roman"/>
              </w:rPr>
              <w:delText xml:space="preserve">58. </w:delText>
            </w:r>
            <w:r w:rsidRPr="001A7742" w:rsidDel="008A6633">
              <w:rPr>
                <w:rFonts w:ascii="Times New Roman" w:eastAsia="Times New Roman" w:hAnsi="Times New Roman" w:cs="Times New Roman"/>
              </w:rPr>
              <w:tab/>
              <w:delText>Harrison JG, Calder WJ, Shastry V, Buerkle CA. 2020. Dirichlet‐multinomial modelling outperforms alternatives for analysis of microbiome and other ecological count data. Molecular Ecology Resources 20:481–497.</w:delText>
            </w:r>
          </w:del>
        </w:p>
        <w:p w14:paraId="7070F01D" w14:textId="17264CBF" w:rsidR="009B2002" w:rsidRPr="001A7742" w:rsidDel="008A6633" w:rsidRDefault="009B2002">
          <w:pPr>
            <w:autoSpaceDE w:val="0"/>
            <w:autoSpaceDN w:val="0"/>
            <w:ind w:hanging="640"/>
            <w:divId w:val="1575779925"/>
            <w:rPr>
              <w:del w:id="650" w:author="Custer, Gordon" w:date="2023-10-02T11:08:00Z"/>
              <w:rFonts w:ascii="Times New Roman" w:eastAsia="Times New Roman" w:hAnsi="Times New Roman" w:cs="Times New Roman"/>
            </w:rPr>
          </w:pPr>
          <w:del w:id="651" w:author="Custer, Gordon" w:date="2023-10-02T11:08:00Z">
            <w:r w:rsidRPr="001A7742" w:rsidDel="008A6633">
              <w:rPr>
                <w:rFonts w:ascii="Times New Roman" w:eastAsia="Times New Roman" w:hAnsi="Times New Roman" w:cs="Times New Roman"/>
              </w:rPr>
              <w:delText xml:space="preserve">59. </w:delText>
            </w:r>
            <w:r w:rsidRPr="001A7742" w:rsidDel="008A6633">
              <w:rPr>
                <w:rFonts w:ascii="Times New Roman" w:eastAsia="Times New Roman" w:hAnsi="Times New Roman" w:cs="Times New Roman"/>
              </w:rPr>
              <w:tab/>
              <w:delText>R Development Core Team. 2020. A Language and Environment for Statistical Computing. R Foundation for Statistical Computing. Vienna, Austria.</w:delText>
            </w:r>
          </w:del>
        </w:p>
        <w:p w14:paraId="37B88C09" w14:textId="43D4F716" w:rsidR="009B2002" w:rsidRPr="001A7742" w:rsidDel="008A6633" w:rsidRDefault="009B2002">
          <w:pPr>
            <w:autoSpaceDE w:val="0"/>
            <w:autoSpaceDN w:val="0"/>
            <w:ind w:hanging="640"/>
            <w:divId w:val="694116321"/>
            <w:rPr>
              <w:del w:id="652" w:author="Custer, Gordon" w:date="2023-10-02T11:08:00Z"/>
              <w:rFonts w:ascii="Times New Roman" w:eastAsia="Times New Roman" w:hAnsi="Times New Roman" w:cs="Times New Roman"/>
            </w:rPr>
          </w:pPr>
          <w:del w:id="653" w:author="Custer, Gordon" w:date="2023-10-02T11:08:00Z">
            <w:r w:rsidRPr="001A7742" w:rsidDel="008A6633">
              <w:rPr>
                <w:rFonts w:ascii="Times New Roman" w:eastAsia="Times New Roman" w:hAnsi="Times New Roman" w:cs="Times New Roman"/>
              </w:rPr>
              <w:delText xml:space="preserve">60. </w:delText>
            </w:r>
            <w:r w:rsidRPr="001A7742" w:rsidDel="008A6633">
              <w:rPr>
                <w:rFonts w:ascii="Times New Roman" w:eastAsia="Times New Roman" w:hAnsi="Times New Roman" w:cs="Times New Roman"/>
              </w:rPr>
              <w:tab/>
              <w:delText>Oksanen J, Blanchet FG, Friendly M, Kindt R, Legendre P, McGlinn D, Minchin PR, O’Hara RB, L. G, Simpson P, Solymos M, Stevens HH, Szoecs E, Wagner H. 2018. vegan: Community Ecology Package. R package version 2.5-2.</w:delText>
            </w:r>
          </w:del>
        </w:p>
        <w:p w14:paraId="3DE106B8" w14:textId="18FF953D" w:rsidR="009B2002" w:rsidRPr="001A7742" w:rsidDel="008A6633" w:rsidRDefault="009B2002">
          <w:pPr>
            <w:autoSpaceDE w:val="0"/>
            <w:autoSpaceDN w:val="0"/>
            <w:ind w:hanging="640"/>
            <w:divId w:val="1412660123"/>
            <w:rPr>
              <w:del w:id="654" w:author="Custer, Gordon" w:date="2023-10-02T11:08:00Z"/>
              <w:rFonts w:ascii="Times New Roman" w:eastAsia="Times New Roman" w:hAnsi="Times New Roman" w:cs="Times New Roman"/>
            </w:rPr>
          </w:pPr>
          <w:del w:id="655" w:author="Custer, Gordon" w:date="2023-10-02T11:08:00Z">
            <w:r w:rsidRPr="001A7742" w:rsidDel="008A6633">
              <w:rPr>
                <w:rFonts w:ascii="Times New Roman" w:eastAsia="Times New Roman" w:hAnsi="Times New Roman" w:cs="Times New Roman"/>
              </w:rPr>
              <w:delText xml:space="preserve">61. </w:delText>
            </w:r>
            <w:r w:rsidRPr="001A7742" w:rsidDel="008A6633">
              <w:rPr>
                <w:rFonts w:ascii="Times New Roman" w:eastAsia="Times New Roman" w:hAnsi="Times New Roman" w:cs="Times New Roman"/>
              </w:rPr>
              <w:tab/>
              <w:delText>McMurdie PJ, Holmes S. 2013. phyloseq: An R Package for Reproducible Interactive Analysis and Graphics of Microbiome Census Data. PLoS One 8:1–11.</w:delText>
            </w:r>
          </w:del>
        </w:p>
        <w:p w14:paraId="7CCB8553" w14:textId="2D1B71D8" w:rsidR="009B2002" w:rsidRPr="001A7742" w:rsidDel="008A6633" w:rsidRDefault="009B2002">
          <w:pPr>
            <w:autoSpaceDE w:val="0"/>
            <w:autoSpaceDN w:val="0"/>
            <w:ind w:hanging="640"/>
            <w:divId w:val="521821872"/>
            <w:rPr>
              <w:del w:id="656" w:author="Custer, Gordon" w:date="2023-10-02T11:08:00Z"/>
              <w:rFonts w:ascii="Times New Roman" w:eastAsia="Times New Roman" w:hAnsi="Times New Roman" w:cs="Times New Roman"/>
            </w:rPr>
          </w:pPr>
          <w:del w:id="657" w:author="Custer, Gordon" w:date="2023-10-02T11:08:00Z">
            <w:r w:rsidRPr="001A7742" w:rsidDel="008A6633">
              <w:rPr>
                <w:rFonts w:ascii="Times New Roman" w:eastAsia="Times New Roman" w:hAnsi="Times New Roman" w:cs="Times New Roman"/>
              </w:rPr>
              <w:delText xml:space="preserve">62. </w:delText>
            </w:r>
            <w:r w:rsidRPr="001A7742" w:rsidDel="008A6633">
              <w:rPr>
                <w:rFonts w:ascii="Times New Roman" w:eastAsia="Times New Roman" w:hAnsi="Times New Roman" w:cs="Times New Roman"/>
              </w:rPr>
              <w:tab/>
              <w:delText>Kursa MB, Rudnicki WR. 2020. Boruta: Wrapper Algorithm for All Relevant Feature Selection.</w:delText>
            </w:r>
          </w:del>
        </w:p>
        <w:p w14:paraId="3D68DE1E" w14:textId="10EB3D98" w:rsidR="00740E69" w:rsidRPr="001A7742" w:rsidRDefault="009B2002">
          <w:pPr>
            <w:rPr>
              <w:rFonts w:ascii="Times New Roman" w:hAnsi="Times New Roman" w:cs="Times New Roman"/>
            </w:rPr>
          </w:pPr>
          <w:del w:id="658" w:author="Custer, Gordon" w:date="2023-10-02T11:08:00Z">
            <w:r w:rsidRPr="001A7742" w:rsidDel="008A6633">
              <w:rPr>
                <w:rFonts w:ascii="Times New Roman" w:eastAsia="Times New Roman" w:hAnsi="Times New Roman" w:cs="Times New Roman"/>
              </w:rPr>
              <w:delText> </w:delText>
            </w:r>
          </w:del>
        </w:p>
      </w:sdtContent>
    </w:sdt>
    <w:p w14:paraId="7B1E0601"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49D93DCA"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2E2437BD"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3E7B20D5"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14A756AF"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72B5401A"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2E691F0E" w14:textId="77777777" w:rsidR="00740E69" w:rsidRPr="001A7742" w:rsidRDefault="00740E69">
      <w:pPr>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br w:type="page"/>
      </w:r>
    </w:p>
    <w:p w14:paraId="11D92E6F" w14:textId="77777777" w:rsidR="00740E69" w:rsidRPr="001A7742" w:rsidRDefault="00740E69" w:rsidP="00205A4E">
      <w:pPr>
        <w:widowControl w:val="0"/>
        <w:autoSpaceDE w:val="0"/>
        <w:autoSpaceDN w:val="0"/>
        <w:adjustRightInd w:val="0"/>
        <w:spacing w:line="480" w:lineRule="auto"/>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lastRenderedPageBreak/>
        <w:t>Tables</w:t>
      </w:r>
    </w:p>
    <w:p w14:paraId="53D723B4" w14:textId="77777777" w:rsidR="00740E69" w:rsidRPr="001A7742" w:rsidRDefault="00740E69" w:rsidP="00205A4E">
      <w:pPr>
        <w:widowControl w:val="0"/>
        <w:autoSpaceDE w:val="0"/>
        <w:autoSpaceDN w:val="0"/>
        <w:adjustRightInd w:val="0"/>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rPr>
        <w:t xml:space="preserve">Table 1. Weed removal treatment name, chemical agent, modes of action, and application rates used in experimental design. </w:t>
      </w:r>
    </w:p>
    <w:p w14:paraId="7F817FE3" w14:textId="77777777" w:rsidR="00740E69" w:rsidRPr="001A7742" w:rsidRDefault="00740E69">
      <w:pPr>
        <w:widowControl w:val="0"/>
        <w:autoSpaceDE w:val="0"/>
        <w:autoSpaceDN w:val="0"/>
        <w:adjustRightInd w:val="0"/>
        <w:spacing w:line="480" w:lineRule="auto"/>
        <w:ind w:left="720"/>
        <w:rPr>
          <w:rFonts w:ascii="Times New Roman" w:hAnsi="Times New Roman" w:cs="Times New Roman"/>
          <w:color w:val="000000" w:themeColor="text1"/>
        </w:rPr>
      </w:pPr>
    </w:p>
    <w:p w14:paraId="26141CF4" w14:textId="77777777" w:rsidR="00740E69" w:rsidRPr="001A7742" w:rsidRDefault="00740E69" w:rsidP="00205A4E">
      <w:pPr>
        <w:widowControl w:val="0"/>
        <w:autoSpaceDE w:val="0"/>
        <w:autoSpaceDN w:val="0"/>
        <w:adjustRightInd w:val="0"/>
        <w:spacing w:line="480" w:lineRule="auto"/>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740E69" w:rsidRPr="001A7742" w14:paraId="37D09658" w14:textId="77777777" w:rsidTr="00B75530">
        <w:trPr>
          <w:trHeight w:val="534"/>
        </w:trPr>
        <w:tc>
          <w:tcPr>
            <w:tcW w:w="2970" w:type="dxa"/>
          </w:tcPr>
          <w:p w14:paraId="6CA78F49"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Weed removal treatment – Commercial formulation</w:t>
            </w:r>
          </w:p>
        </w:tc>
        <w:tc>
          <w:tcPr>
            <w:tcW w:w="2272" w:type="dxa"/>
          </w:tcPr>
          <w:p w14:paraId="7330CAC5"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Chemical agent</w:t>
            </w:r>
          </w:p>
        </w:tc>
        <w:tc>
          <w:tcPr>
            <w:tcW w:w="2501" w:type="dxa"/>
          </w:tcPr>
          <w:p w14:paraId="31DFCD18"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Mode of action</w:t>
            </w:r>
          </w:p>
        </w:tc>
        <w:tc>
          <w:tcPr>
            <w:tcW w:w="2067" w:type="dxa"/>
          </w:tcPr>
          <w:p w14:paraId="71CBF05A"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Application rate</w:t>
            </w:r>
          </w:p>
        </w:tc>
      </w:tr>
      <w:tr w:rsidR="00740E69" w:rsidRPr="001A7742" w14:paraId="1FDDF1D6" w14:textId="77777777" w:rsidTr="00B75530">
        <w:trPr>
          <w:trHeight w:val="267"/>
        </w:trPr>
        <w:tc>
          <w:tcPr>
            <w:tcW w:w="2970" w:type="dxa"/>
          </w:tcPr>
          <w:p w14:paraId="58248C4D"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Clarity ®</w:t>
            </w:r>
          </w:p>
        </w:tc>
        <w:tc>
          <w:tcPr>
            <w:tcW w:w="2272" w:type="dxa"/>
          </w:tcPr>
          <w:p w14:paraId="0D275A1D"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dicamba</w:t>
            </w:r>
          </w:p>
        </w:tc>
        <w:tc>
          <w:tcPr>
            <w:tcW w:w="2501" w:type="dxa"/>
          </w:tcPr>
          <w:p w14:paraId="39B8D2D7"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Auxin mimic</w:t>
            </w:r>
          </w:p>
        </w:tc>
        <w:tc>
          <w:tcPr>
            <w:tcW w:w="2067" w:type="dxa"/>
          </w:tcPr>
          <w:p w14:paraId="430F7C71" w14:textId="77777777" w:rsidR="00740E69" w:rsidRDefault="00740E69" w:rsidP="00205A4E">
            <w:pPr>
              <w:widowControl w:val="0"/>
              <w:autoSpaceDE w:val="0"/>
              <w:autoSpaceDN w:val="0"/>
              <w:adjustRightInd w:val="0"/>
              <w:spacing w:line="480" w:lineRule="auto"/>
              <w:rPr>
                <w:ins w:id="659" w:author="akniss" w:date="2023-08-16T15:36:00Z"/>
                <w:color w:val="000000" w:themeColor="text1"/>
              </w:rPr>
            </w:pPr>
            <w:del w:id="660" w:author="akniss" w:date="2023-08-16T15:36:00Z">
              <w:r w:rsidRPr="001A7742" w:rsidDel="00132ED7">
                <w:rPr>
                  <w:color w:val="000000" w:themeColor="text1"/>
                </w:rPr>
                <w:delText>584.6 mL/</w:delText>
              </w:r>
            </w:del>
            <w:ins w:id="661" w:author="Linda T.A. van Diepen" w:date="2023-07-25T15:48:00Z">
              <w:del w:id="662" w:author="akniss" w:date="2023-08-16T15:36:00Z">
                <w:r w:rsidR="004830FD" w:rsidDel="00132ED7">
                  <w:rPr>
                    <w:color w:val="000000" w:themeColor="text1"/>
                  </w:rPr>
                  <w:delText>h</w:delText>
                </w:r>
              </w:del>
            </w:ins>
            <w:del w:id="663" w:author="akniss" w:date="2023-08-16T15:36:00Z">
              <w:r w:rsidRPr="001A7742" w:rsidDel="00132ED7">
                <w:rPr>
                  <w:color w:val="000000" w:themeColor="text1"/>
                </w:rPr>
                <w:delText>Ha</w:delText>
              </w:r>
            </w:del>
          </w:p>
          <w:p w14:paraId="027D66D0" w14:textId="6F6ADBB1" w:rsidR="00132ED7" w:rsidRPr="001A7742" w:rsidRDefault="00132ED7" w:rsidP="00205A4E">
            <w:pPr>
              <w:widowControl w:val="0"/>
              <w:autoSpaceDE w:val="0"/>
              <w:autoSpaceDN w:val="0"/>
              <w:adjustRightInd w:val="0"/>
              <w:spacing w:line="480" w:lineRule="auto"/>
              <w:rPr>
                <w:color w:val="000000" w:themeColor="text1"/>
              </w:rPr>
            </w:pPr>
            <w:ins w:id="664" w:author="akniss" w:date="2023-08-16T15:36:00Z">
              <w:r>
                <w:rPr>
                  <w:color w:val="000000" w:themeColor="text1"/>
                </w:rPr>
                <w:t>280 g dicamba acid equivalent/ha</w:t>
              </w:r>
            </w:ins>
          </w:p>
        </w:tc>
      </w:tr>
      <w:tr w:rsidR="00740E69" w:rsidRPr="001A7742" w14:paraId="0CC4A787" w14:textId="77777777" w:rsidTr="00B75530">
        <w:trPr>
          <w:trHeight w:val="674"/>
        </w:trPr>
        <w:tc>
          <w:tcPr>
            <w:tcW w:w="2970" w:type="dxa"/>
          </w:tcPr>
          <w:p w14:paraId="20936208" w14:textId="77777777"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Aatrex</w:t>
            </w:r>
            <w:proofErr w:type="spellEnd"/>
            <w:r w:rsidRPr="001A7742">
              <w:rPr>
                <w:color w:val="000000" w:themeColor="text1"/>
              </w:rPr>
              <w:t xml:space="preserve"> ® and Calisto ®</w:t>
            </w:r>
          </w:p>
        </w:tc>
        <w:tc>
          <w:tcPr>
            <w:tcW w:w="2272" w:type="dxa"/>
          </w:tcPr>
          <w:p w14:paraId="27BED03F" w14:textId="77777777" w:rsidR="00132ED7" w:rsidRDefault="00740E69" w:rsidP="00205A4E">
            <w:pPr>
              <w:widowControl w:val="0"/>
              <w:autoSpaceDE w:val="0"/>
              <w:autoSpaceDN w:val="0"/>
              <w:adjustRightInd w:val="0"/>
              <w:spacing w:line="480" w:lineRule="auto"/>
              <w:rPr>
                <w:ins w:id="665" w:author="akniss" w:date="2023-08-16T15:37:00Z"/>
                <w:color w:val="000000" w:themeColor="text1"/>
              </w:rPr>
            </w:pPr>
            <w:bookmarkStart w:id="666" w:name="OLE_LINK3"/>
            <w:bookmarkStart w:id="667" w:name="OLE_LINK4"/>
            <w:r w:rsidRPr="001A7742">
              <w:rPr>
                <w:color w:val="000000" w:themeColor="text1"/>
              </w:rPr>
              <w:t>atrazine</w:t>
            </w:r>
            <w:del w:id="668" w:author="akniss" w:date="2023-08-16T15:37:00Z">
              <w:r w:rsidRPr="001A7742" w:rsidDel="00132ED7">
                <w:rPr>
                  <w:color w:val="000000" w:themeColor="text1"/>
                </w:rPr>
                <w:delText xml:space="preserve"> and</w:delText>
              </w:r>
            </w:del>
            <w:r w:rsidRPr="001A7742">
              <w:rPr>
                <w:color w:val="000000" w:themeColor="text1"/>
              </w:rPr>
              <w:t xml:space="preserve"> </w:t>
            </w:r>
          </w:p>
          <w:p w14:paraId="51249BBB" w14:textId="0ED1F55E"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mesotrione</w:t>
            </w:r>
            <w:proofErr w:type="spellEnd"/>
            <w:r w:rsidRPr="001A7742">
              <w:rPr>
                <w:color w:val="000000" w:themeColor="text1"/>
              </w:rPr>
              <w:t xml:space="preserve"> </w:t>
            </w:r>
            <w:del w:id="669" w:author="akniss" w:date="2023-08-16T15:37:00Z">
              <w:r w:rsidRPr="001A7742" w:rsidDel="00132ED7">
                <w:rPr>
                  <w:color w:val="000000" w:themeColor="text1"/>
                </w:rPr>
                <w:delText>tank mix</w:delText>
              </w:r>
            </w:del>
            <w:bookmarkEnd w:id="666"/>
            <w:bookmarkEnd w:id="667"/>
          </w:p>
        </w:tc>
        <w:tc>
          <w:tcPr>
            <w:tcW w:w="2501" w:type="dxa"/>
          </w:tcPr>
          <w:p w14:paraId="0D320A55" w14:textId="77777777" w:rsidR="00132ED7" w:rsidRDefault="00740E69" w:rsidP="00132ED7">
            <w:pPr>
              <w:widowControl w:val="0"/>
              <w:autoSpaceDE w:val="0"/>
              <w:autoSpaceDN w:val="0"/>
              <w:adjustRightInd w:val="0"/>
              <w:spacing w:line="480" w:lineRule="auto"/>
              <w:rPr>
                <w:ins w:id="670" w:author="akniss" w:date="2023-08-16T15:37:00Z"/>
                <w:color w:val="000000" w:themeColor="text1"/>
              </w:rPr>
            </w:pPr>
            <w:r w:rsidRPr="001A7742">
              <w:rPr>
                <w:color w:val="000000" w:themeColor="text1"/>
              </w:rPr>
              <w:t xml:space="preserve">Photosystem II </w:t>
            </w:r>
            <w:ins w:id="671" w:author="akniss" w:date="2023-08-16T15:37:00Z">
              <w:r w:rsidR="00132ED7">
                <w:rPr>
                  <w:color w:val="000000" w:themeColor="text1"/>
                </w:rPr>
                <w:t>inhibitor</w:t>
              </w:r>
            </w:ins>
            <w:del w:id="672" w:author="akniss" w:date="2023-08-16T15:37:00Z">
              <w:r w:rsidRPr="001A7742" w:rsidDel="00132ED7">
                <w:rPr>
                  <w:color w:val="000000" w:themeColor="text1"/>
                </w:rPr>
                <w:delText>and</w:delText>
              </w:r>
            </w:del>
            <w:r w:rsidRPr="001A7742">
              <w:rPr>
                <w:color w:val="000000" w:themeColor="text1"/>
              </w:rPr>
              <w:t xml:space="preserve"> </w:t>
            </w:r>
          </w:p>
          <w:p w14:paraId="04773213" w14:textId="0AF5A7C6" w:rsidR="00740E69" w:rsidRPr="001A7742" w:rsidRDefault="00740E69" w:rsidP="00132ED7">
            <w:pPr>
              <w:widowControl w:val="0"/>
              <w:autoSpaceDE w:val="0"/>
              <w:autoSpaceDN w:val="0"/>
              <w:adjustRightInd w:val="0"/>
              <w:spacing w:line="480" w:lineRule="auto"/>
              <w:rPr>
                <w:color w:val="000000" w:themeColor="text1"/>
              </w:rPr>
            </w:pPr>
            <w:r w:rsidRPr="001A7742">
              <w:rPr>
                <w:color w:val="000000" w:themeColor="text1"/>
              </w:rPr>
              <w:t>carotenoid pigment synthesis inhibitor</w:t>
            </w:r>
          </w:p>
        </w:tc>
        <w:tc>
          <w:tcPr>
            <w:tcW w:w="2067" w:type="dxa"/>
          </w:tcPr>
          <w:p w14:paraId="20B45F6E" w14:textId="77777777" w:rsidR="00740E69" w:rsidRDefault="00740E69" w:rsidP="00205A4E">
            <w:pPr>
              <w:widowControl w:val="0"/>
              <w:autoSpaceDE w:val="0"/>
              <w:autoSpaceDN w:val="0"/>
              <w:adjustRightInd w:val="0"/>
              <w:spacing w:line="480" w:lineRule="auto"/>
              <w:rPr>
                <w:ins w:id="673" w:author="akniss" w:date="2023-08-16T15:38:00Z"/>
                <w:color w:val="000000" w:themeColor="text1"/>
              </w:rPr>
            </w:pPr>
            <w:del w:id="674" w:author="akniss" w:date="2023-08-16T15:37:00Z">
              <w:r w:rsidRPr="001A7742" w:rsidDel="00132ED7">
                <w:rPr>
                  <w:color w:val="000000" w:themeColor="text1"/>
                </w:rPr>
                <w:delText>1169.25 mL/</w:delText>
              </w:r>
            </w:del>
            <w:ins w:id="675" w:author="Linda T.A. van Diepen" w:date="2023-07-25T15:48:00Z">
              <w:del w:id="676" w:author="akniss" w:date="2023-08-16T15:37:00Z">
                <w:r w:rsidR="004830FD" w:rsidDel="00132ED7">
                  <w:rPr>
                    <w:color w:val="000000" w:themeColor="text1"/>
                  </w:rPr>
                  <w:delText>h</w:delText>
                </w:r>
              </w:del>
            </w:ins>
            <w:del w:id="677" w:author="akniss" w:date="2023-08-16T15:37:00Z">
              <w:r w:rsidRPr="001A7742" w:rsidDel="00132ED7">
                <w:rPr>
                  <w:color w:val="000000" w:themeColor="text1"/>
                </w:rPr>
                <w:delText>Ha and 219.25 mL/</w:delText>
              </w:r>
            </w:del>
            <w:ins w:id="678" w:author="Linda T.A. van Diepen" w:date="2023-07-25T15:48:00Z">
              <w:del w:id="679" w:author="akniss" w:date="2023-08-16T15:37:00Z">
                <w:r w:rsidR="004830FD" w:rsidDel="00132ED7">
                  <w:rPr>
                    <w:color w:val="000000" w:themeColor="text1"/>
                  </w:rPr>
                  <w:delText>h</w:delText>
                </w:r>
              </w:del>
            </w:ins>
            <w:del w:id="680" w:author="akniss" w:date="2023-08-16T15:37:00Z">
              <w:r w:rsidRPr="001A7742" w:rsidDel="00132ED7">
                <w:rPr>
                  <w:color w:val="000000" w:themeColor="text1"/>
                </w:rPr>
                <w:delText>Ha</w:delText>
              </w:r>
            </w:del>
          </w:p>
          <w:p w14:paraId="42338FDF" w14:textId="77777777" w:rsidR="00132ED7" w:rsidRDefault="00132ED7" w:rsidP="00205A4E">
            <w:pPr>
              <w:widowControl w:val="0"/>
              <w:autoSpaceDE w:val="0"/>
              <w:autoSpaceDN w:val="0"/>
              <w:adjustRightInd w:val="0"/>
              <w:spacing w:line="480" w:lineRule="auto"/>
              <w:rPr>
                <w:ins w:id="681" w:author="akniss" w:date="2023-08-16T15:38:00Z"/>
                <w:color w:val="000000" w:themeColor="text1"/>
              </w:rPr>
            </w:pPr>
            <w:ins w:id="682" w:author="akniss" w:date="2023-08-16T15:38:00Z">
              <w:r>
                <w:rPr>
                  <w:color w:val="000000" w:themeColor="text1"/>
                </w:rPr>
                <w:t>560 g atrazine/ha</w:t>
              </w:r>
            </w:ins>
          </w:p>
          <w:p w14:paraId="6BC8ADE9" w14:textId="0AFAED89" w:rsidR="00132ED7" w:rsidRPr="001A7742" w:rsidRDefault="00132ED7" w:rsidP="00205A4E">
            <w:pPr>
              <w:widowControl w:val="0"/>
              <w:autoSpaceDE w:val="0"/>
              <w:autoSpaceDN w:val="0"/>
              <w:adjustRightInd w:val="0"/>
              <w:spacing w:line="480" w:lineRule="auto"/>
              <w:rPr>
                <w:color w:val="000000" w:themeColor="text1"/>
              </w:rPr>
            </w:pPr>
            <w:ins w:id="683" w:author="akniss" w:date="2023-08-16T15:38:00Z">
              <w:r>
                <w:rPr>
                  <w:color w:val="000000" w:themeColor="text1"/>
                </w:rPr>
                <w:t xml:space="preserve">105 g </w:t>
              </w:r>
              <w:proofErr w:type="spellStart"/>
              <w:r>
                <w:rPr>
                  <w:color w:val="000000" w:themeColor="text1"/>
                </w:rPr>
                <w:t>mesotrione</w:t>
              </w:r>
              <w:proofErr w:type="spellEnd"/>
              <w:r>
                <w:rPr>
                  <w:color w:val="000000" w:themeColor="text1"/>
                </w:rPr>
                <w:t>/ha</w:t>
              </w:r>
            </w:ins>
          </w:p>
        </w:tc>
      </w:tr>
      <w:tr w:rsidR="00740E69" w:rsidRPr="001A7742" w14:paraId="0578ADCA" w14:textId="77777777" w:rsidTr="00B75530">
        <w:trPr>
          <w:trHeight w:val="815"/>
        </w:trPr>
        <w:tc>
          <w:tcPr>
            <w:tcW w:w="2970" w:type="dxa"/>
          </w:tcPr>
          <w:p w14:paraId="6F5B9E76" w14:textId="77777777"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RoundUp</w:t>
            </w:r>
            <w:proofErr w:type="spellEnd"/>
            <w:r w:rsidRPr="001A7742">
              <w:rPr>
                <w:color w:val="000000" w:themeColor="text1"/>
              </w:rPr>
              <w:t xml:space="preserve"> </w:t>
            </w:r>
            <w:proofErr w:type="spellStart"/>
            <w:r w:rsidRPr="001A7742">
              <w:rPr>
                <w:color w:val="000000" w:themeColor="text1"/>
              </w:rPr>
              <w:t>Powermax</w:t>
            </w:r>
            <w:proofErr w:type="spellEnd"/>
            <w:r w:rsidRPr="001A7742">
              <w:rPr>
                <w:color w:val="000000" w:themeColor="text1"/>
              </w:rPr>
              <w:t xml:space="preserve"> ®</w:t>
            </w:r>
          </w:p>
        </w:tc>
        <w:tc>
          <w:tcPr>
            <w:tcW w:w="2272" w:type="dxa"/>
          </w:tcPr>
          <w:p w14:paraId="28DB0C74"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glyphosate</w:t>
            </w:r>
          </w:p>
        </w:tc>
        <w:tc>
          <w:tcPr>
            <w:tcW w:w="2501" w:type="dxa"/>
          </w:tcPr>
          <w:p w14:paraId="7679941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EPSPS synthase inhibitor</w:t>
            </w:r>
          </w:p>
        </w:tc>
        <w:tc>
          <w:tcPr>
            <w:tcW w:w="2067" w:type="dxa"/>
          </w:tcPr>
          <w:p w14:paraId="0CDFB149" w14:textId="77777777" w:rsidR="00740E69" w:rsidRDefault="00740E69" w:rsidP="00205A4E">
            <w:pPr>
              <w:widowControl w:val="0"/>
              <w:autoSpaceDE w:val="0"/>
              <w:autoSpaceDN w:val="0"/>
              <w:adjustRightInd w:val="0"/>
              <w:spacing w:line="480" w:lineRule="auto"/>
              <w:rPr>
                <w:ins w:id="684" w:author="akniss" w:date="2023-08-16T15:38:00Z"/>
                <w:color w:val="000000" w:themeColor="text1"/>
              </w:rPr>
            </w:pPr>
            <w:del w:id="685" w:author="akniss" w:date="2023-08-16T15:38:00Z">
              <w:r w:rsidRPr="001A7742" w:rsidDel="00132ED7">
                <w:rPr>
                  <w:color w:val="000000" w:themeColor="text1"/>
                </w:rPr>
                <w:delText>2338.49 mL/</w:delText>
              </w:r>
            </w:del>
            <w:ins w:id="686" w:author="Linda T.A. van Diepen" w:date="2023-07-25T15:48:00Z">
              <w:del w:id="687" w:author="akniss" w:date="2023-08-16T15:38:00Z">
                <w:r w:rsidR="004830FD" w:rsidDel="00132ED7">
                  <w:rPr>
                    <w:color w:val="000000" w:themeColor="text1"/>
                  </w:rPr>
                  <w:delText>h</w:delText>
                </w:r>
              </w:del>
            </w:ins>
            <w:del w:id="688" w:author="akniss" w:date="2023-08-16T15:38:00Z">
              <w:r w:rsidRPr="001A7742" w:rsidDel="00132ED7">
                <w:rPr>
                  <w:color w:val="000000" w:themeColor="text1"/>
                </w:rPr>
                <w:delText>Ha</w:delText>
              </w:r>
            </w:del>
          </w:p>
          <w:p w14:paraId="3132D095" w14:textId="758B4712" w:rsidR="00132ED7" w:rsidRPr="001A7742" w:rsidRDefault="00132ED7" w:rsidP="00205A4E">
            <w:pPr>
              <w:widowControl w:val="0"/>
              <w:autoSpaceDE w:val="0"/>
              <w:autoSpaceDN w:val="0"/>
              <w:adjustRightInd w:val="0"/>
              <w:spacing w:line="480" w:lineRule="auto"/>
              <w:rPr>
                <w:color w:val="000000" w:themeColor="text1"/>
              </w:rPr>
            </w:pPr>
            <w:ins w:id="689" w:author="akniss" w:date="2023-08-16T15:39:00Z">
              <w:r>
                <w:rPr>
                  <w:color w:val="000000" w:themeColor="text1"/>
                </w:rPr>
                <w:t>1.26 kg glyphosate acid equivalent/ha</w:t>
              </w:r>
            </w:ins>
          </w:p>
        </w:tc>
      </w:tr>
      <w:tr w:rsidR="00740E69" w:rsidRPr="001A7742" w14:paraId="1D5FF81B" w14:textId="77777777" w:rsidTr="00B75530">
        <w:trPr>
          <w:trHeight w:val="548"/>
        </w:trPr>
        <w:tc>
          <w:tcPr>
            <w:tcW w:w="2970" w:type="dxa"/>
          </w:tcPr>
          <w:p w14:paraId="01AFC0B4" w14:textId="77777777"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Handweeded</w:t>
            </w:r>
            <w:proofErr w:type="spellEnd"/>
          </w:p>
        </w:tc>
        <w:tc>
          <w:tcPr>
            <w:tcW w:w="2272" w:type="dxa"/>
          </w:tcPr>
          <w:p w14:paraId="4E80743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501" w:type="dxa"/>
          </w:tcPr>
          <w:p w14:paraId="30F705A6"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Mechanical removal</w:t>
            </w:r>
          </w:p>
        </w:tc>
        <w:tc>
          <w:tcPr>
            <w:tcW w:w="2067" w:type="dxa"/>
          </w:tcPr>
          <w:p w14:paraId="0FA08D7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r>
      <w:tr w:rsidR="00740E69" w:rsidRPr="001A7742" w14:paraId="514AF3A5" w14:textId="77777777" w:rsidTr="00B75530">
        <w:trPr>
          <w:trHeight w:val="253"/>
        </w:trPr>
        <w:tc>
          <w:tcPr>
            <w:tcW w:w="2970" w:type="dxa"/>
          </w:tcPr>
          <w:p w14:paraId="05BDF08A"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Non-treated</w:t>
            </w:r>
          </w:p>
        </w:tc>
        <w:tc>
          <w:tcPr>
            <w:tcW w:w="2272" w:type="dxa"/>
          </w:tcPr>
          <w:p w14:paraId="62C1919B"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501" w:type="dxa"/>
          </w:tcPr>
          <w:p w14:paraId="36FBDF5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067" w:type="dxa"/>
          </w:tcPr>
          <w:p w14:paraId="77B40C5B"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r>
    </w:tbl>
    <w:p w14:paraId="4371F30F" w14:textId="77777777" w:rsidR="00740E69" w:rsidRPr="001A7742" w:rsidRDefault="00740E69" w:rsidP="00205A4E">
      <w:pPr>
        <w:spacing w:line="480" w:lineRule="auto"/>
        <w:rPr>
          <w:rFonts w:ascii="Times New Roman" w:hAnsi="Times New Roman" w:cs="Times New Roman"/>
          <w:b/>
          <w:bCs/>
          <w:color w:val="000000" w:themeColor="text1"/>
        </w:rPr>
        <w:sectPr w:rsidR="00740E69" w:rsidRPr="001A7742" w:rsidSect="00856325">
          <w:pgSz w:w="12240" w:h="15840"/>
          <w:pgMar w:top="1440" w:right="1440" w:bottom="1440" w:left="1440" w:header="720" w:footer="720" w:gutter="0"/>
          <w:lnNumType w:countBy="1" w:restart="continuous"/>
          <w:cols w:space="720"/>
          <w:docGrid w:linePitch="360"/>
        </w:sectPr>
      </w:pPr>
    </w:p>
    <w:p w14:paraId="0586526E" w14:textId="77777777" w:rsidR="00E312C8" w:rsidRDefault="00740E69" w:rsidP="00DD06C8">
      <w:pPr>
        <w:spacing w:line="480" w:lineRule="auto"/>
        <w:rPr>
          <w:ins w:id="690" w:author="Custer, Gordon" w:date="2024-01-17T08:36:00Z"/>
          <w:rFonts w:ascii="Times New Roman" w:hAnsi="Times New Roman" w:cs="Times New Roman"/>
          <w:b/>
          <w:bCs/>
          <w:color w:val="000000" w:themeColor="text1"/>
        </w:rPr>
      </w:pPr>
      <w:r w:rsidRPr="001A7742">
        <w:rPr>
          <w:rFonts w:ascii="Times New Roman" w:hAnsi="Times New Roman" w:cs="Times New Roman"/>
          <w:b/>
          <w:bCs/>
          <w:color w:val="000000" w:themeColor="text1"/>
        </w:rPr>
        <w:lastRenderedPageBreak/>
        <w:t>Figures</w:t>
      </w:r>
    </w:p>
    <w:p w14:paraId="692252C0" w14:textId="77777777" w:rsidR="00E312C8" w:rsidRDefault="00E312C8" w:rsidP="00E312C8">
      <w:pPr>
        <w:rPr>
          <w:ins w:id="691" w:author="Custer, Gordon" w:date="2024-01-17T08:45:00Z"/>
          <w:rFonts w:ascii="Times New Roman" w:hAnsi="Times New Roman" w:cs="Times New Roman"/>
          <w:b/>
          <w:bCs/>
          <w:color w:val="000000" w:themeColor="text1"/>
        </w:rPr>
      </w:pPr>
      <w:ins w:id="692" w:author="Custer, Gordon" w:date="2024-01-17T08:38:00Z">
        <w:r>
          <w:rPr>
            <w:rFonts w:ascii="Times New Roman" w:hAnsi="Times New Roman" w:cs="Times New Roman"/>
            <w:b/>
            <w:bCs/>
            <w:noProof/>
            <w:color w:val="000000" w:themeColor="text1"/>
          </w:rPr>
          <w:drawing>
            <wp:inline distT="0" distB="0" distL="0" distR="0" wp14:anchorId="3EBFC790" wp14:editId="2A099FAF">
              <wp:extent cx="8300715" cy="4019107"/>
              <wp:effectExtent l="0" t="0" r="5715" b="0"/>
              <wp:docPr id="1051304805" name="Picture 1" descr="A graph of a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805" name="Picture 1" descr="A graph of a patien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8327047" cy="4031857"/>
                      </a:xfrm>
                      <a:prstGeom prst="rect">
                        <a:avLst/>
                      </a:prstGeom>
                    </pic:spPr>
                  </pic:pic>
                </a:graphicData>
              </a:graphic>
            </wp:inline>
          </w:drawing>
        </w:r>
      </w:ins>
    </w:p>
    <w:p w14:paraId="3B8D6BC7" w14:textId="77777777" w:rsidR="00E312C8" w:rsidRDefault="00E312C8" w:rsidP="00E312C8">
      <w:pPr>
        <w:rPr>
          <w:ins w:id="693" w:author="Custer, Gordon" w:date="2024-01-17T13:56:00Z"/>
          <w:rFonts w:ascii="Times New Roman" w:hAnsi="Times New Roman" w:cs="Times New Roman"/>
          <w:b/>
          <w:bCs/>
          <w:color w:val="000000" w:themeColor="text1"/>
        </w:rPr>
      </w:pPr>
    </w:p>
    <w:p w14:paraId="5824317C" w14:textId="286263EA" w:rsidR="005D4C79" w:rsidRPr="005D4C79" w:rsidRDefault="005D4C79" w:rsidP="00E312C8">
      <w:pPr>
        <w:rPr>
          <w:ins w:id="694" w:author="Custer, Gordon" w:date="2024-01-17T08:45:00Z"/>
          <w:rFonts w:ascii="Times New Roman" w:hAnsi="Times New Roman" w:cs="Times New Roman"/>
          <w:color w:val="000000" w:themeColor="text1"/>
          <w:rPrChange w:id="695" w:author="Custer, Gordon" w:date="2024-01-17T13:56:00Z">
            <w:rPr>
              <w:ins w:id="696" w:author="Custer, Gordon" w:date="2024-01-17T08:45:00Z"/>
              <w:rFonts w:ascii="Times New Roman" w:hAnsi="Times New Roman" w:cs="Times New Roman"/>
              <w:b/>
              <w:bCs/>
              <w:color w:val="000000" w:themeColor="text1"/>
            </w:rPr>
          </w:rPrChange>
        </w:rPr>
        <w:sectPr w:rsidR="005D4C79" w:rsidRPr="005D4C79" w:rsidSect="00856325">
          <w:pgSz w:w="15840" w:h="12240" w:orient="landscape"/>
          <w:pgMar w:top="1440" w:right="1440" w:bottom="1440" w:left="1440" w:header="720" w:footer="720" w:gutter="0"/>
          <w:cols w:space="720"/>
          <w:docGrid w:linePitch="360"/>
        </w:sectPr>
      </w:pPr>
      <w:ins w:id="697" w:author="Custer, Gordon" w:date="2024-01-17T13:56:00Z">
        <w:r>
          <w:rPr>
            <w:rFonts w:ascii="Times New Roman" w:hAnsi="Times New Roman" w:cs="Times New Roman"/>
            <w:b/>
            <w:bCs/>
            <w:color w:val="000000" w:themeColor="text1"/>
          </w:rPr>
          <w:t xml:space="preserve">Figure 1. </w:t>
        </w:r>
        <w:r>
          <w:rPr>
            <w:rFonts w:ascii="Times New Roman" w:hAnsi="Times New Roman" w:cs="Times New Roman"/>
            <w:color w:val="000000" w:themeColor="text1"/>
          </w:rPr>
          <w:t xml:space="preserve"> </w:t>
        </w:r>
      </w:ins>
      <w:ins w:id="698" w:author="Custer, Gordon" w:date="2024-01-17T13:57:00Z">
        <w:r>
          <w:rPr>
            <w:rFonts w:ascii="Times New Roman" w:hAnsi="Times New Roman" w:cs="Times New Roman"/>
            <w:color w:val="000000" w:themeColor="text1"/>
          </w:rPr>
          <w:t xml:space="preserve">Cover class % cover for the three dominant plant species and total weedy vegetation. </w:t>
        </w:r>
      </w:ins>
      <w:ins w:id="699" w:author="Custer, Gordon" w:date="2024-01-17T13:56:00Z">
        <w:r>
          <w:rPr>
            <w:rFonts w:ascii="Times New Roman" w:hAnsi="Times New Roman" w:cs="Times New Roman"/>
            <w:color w:val="000000" w:themeColor="text1"/>
          </w:rPr>
          <w:t xml:space="preserve"> </w:t>
        </w:r>
      </w:ins>
    </w:p>
    <w:p w14:paraId="37056226" w14:textId="48C8EDA4" w:rsidR="00740E69" w:rsidRPr="001A7742" w:rsidRDefault="00740E69" w:rsidP="00E312C8">
      <w:pPr>
        <w:rPr>
          <w:rFonts w:ascii="Times New Roman" w:hAnsi="Times New Roman" w:cs="Times New Roman"/>
          <w:b/>
          <w:bCs/>
          <w:color w:val="000000" w:themeColor="text1"/>
        </w:rPr>
        <w:pPrChange w:id="700" w:author="Custer, Gordon" w:date="2024-01-17T08:45:00Z">
          <w:pPr>
            <w:spacing w:line="480" w:lineRule="auto"/>
          </w:pPr>
        </w:pPrChange>
      </w:pPr>
    </w:p>
    <w:p w14:paraId="0D15007C" w14:textId="77777777" w:rsidR="00740E69" w:rsidRPr="001A7742" w:rsidRDefault="00740E69">
      <w:pPr>
        <w:spacing w:line="480" w:lineRule="auto"/>
        <w:rPr>
          <w:rFonts w:ascii="Times New Roman" w:hAnsi="Times New Roman" w:cs="Times New Roman"/>
          <w:b/>
          <w:bCs/>
          <w:color w:val="000000" w:themeColor="text1"/>
        </w:rPr>
      </w:pPr>
      <w:r w:rsidRPr="001A7742">
        <w:rPr>
          <w:rFonts w:ascii="Times New Roman" w:hAnsi="Times New Roman" w:cs="Times New Roman"/>
          <w:noProof/>
          <w:color w:val="000000" w:themeColor="text1"/>
        </w:rPr>
        <w:drawing>
          <wp:inline distT="0" distB="0" distL="0" distR="0" wp14:anchorId="7D6D4545" wp14:editId="3DFC5DCE">
            <wp:extent cx="4859079" cy="4654550"/>
            <wp:effectExtent l="0" t="0" r="5080" b="0"/>
            <wp:docPr id="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a:extLst>
                        <a:ext uri="{FF2B5EF4-FFF2-40B4-BE49-F238E27FC236}">
                          <a16:creationId xmlns:a16="http://schemas.microsoft.com/office/drawing/2014/main" id="{982B9AE2-D409-DC45-9B13-230467FB5B7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01898" cy="4695566"/>
                    </a:xfrm>
                    <a:prstGeom prst="rect">
                      <a:avLst/>
                    </a:prstGeom>
                  </pic:spPr>
                </pic:pic>
              </a:graphicData>
            </a:graphic>
          </wp:inline>
        </w:drawing>
      </w:r>
    </w:p>
    <w:p w14:paraId="79C04333" w14:textId="276E5177" w:rsidR="00740E69" w:rsidRPr="001A7742" w:rsidRDefault="00740E69">
      <w:pPr>
        <w:spacing w:line="480" w:lineRule="auto"/>
        <w:rPr>
          <w:rFonts w:ascii="Times New Roman" w:hAnsi="Times New Roman" w:cs="Times New Roman"/>
          <w:b/>
          <w:bCs/>
          <w:color w:val="000000" w:themeColor="text1"/>
        </w:rPr>
        <w:sectPr w:rsidR="00740E69" w:rsidRPr="001A7742" w:rsidSect="00856325">
          <w:pgSz w:w="12240" w:h="15840"/>
          <w:pgMar w:top="1440" w:right="1440" w:bottom="1440" w:left="1440" w:header="720" w:footer="720" w:gutter="0"/>
          <w:cols w:space="720"/>
          <w:docGrid w:linePitch="360"/>
        </w:sectPr>
      </w:pPr>
      <w:r w:rsidRPr="001A7742">
        <w:rPr>
          <w:rFonts w:ascii="Times New Roman" w:hAnsi="Times New Roman" w:cs="Times New Roman"/>
          <w:color w:val="000000" w:themeColor="text1"/>
        </w:rPr>
        <w:t xml:space="preserve">Figure </w:t>
      </w:r>
      <w:ins w:id="701" w:author="Custer, Gordon" w:date="2024-01-17T08:36:00Z">
        <w:r w:rsidR="00E312C8">
          <w:rPr>
            <w:rFonts w:ascii="Times New Roman" w:hAnsi="Times New Roman" w:cs="Times New Roman"/>
            <w:color w:val="000000" w:themeColor="text1"/>
          </w:rPr>
          <w:t>2</w:t>
        </w:r>
      </w:ins>
      <w:del w:id="702" w:author="Custer, Gordon" w:date="2024-01-17T08:36:00Z">
        <w:r w:rsidRPr="001A7742" w:rsidDel="00E312C8">
          <w:rPr>
            <w:rFonts w:ascii="Times New Roman" w:hAnsi="Times New Roman" w:cs="Times New Roman"/>
            <w:color w:val="000000" w:themeColor="text1"/>
          </w:rPr>
          <w:delText>1</w:delText>
        </w:r>
      </w:del>
      <w:r w:rsidRPr="001A7742">
        <w:rPr>
          <w:rFonts w:ascii="Times New Roman" w:hAnsi="Times New Roman" w:cs="Times New Roman"/>
          <w:color w:val="000000" w:themeColor="text1"/>
        </w:rPr>
        <w:t xml:space="preserve">. Enzyme activities of the a)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and b) glyphosate treatment plots over three sampling times. Enzyme activities were significant as per global models for AG, BG, BX, the ratio of C:N cycling enzymes, and PHOS for the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plots. Only PHOS activity was significant in the glyphosate plots, but the same trend was observed for many enzymes in both treatment types. Thick middle lines in boxes of box and whisker plots represent the median, with the top and bottom of each box representing the 75th and 25th quartiles, respectively. Whiskers represent 1.5 x IQR. Within each panel, letters indicate significant pairwise differences between sampling time points at </w:t>
      </w:r>
      <w:r w:rsidRPr="001A7742">
        <w:rPr>
          <w:rFonts w:ascii="Times New Roman" w:hAnsi="Times New Roman" w:cs="Times New Roman"/>
          <w:color w:val="000000" w:themeColor="text1"/>
        </w:rPr>
        <w:sym w:font="Symbol" w:char="F061"/>
      </w:r>
      <w:r w:rsidRPr="001A7742">
        <w:rPr>
          <w:rFonts w:ascii="Times New Roman" w:hAnsi="Times New Roman" w:cs="Times New Roman"/>
          <w:color w:val="000000" w:themeColor="text1"/>
        </w:rPr>
        <w:t xml:space="preserve"> = 0.05. No letters indicate a lack of significant pairwise differences.</w:t>
      </w:r>
    </w:p>
    <w:p w14:paraId="5FDEF788" w14:textId="77777777" w:rsidR="00740E69" w:rsidRPr="001A7742" w:rsidRDefault="00740E69" w:rsidP="00205A4E">
      <w:pPr>
        <w:spacing w:line="480" w:lineRule="auto"/>
        <w:rPr>
          <w:rFonts w:ascii="Times New Roman" w:hAnsi="Times New Roman" w:cs="Times New Roman"/>
          <w:color w:val="000000" w:themeColor="text1"/>
        </w:rPr>
      </w:pPr>
    </w:p>
    <w:p w14:paraId="07CB0DED" w14:textId="77777777" w:rsidR="00740E69" w:rsidRPr="001A7742" w:rsidRDefault="00740E69" w:rsidP="00205A4E">
      <w:pPr>
        <w:spacing w:line="480" w:lineRule="auto"/>
        <w:rPr>
          <w:rFonts w:ascii="Times New Roman" w:hAnsi="Times New Roman" w:cs="Times New Roman"/>
          <w:b/>
          <w:bCs/>
          <w:color w:val="000000" w:themeColor="text1"/>
        </w:rPr>
      </w:pPr>
      <w:r w:rsidRPr="001A7742">
        <w:rPr>
          <w:rFonts w:ascii="Times New Roman" w:hAnsi="Times New Roman" w:cs="Times New Roman"/>
          <w:b/>
          <w:bCs/>
          <w:noProof/>
          <w:color w:val="000000" w:themeColor="text1"/>
        </w:rPr>
        <w:drawing>
          <wp:inline distT="0" distB="0" distL="0" distR="0" wp14:anchorId="0CB35FBF" wp14:editId="586CD57D">
            <wp:extent cx="7426036" cy="542950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7426036" cy="5429506"/>
                    </a:xfrm>
                    <a:prstGeom prst="rect">
                      <a:avLst/>
                    </a:prstGeom>
                  </pic:spPr>
                </pic:pic>
              </a:graphicData>
            </a:graphic>
          </wp:inline>
        </w:drawing>
      </w:r>
    </w:p>
    <w:p w14:paraId="13E1F7B2" w14:textId="1AB14286" w:rsidR="00740E69" w:rsidRPr="001A7742"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sidRPr="001A7742">
        <w:rPr>
          <w:rFonts w:ascii="Times New Roman" w:eastAsia="Times New Roman" w:hAnsi="Times New Roman" w:cs="Times New Roman"/>
          <w:color w:val="222222"/>
        </w:rPr>
        <w:lastRenderedPageBreak/>
        <w:t xml:space="preserve">Figure </w:t>
      </w:r>
      <w:ins w:id="703" w:author="Custer, Gordon" w:date="2024-01-17T08:36:00Z">
        <w:r w:rsidR="00E312C8">
          <w:rPr>
            <w:rFonts w:ascii="Times New Roman" w:eastAsia="Times New Roman" w:hAnsi="Times New Roman" w:cs="Times New Roman"/>
            <w:color w:val="222222"/>
          </w:rPr>
          <w:t>3</w:t>
        </w:r>
      </w:ins>
      <w:del w:id="704" w:author="Custer, Gordon" w:date="2024-01-17T08:36:00Z">
        <w:r w:rsidRPr="001A7742" w:rsidDel="00E312C8">
          <w:rPr>
            <w:rFonts w:ascii="Times New Roman" w:eastAsia="Times New Roman" w:hAnsi="Times New Roman" w:cs="Times New Roman"/>
            <w:color w:val="222222"/>
          </w:rPr>
          <w:delText>2</w:delText>
        </w:r>
      </w:del>
      <w:r w:rsidRPr="001A7742">
        <w:rPr>
          <w:rFonts w:ascii="Times New Roman" w:eastAsia="Times New Roman" w:hAnsi="Times New Roman" w:cs="Times New Roman"/>
          <w:color w:val="222222"/>
        </w:rPr>
        <w:t xml:space="preserve">. Column 1: </w:t>
      </w:r>
      <w:r w:rsidRPr="001A7742">
        <w:rPr>
          <w:rFonts w:ascii="Times New Roman" w:hAnsi="Times New Roman" w:cs="Times New Roman"/>
          <w:color w:val="000000" w:themeColor="text1"/>
        </w:rPr>
        <w:t xml:space="preserve">16S ordination of rarefied count tables with 95% SE ellipses. Points indicate independent samples and are colored by treatment type. </w:t>
      </w:r>
      <w:ins w:id="705" w:author="Custer, Gordon" w:date="2024-01-05T11:52:00Z">
        <w:r w:rsidR="001B1F41">
          <w:rPr>
            <w:rFonts w:ascii="Times New Roman" w:hAnsi="Times New Roman" w:cs="Times New Roman"/>
            <w:color w:val="000000" w:themeColor="text1"/>
          </w:rPr>
          <w:t>Rows are ordered by sampling time: Row 1 – pre-treatment, Row 2 – 10-days post treatment, and Row 3 – 20-days post-trea</w:t>
        </w:r>
      </w:ins>
      <w:ins w:id="706" w:author="Custer, Gordon" w:date="2024-01-05T11:53:00Z">
        <w:r w:rsidR="001B1F41">
          <w:rPr>
            <w:rFonts w:ascii="Times New Roman" w:hAnsi="Times New Roman" w:cs="Times New Roman"/>
            <w:color w:val="000000" w:themeColor="text1"/>
          </w:rPr>
          <w:t xml:space="preserve">tment. </w:t>
        </w:r>
      </w:ins>
      <w:r w:rsidRPr="001A7742">
        <w:rPr>
          <w:rFonts w:ascii="Times New Roman" w:hAnsi="Times New Roman" w:cs="Times New Roman"/>
          <w:color w:val="000000" w:themeColor="text1"/>
        </w:rPr>
        <w:t>Column 2: Sample pairwise dissimilarity within treatment types. Letters indicate significance within a single panel (i.e., differences among treatment types). Symbols indicate differences among time points for a single treatment type. For example, in column 2, atrazine-</w:t>
      </w:r>
      <w:proofErr w:type="spellStart"/>
      <w:r w:rsidRPr="001A7742">
        <w:rPr>
          <w:rFonts w:ascii="Times New Roman" w:hAnsi="Times New Roman" w:cs="Times New Roman"/>
          <w:color w:val="000000" w:themeColor="text1"/>
        </w:rPr>
        <w:t>mesotrione</w:t>
      </w:r>
      <w:proofErr w:type="spellEnd"/>
      <w:r w:rsidRPr="001A7742">
        <w:rPr>
          <w:rFonts w:ascii="Times New Roman" w:hAnsi="Times New Roman" w:cs="Times New Roman"/>
          <w:color w:val="000000" w:themeColor="text1"/>
        </w:rPr>
        <w:t xml:space="preserve"> treated plots differed at sampling times one and three, as indicated by * vs. +.  Column 3:  Sample pairwise dissimilarity when all chemical treatments were grouped as a single chemical herbicide treatment. Letters indicate significance within a single panel (i.e., differences among treatment types). Symbols indicate differences among time points for a single treatment type. For example, in column 3, the chemical-treated plots differed at sampling times one and three, as indicated by * vs. +.  </w:t>
      </w:r>
    </w:p>
    <w:p w14:paraId="5EE81CC9" w14:textId="77777777" w:rsidR="00740E69" w:rsidRPr="001A7742" w:rsidRDefault="00740E69" w:rsidP="00205A4E">
      <w:pPr>
        <w:shd w:val="clear" w:color="auto" w:fill="FFFFFF"/>
        <w:spacing w:before="100" w:beforeAutospacing="1" w:after="100" w:afterAutospacing="1" w:line="480" w:lineRule="auto"/>
        <w:ind w:left="360"/>
        <w:jc w:val="both"/>
        <w:rPr>
          <w:rFonts w:ascii="Times New Roman" w:eastAsia="Times New Roman" w:hAnsi="Times New Roman" w:cs="Times New Roman"/>
          <w:color w:val="222222"/>
        </w:rPr>
      </w:pPr>
    </w:p>
    <w:p w14:paraId="09A542E9"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noProof/>
        </w:rPr>
        <w:lastRenderedPageBreak/>
        <w:drawing>
          <wp:inline distT="0" distB="0" distL="0" distR="0" wp14:anchorId="6246F19A" wp14:editId="56AF8EF0">
            <wp:extent cx="7573818" cy="5379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7578619" cy="5382945"/>
                    </a:xfrm>
                    <a:prstGeom prst="rect">
                      <a:avLst/>
                    </a:prstGeom>
                  </pic:spPr>
                </pic:pic>
              </a:graphicData>
            </a:graphic>
          </wp:inline>
        </w:drawing>
      </w:r>
    </w:p>
    <w:p w14:paraId="240489BC" w14:textId="77777777" w:rsidR="00740E69" w:rsidRPr="001A7742" w:rsidRDefault="00740E69" w:rsidP="00205A4E">
      <w:pPr>
        <w:spacing w:line="480" w:lineRule="auto"/>
        <w:jc w:val="both"/>
        <w:rPr>
          <w:rFonts w:ascii="Times New Roman" w:hAnsi="Times New Roman" w:cs="Times New Roman"/>
        </w:rPr>
      </w:pPr>
    </w:p>
    <w:p w14:paraId="5D24C7C3" w14:textId="2181A731" w:rsidR="00740E69" w:rsidRPr="001A7742"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sidRPr="001A7742">
        <w:rPr>
          <w:rFonts w:ascii="Times New Roman" w:hAnsi="Times New Roman" w:cs="Times New Roman"/>
        </w:rPr>
        <w:lastRenderedPageBreak/>
        <w:t xml:space="preserve">Figure </w:t>
      </w:r>
      <w:ins w:id="707" w:author="Custer, Gordon" w:date="2024-01-17T08:36:00Z">
        <w:r w:rsidR="00E312C8">
          <w:rPr>
            <w:rFonts w:ascii="Times New Roman" w:hAnsi="Times New Roman" w:cs="Times New Roman"/>
          </w:rPr>
          <w:t>4.</w:t>
        </w:r>
      </w:ins>
      <w:del w:id="708" w:author="Custer, Gordon" w:date="2024-01-17T08:36:00Z">
        <w:r w:rsidRPr="001A7742" w:rsidDel="00E312C8">
          <w:rPr>
            <w:rFonts w:ascii="Times New Roman" w:hAnsi="Times New Roman" w:cs="Times New Roman"/>
          </w:rPr>
          <w:delText>3.</w:delText>
        </w:r>
      </w:del>
      <w:r w:rsidRPr="001A7742">
        <w:rPr>
          <w:rFonts w:ascii="Times New Roman" w:hAnsi="Times New Roman" w:cs="Times New Roman"/>
        </w:rPr>
        <w:t xml:space="preserve"> Column 1: ITS</w:t>
      </w:r>
      <w:r w:rsidRPr="001A7742">
        <w:rPr>
          <w:rFonts w:ascii="Times New Roman" w:eastAsia="Times New Roman" w:hAnsi="Times New Roman" w:cs="Times New Roman"/>
          <w:color w:val="222222"/>
        </w:rPr>
        <w:t xml:space="preserve"> </w:t>
      </w:r>
      <w:r w:rsidRPr="001A7742">
        <w:rPr>
          <w:rFonts w:ascii="Times New Roman" w:hAnsi="Times New Roman" w:cs="Times New Roman"/>
          <w:color w:val="000000" w:themeColor="text1"/>
        </w:rPr>
        <w:t>ordination of rarefied count tables with 95% SE ellipses. Points indicate independent samples and are colored by treatment type.</w:t>
      </w:r>
      <w:ins w:id="709" w:author="Custer, Gordon" w:date="2024-01-05T11:53:00Z">
        <w:r w:rsidR="001B1F41">
          <w:rPr>
            <w:rFonts w:ascii="Times New Roman" w:hAnsi="Times New Roman" w:cs="Times New Roman"/>
            <w:color w:val="000000" w:themeColor="text1"/>
          </w:rPr>
          <w:t xml:space="preserve"> Rows are ordered by sampling time: Row 1 – pre-treatment, Row 2 – 10-days post treatment, and Row 3 – 20-days post-treatment. </w:t>
        </w:r>
      </w:ins>
      <w:r w:rsidRPr="001A7742">
        <w:rPr>
          <w:rFonts w:ascii="Times New Roman" w:hAnsi="Times New Roman" w:cs="Times New Roman"/>
          <w:color w:val="000000" w:themeColor="text1"/>
        </w:rPr>
        <w:t xml:space="preserve"> Column 2: Sample pairwise dissimilarity within treatment types. No significant pairwise differences were detected across treatments within a time point or across time within in single treatment. Column 3:  Sample pairwise dissimilarity when all chemical treatments were grouped as a single chemical herbicide treatment. No significant pairwise differences were detected across treatments within a time point or across time within in single treatment.</w:t>
      </w:r>
    </w:p>
    <w:p w14:paraId="67107534" w14:textId="77777777" w:rsidR="00740E69" w:rsidRPr="001A7742" w:rsidRDefault="00740E69" w:rsidP="00205A4E">
      <w:pPr>
        <w:spacing w:line="480" w:lineRule="auto"/>
        <w:jc w:val="both"/>
        <w:rPr>
          <w:rFonts w:ascii="Times New Roman" w:hAnsi="Times New Roman" w:cs="Times New Roman"/>
        </w:rPr>
      </w:pPr>
    </w:p>
    <w:sectPr w:rsidR="00740E69" w:rsidRPr="001A7742" w:rsidSect="00856325">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Linda T.A. van Diepen" w:date="2023-07-25T14:02:00Z" w:initials="Lv">
    <w:p w14:paraId="6E80C880" w14:textId="6DF9B775" w:rsidR="00B75530" w:rsidRDefault="00B75530" w:rsidP="00B75530">
      <w:r>
        <w:rPr>
          <w:rStyle w:val="CommentReference"/>
        </w:rPr>
        <w:annotationRef/>
      </w:r>
      <w:r>
        <w:rPr>
          <w:color w:val="000000"/>
          <w:sz w:val="20"/>
          <w:szCs w:val="20"/>
        </w:rPr>
        <w:t>Is there anything more specific regarding the microbiomes that you can emphasize here; functional aspects (enzymes) or microbial groups?</w:t>
      </w:r>
    </w:p>
  </w:comment>
  <w:comment w:id="140" w:author="Linda T.A. van Diepen" w:date="2023-07-27T13:25:00Z" w:initials="Lv">
    <w:p w14:paraId="2B52A87C" w14:textId="5D72DFCC" w:rsidR="00B75530" w:rsidRDefault="00B75530" w:rsidP="00B75530">
      <w:r>
        <w:rPr>
          <w:rStyle w:val="CommentReference"/>
        </w:rPr>
        <w:annotationRef/>
      </w:r>
      <w:r>
        <w:rPr>
          <w:color w:val="000000"/>
          <w:sz w:val="20"/>
          <w:szCs w:val="20"/>
        </w:rPr>
        <w:t>please change this throughout as well as in the tables</w:t>
      </w:r>
    </w:p>
  </w:comment>
  <w:comment w:id="141" w:author="Linda T.A. van Diepen" w:date="2023-08-06T11:59:00Z" w:initials="Lv">
    <w:p w14:paraId="24DE14CD" w14:textId="77777777" w:rsidR="00B75530" w:rsidRDefault="00B75530" w:rsidP="00B75530">
      <w:r>
        <w:rPr>
          <w:rStyle w:val="CommentReference"/>
        </w:rPr>
        <w:annotationRef/>
      </w:r>
      <w:r>
        <w:rPr>
          <w:color w:val="000000"/>
          <w:sz w:val="20"/>
          <w:szCs w:val="20"/>
        </w:rPr>
        <w:t>don’t exists, just table B1</w:t>
      </w:r>
    </w:p>
  </w:comment>
  <w:comment w:id="144" w:author="Linda T.A. van Diepen" w:date="2023-08-06T12:00:00Z" w:initials="Lv">
    <w:p w14:paraId="0F6B9259" w14:textId="77777777" w:rsidR="00B75530" w:rsidRDefault="00B75530" w:rsidP="00B75530">
      <w:r>
        <w:rPr>
          <w:rStyle w:val="CommentReference"/>
        </w:rPr>
        <w:annotationRef/>
      </w:r>
      <w:r>
        <w:rPr>
          <w:color w:val="000000"/>
          <w:sz w:val="20"/>
          <w:szCs w:val="20"/>
        </w:rPr>
        <w:t>really? Ammonium was basically zero for most samples</w:t>
      </w:r>
    </w:p>
  </w:comment>
  <w:comment w:id="145" w:author="Linda T.A. van Diepen" w:date="2023-08-06T12:02:00Z" w:initials="Lv">
    <w:p w14:paraId="6A8F65B9" w14:textId="77777777" w:rsidR="00B75530" w:rsidRDefault="00B75530" w:rsidP="00B75530">
      <w:r>
        <w:rPr>
          <w:rStyle w:val="CommentReference"/>
        </w:rPr>
        <w:annotationRef/>
      </w:r>
      <w:r>
        <w:rPr>
          <w:color w:val="000000"/>
          <w:sz w:val="20"/>
          <w:szCs w:val="20"/>
        </w:rPr>
        <w:t>strange value to have the same for both set of analysis (profiles above).</w:t>
      </w:r>
    </w:p>
  </w:comment>
  <w:comment w:id="154" w:author="Linda T.A. van Diepen" w:date="2023-08-06T12:22:00Z" w:initials="LTvD">
    <w:p w14:paraId="0FAE7C44" w14:textId="77777777" w:rsidR="00B75530" w:rsidRDefault="00B75530" w:rsidP="00B75530">
      <w:r>
        <w:rPr>
          <w:rStyle w:val="CommentReference"/>
        </w:rPr>
        <w:annotationRef/>
      </w:r>
      <w:r>
        <w:rPr>
          <w:color w:val="000000"/>
          <w:sz w:val="20"/>
          <w:szCs w:val="20"/>
        </w:rPr>
        <w:t>not compared to a-m plots according to table C1</w:t>
      </w:r>
    </w:p>
  </w:comment>
  <w:comment w:id="156" w:author="Linda T.A. van Diepen" w:date="2023-08-06T12:15:00Z" w:initials="Lv">
    <w:p w14:paraId="49807B0E" w14:textId="7E1D810A" w:rsidR="00B75530" w:rsidRDefault="00B75530" w:rsidP="00B75530">
      <w:r>
        <w:rPr>
          <w:rStyle w:val="CommentReference"/>
        </w:rPr>
        <w:annotationRef/>
      </w:r>
      <w:r>
        <w:rPr>
          <w:color w:val="000000"/>
          <w:sz w:val="20"/>
          <w:szCs w:val="20"/>
        </w:rPr>
        <w:t>no such tables</w:t>
      </w:r>
    </w:p>
  </w:comment>
  <w:comment w:id="160" w:author="Linda T.A. van Diepen" w:date="2023-08-06T12:24:00Z" w:initials="LTvD">
    <w:p w14:paraId="46629F67" w14:textId="77777777" w:rsidR="00B75530" w:rsidRDefault="00B75530" w:rsidP="00B75530">
      <w:r>
        <w:rPr>
          <w:rStyle w:val="CommentReference"/>
        </w:rPr>
        <w:annotationRef/>
      </w:r>
      <w:r>
        <w:rPr>
          <w:color w:val="000000"/>
          <w:sz w:val="20"/>
          <w:szCs w:val="20"/>
        </w:rPr>
        <w:t>time 3, non treated was highest</w:t>
      </w:r>
    </w:p>
  </w:comment>
  <w:comment w:id="164" w:author="Custer, Gordon" w:date="2023-02-09T13:47:00Z" w:initials="CG">
    <w:p w14:paraId="280B7FE8" w14:textId="711BE6FA" w:rsidR="00B75530" w:rsidRDefault="00B75530" w:rsidP="00B75530">
      <w:r>
        <w:rPr>
          <w:rStyle w:val="CommentReference"/>
        </w:rPr>
        <w:annotationRef/>
      </w:r>
      <w:r>
        <w:rPr>
          <w:sz w:val="20"/>
          <w:szCs w:val="20"/>
        </w:rPr>
        <w:t xml:space="preserve">Figures to be cleaned up in Adobe Illustrator. </w:t>
      </w:r>
    </w:p>
  </w:comment>
  <w:comment w:id="182" w:author="Linda T.A. van Diepen" w:date="2023-08-06T12:38:00Z" w:initials="LTvD">
    <w:p w14:paraId="4FFFFDB3" w14:textId="77777777" w:rsidR="00B75530" w:rsidRDefault="00B75530" w:rsidP="00B75530">
      <w:r>
        <w:rPr>
          <w:rStyle w:val="CommentReference"/>
        </w:rPr>
        <w:annotationRef/>
      </w:r>
      <w:r>
        <w:rPr>
          <w:color w:val="000000"/>
          <w:sz w:val="20"/>
          <w:szCs w:val="20"/>
        </w:rPr>
        <w:t>no such table</w:t>
      </w:r>
    </w:p>
  </w:comment>
  <w:comment w:id="183" w:author="Linda T.A. van Diepen" w:date="2023-08-06T12:56:00Z" w:initials="LTvD">
    <w:p w14:paraId="5EDA0BE8" w14:textId="77777777" w:rsidR="00B75530" w:rsidRDefault="00B75530" w:rsidP="00B75530">
      <w:r>
        <w:rPr>
          <w:rStyle w:val="CommentReference"/>
        </w:rPr>
        <w:annotationRef/>
      </w:r>
      <w:r>
        <w:rPr>
          <w:color w:val="000000"/>
          <w:sz w:val="20"/>
          <w:szCs w:val="20"/>
        </w:rPr>
        <w:t>if there was an interaction, you should test for treatment effect for each time point separately</w:t>
      </w:r>
    </w:p>
  </w:comment>
  <w:comment w:id="187" w:author="akniss" w:date="2023-08-16T15:16:00Z" w:initials="ak">
    <w:p w14:paraId="2C160F69" w14:textId="4C2017ED" w:rsidR="00B75530" w:rsidRDefault="00B75530">
      <w:pPr>
        <w:pStyle w:val="CommentText"/>
      </w:pPr>
      <w:r>
        <w:rPr>
          <w:rStyle w:val="CommentReference"/>
        </w:rPr>
        <w:annotationRef/>
      </w:r>
      <w:r>
        <w:t xml:space="preserve">How much of this significance is due to the greatly increased sample size when combining the three herbicide treatments? Would the other two groups also be significant </w:t>
      </w:r>
    </w:p>
  </w:comment>
  <w:comment w:id="188" w:author="Linda T.A. van Diepen" w:date="2023-08-15T15:47:00Z" w:initials="Lv">
    <w:p w14:paraId="30E9E393" w14:textId="77777777" w:rsidR="00B75530" w:rsidRDefault="00B75530" w:rsidP="00B75530">
      <w:r>
        <w:rPr>
          <w:rStyle w:val="CommentReference"/>
        </w:rPr>
        <w:annotationRef/>
      </w:r>
      <w:r>
        <w:rPr>
          <w:sz w:val="20"/>
          <w:szCs w:val="20"/>
        </w:rPr>
        <w:t>When reading this, your main finding (from abstract) is rather hidden. I’ve made some suggested edits to emphasize the message</w:t>
      </w:r>
    </w:p>
  </w:comment>
  <w:comment w:id="205" w:author="Linda T.A. van Diepen" w:date="2023-08-15T15:56:00Z" w:initials="Lv">
    <w:p w14:paraId="7E718843" w14:textId="77777777" w:rsidR="00B75530" w:rsidRDefault="00B75530" w:rsidP="00B75530">
      <w:r>
        <w:rPr>
          <w:rStyle w:val="CommentReference"/>
        </w:rPr>
        <w:annotationRef/>
      </w:r>
      <w:r>
        <w:rPr>
          <w:color w:val="000000"/>
          <w:sz w:val="20"/>
          <w:szCs w:val="20"/>
        </w:rPr>
        <w:t>missing in supplemental document I had</w:t>
      </w:r>
    </w:p>
  </w:comment>
  <w:comment w:id="210" w:author="Linda T.A. van Diepen" w:date="2023-08-15T15:58:00Z" w:initials="Lv">
    <w:p w14:paraId="0A4EBFCC" w14:textId="77777777" w:rsidR="00B75530" w:rsidRDefault="00B75530" w:rsidP="00B75530">
      <w:r>
        <w:rPr>
          <w:rStyle w:val="CommentReference"/>
        </w:rPr>
        <w:annotationRef/>
      </w:r>
      <w:r>
        <w:rPr>
          <w:color w:val="000000"/>
          <w:sz w:val="20"/>
          <w:szCs w:val="20"/>
        </w:rPr>
        <w:t>okay, so you need to test treatment effect for each time point separately</w:t>
      </w:r>
    </w:p>
  </w:comment>
  <w:comment w:id="225" w:author="Linda T.A. van Diepen" w:date="2023-08-15T16:09:00Z" w:initials="Lv">
    <w:p w14:paraId="37516686" w14:textId="77777777" w:rsidR="00B75530" w:rsidRDefault="00B75530" w:rsidP="00B75530">
      <w:r>
        <w:rPr>
          <w:rStyle w:val="CommentReference"/>
        </w:rPr>
        <w:annotationRef/>
      </w:r>
      <w:r>
        <w:rPr>
          <w:sz w:val="20"/>
          <w:szCs w:val="20"/>
        </w:rPr>
        <w:t>Ar you sure ref 26 has this finding as well. Looking through it briefly, I did not see any mention of enzymes in this way. Please check. Ref 31 may be more appropriate?</w:t>
      </w:r>
    </w:p>
  </w:comment>
  <w:comment w:id="247" w:author="Custer, Gordon" w:date="2023-07-25T11:13:00Z" w:initials="CG">
    <w:p w14:paraId="273D05F2" w14:textId="021184AD" w:rsidR="00B75530" w:rsidRDefault="00B75530" w:rsidP="00B75530">
      <w:r>
        <w:rPr>
          <w:rStyle w:val="CommentReference"/>
        </w:rPr>
        <w:annotationRef/>
      </w:r>
      <w:r>
        <w:rPr>
          <w:color w:val="000000"/>
          <w:sz w:val="20"/>
          <w:szCs w:val="20"/>
        </w:rPr>
        <w:t xml:space="preserve">Should we include this? I think it detracts from our discussion but might be important to note. </w:t>
      </w:r>
    </w:p>
  </w:comment>
  <w:comment w:id="248" w:author="Linda T.A. van Diepen" w:date="2023-08-15T16:16:00Z" w:initials="Lv">
    <w:p w14:paraId="4919CF8A" w14:textId="77777777" w:rsidR="00B75530" w:rsidRDefault="00B75530" w:rsidP="00B75530">
      <w:r>
        <w:rPr>
          <w:rStyle w:val="CommentReference"/>
        </w:rPr>
        <w:annotationRef/>
      </w:r>
      <w:r>
        <w:rPr>
          <w:color w:val="000000"/>
          <w:sz w:val="20"/>
          <w:szCs w:val="20"/>
        </w:rPr>
        <w:t>How significant was it; what was the strength of the prediction. If low strength (but significant), I would not include this section, if high predictability then include it.</w:t>
      </w:r>
    </w:p>
  </w:comment>
  <w:comment w:id="272" w:author="akniss" w:date="2023-08-16T15:08:00Z" w:initials="ak">
    <w:p w14:paraId="75DABEE9" w14:textId="77777777" w:rsidR="00B52BF6" w:rsidRDefault="00B52BF6" w:rsidP="00B52BF6">
      <w:pPr>
        <w:pStyle w:val="CommentText"/>
      </w:pPr>
      <w:r>
        <w:rPr>
          <w:rStyle w:val="CommentReference"/>
        </w:rPr>
        <w:annotationRef/>
      </w:r>
      <w:r>
        <w:t xml:space="preserve">These are two separate herbicide active ingredients. Should probably replace with “atrazine + mesotrione” throughout. </w:t>
      </w:r>
    </w:p>
    <w:p w14:paraId="63DAF0D8" w14:textId="77777777" w:rsidR="00B52BF6" w:rsidRDefault="00B52BF6" w:rsidP="00B52BF6">
      <w:pPr>
        <w:pStyle w:val="CommentText"/>
      </w:pPr>
    </w:p>
    <w:p w14:paraId="61568694" w14:textId="77777777" w:rsidR="00B52BF6" w:rsidRDefault="00B52BF6" w:rsidP="00B52BF6">
      <w:pPr>
        <w:pStyle w:val="CommentText"/>
      </w:pPr>
      <w:r>
        <w:t>We used two because they are commonly applied together for broad-spectrum weed control when applied after corn emergence.</w:t>
      </w:r>
    </w:p>
  </w:comment>
  <w:comment w:id="275" w:author="Linda T.A. van Diepen" w:date="2023-08-15T16:25:00Z" w:initials="Lv">
    <w:p w14:paraId="7F6464B4" w14:textId="77777777" w:rsidR="00B75530" w:rsidRDefault="00B75530" w:rsidP="00B75530">
      <w:r>
        <w:rPr>
          <w:rStyle w:val="CommentReference"/>
        </w:rPr>
        <w:annotationRef/>
      </w:r>
      <w:r>
        <w:rPr>
          <w:sz w:val="20"/>
          <w:szCs w:val="20"/>
        </w:rPr>
        <w:t>keep in mind that this is a study about plants and not microbes. DO you have any references for this from the Microbiome world that you can add for this perspective? I see you have an example from agriculture for the next sentence; any references in that paper for a more global perspective on microbiome heterogeneity</w:t>
      </w:r>
      <w:r>
        <w:rPr>
          <w:sz w:val="20"/>
          <w:szCs w:val="20"/>
        </w:rPr>
        <w:tab/>
        <w:t xml:space="preserve"> vs homogeneity?</w:t>
      </w:r>
    </w:p>
  </w:comment>
  <w:comment w:id="285" w:author="akniss" w:date="2023-08-16T15:45:00Z" w:initials="ak">
    <w:p w14:paraId="32B45848" w14:textId="4144443D" w:rsidR="00B75530" w:rsidRDefault="00B75530">
      <w:pPr>
        <w:pStyle w:val="CommentText"/>
      </w:pPr>
      <w:r>
        <w:rPr>
          <w:rStyle w:val="CommentReference"/>
        </w:rPr>
        <w:annotationRef/>
      </w:r>
      <w:r>
        <w:t>This is somewhat confusing as worded…</w:t>
      </w:r>
    </w:p>
  </w:comment>
  <w:comment w:id="288" w:author="akniss" w:date="2023-08-16T15:46:00Z" w:initials="ak">
    <w:p w14:paraId="14FAC0BD" w14:textId="1959617F" w:rsidR="00B75530" w:rsidRDefault="00B75530">
      <w:pPr>
        <w:pStyle w:val="CommentText"/>
      </w:pPr>
      <w:r>
        <w:rPr>
          <w:rStyle w:val="CommentReference"/>
        </w:rPr>
        <w:annotationRef/>
      </w:r>
      <w:r>
        <w:t xml:space="preserve">But it isn’t a low rate, from a practical perspective. This is the actual rate that growers would likely be spraying on their fields, and this it is the most relevant rate if the goal is to actually learn what we’re doing to the soil uBiome. </w:t>
      </w:r>
    </w:p>
  </w:comment>
  <w:comment w:id="345" w:author="akniss" w:date="2023-08-16T16:06:00Z" w:initials="ak">
    <w:p w14:paraId="66317A0B" w14:textId="121A4657" w:rsidR="00B75530" w:rsidRDefault="00B75530">
      <w:pPr>
        <w:pStyle w:val="CommentText"/>
      </w:pPr>
      <w:r>
        <w:rPr>
          <w:rStyle w:val="CommentReference"/>
        </w:rPr>
        <w:annotationRef/>
      </w:r>
      <w:r>
        <w:t>I think the cover data would be very useful in this manuscript. Veg ecology and soil microbes tend to be ‘divorced’ in a lot of the existing literature on this topic. This is a great opportunity to include both aspects. And I think the cover data would make teasing out veg removal from direct herbicide effects  discussion much stronger.</w:t>
      </w:r>
    </w:p>
  </w:comment>
  <w:comment w:id="393" w:author="Linda T.A. van Diepen" w:date="2023-08-06T12:09:00Z" w:initials="Lv">
    <w:p w14:paraId="1CDEB27E" w14:textId="77777777" w:rsidR="00B75530" w:rsidRDefault="00B75530" w:rsidP="00B75530">
      <w:r>
        <w:rPr>
          <w:rStyle w:val="CommentReference"/>
        </w:rPr>
        <w:annotationRef/>
      </w:r>
      <w:r>
        <w:rPr>
          <w:sz w:val="20"/>
          <w:szCs w:val="20"/>
        </w:rPr>
        <w:t>need to explain somewhere how you calculated the C:N, C:P and N:P enzyme ratios, including reference</w:t>
      </w:r>
    </w:p>
  </w:comment>
  <w:comment w:id="585" w:author="Linda T.A. van Diepen" w:date="2023-08-15T16:05:00Z" w:initials="Lv">
    <w:p w14:paraId="1A28A51A" w14:textId="77777777" w:rsidR="00B75530" w:rsidRDefault="00B75530" w:rsidP="00B75530">
      <w:r>
        <w:rPr>
          <w:rStyle w:val="CommentReference"/>
        </w:rPr>
        <w:annotationRef/>
      </w:r>
      <w:r>
        <w:rPr>
          <w:color w:val="000000"/>
          <w:sz w:val="20"/>
          <w:szCs w:val="20"/>
        </w:rPr>
        <w:t>Check reference for correct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80C880" w15:done="0"/>
  <w15:commentEx w15:paraId="2B52A87C" w15:done="0"/>
  <w15:commentEx w15:paraId="24DE14CD" w15:done="0"/>
  <w15:commentEx w15:paraId="0F6B9259" w15:done="0"/>
  <w15:commentEx w15:paraId="6A8F65B9" w15:done="0"/>
  <w15:commentEx w15:paraId="0FAE7C44" w15:done="0"/>
  <w15:commentEx w15:paraId="49807B0E" w15:done="0"/>
  <w15:commentEx w15:paraId="46629F67" w15:done="0"/>
  <w15:commentEx w15:paraId="280B7FE8" w15:done="0"/>
  <w15:commentEx w15:paraId="4FFFFDB3" w15:done="0"/>
  <w15:commentEx w15:paraId="5EDA0BE8" w15:done="0"/>
  <w15:commentEx w15:paraId="2C160F69" w15:done="0"/>
  <w15:commentEx w15:paraId="30E9E393" w15:done="0"/>
  <w15:commentEx w15:paraId="7E718843" w15:done="0"/>
  <w15:commentEx w15:paraId="0A4EBFCC" w15:done="0"/>
  <w15:commentEx w15:paraId="37516686" w15:done="0"/>
  <w15:commentEx w15:paraId="273D05F2" w15:done="0"/>
  <w15:commentEx w15:paraId="4919CF8A" w15:paraIdParent="273D05F2" w15:done="0"/>
  <w15:commentEx w15:paraId="61568694" w15:done="0"/>
  <w15:commentEx w15:paraId="7F6464B4" w15:done="0"/>
  <w15:commentEx w15:paraId="32B45848" w15:done="0"/>
  <w15:commentEx w15:paraId="14FAC0BD" w15:done="0"/>
  <w15:commentEx w15:paraId="66317A0B" w15:done="0"/>
  <w15:commentEx w15:paraId="1CDEB27E" w15:done="0"/>
  <w15:commentEx w15:paraId="1A28A5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A5476" w16cex:dateUtc="2023-07-25T20:02:00Z"/>
  <w16cex:commentExtensible w16cex:durableId="286CEEC2" w16cex:dateUtc="2023-07-27T19:25:00Z"/>
  <w16cex:commentExtensible w16cex:durableId="287A0995" w16cex:dateUtc="2023-08-06T17:59:00Z"/>
  <w16cex:commentExtensible w16cex:durableId="287A09C0" w16cex:dateUtc="2023-08-06T18:00:00Z"/>
  <w16cex:commentExtensible w16cex:durableId="287A0A6D" w16cex:dateUtc="2023-08-06T18:02:00Z"/>
  <w16cex:commentExtensible w16cex:durableId="287A0F1E" w16cex:dateUtc="2023-08-06T18:22:00Z"/>
  <w16cex:commentExtensible w16cex:durableId="287A0D5A" w16cex:dateUtc="2023-08-06T18:15:00Z"/>
  <w16cex:commentExtensible w16cex:durableId="287A0F86" w16cex:dateUtc="2023-08-06T18:24:00Z"/>
  <w16cex:commentExtensible w16cex:durableId="278F7801" w16cex:dateUtc="2023-02-09T18:47:00Z"/>
  <w16cex:commentExtensible w16cex:durableId="287A12E0" w16cex:dateUtc="2023-08-06T18:38:00Z"/>
  <w16cex:commentExtensible w16cex:durableId="287A16F0" w16cex:dateUtc="2023-08-06T18:56:00Z"/>
  <w16cex:commentExtensible w16cex:durableId="28861C94" w16cex:dateUtc="2023-08-15T21:47:00Z"/>
  <w16cex:commentExtensible w16cex:durableId="28861EA7" w16cex:dateUtc="2023-08-15T21:56:00Z"/>
  <w16cex:commentExtensible w16cex:durableId="28861F0B" w16cex:dateUtc="2023-08-15T21:58:00Z"/>
  <w16cex:commentExtensible w16cex:durableId="288621CA" w16cex:dateUtc="2023-08-15T22:09:00Z"/>
  <w16cex:commentExtensible w16cex:durableId="286A2CCC" w16cex:dateUtc="2023-07-25T15:13:00Z"/>
  <w16cex:commentExtensible w16cex:durableId="2886235E" w16cex:dateUtc="2023-08-15T22:16:00Z"/>
  <w16cex:commentExtensible w16cex:durableId="28862572" w16cex:dateUtc="2023-08-15T22:25:00Z"/>
  <w16cex:commentExtensible w16cex:durableId="287A0BE0" w16cex:dateUtc="2023-08-06T18:09:00Z"/>
  <w16cex:commentExtensible w16cex:durableId="288620D3" w16cex:dateUtc="2023-08-15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80C880" w16cid:durableId="286A5476"/>
  <w16cid:commentId w16cid:paraId="2B52A87C" w16cid:durableId="286CEEC2"/>
  <w16cid:commentId w16cid:paraId="24DE14CD" w16cid:durableId="287A0995"/>
  <w16cid:commentId w16cid:paraId="0F6B9259" w16cid:durableId="287A09C0"/>
  <w16cid:commentId w16cid:paraId="6A8F65B9" w16cid:durableId="287A0A6D"/>
  <w16cid:commentId w16cid:paraId="0FAE7C44" w16cid:durableId="287A0F1E"/>
  <w16cid:commentId w16cid:paraId="49807B0E" w16cid:durableId="287A0D5A"/>
  <w16cid:commentId w16cid:paraId="46629F67" w16cid:durableId="287A0F86"/>
  <w16cid:commentId w16cid:paraId="280B7FE8" w16cid:durableId="278F7801"/>
  <w16cid:commentId w16cid:paraId="4FFFFDB3" w16cid:durableId="287A12E0"/>
  <w16cid:commentId w16cid:paraId="5EDA0BE8" w16cid:durableId="287A16F0"/>
  <w16cid:commentId w16cid:paraId="2C160F69" w16cid:durableId="76FAE695"/>
  <w16cid:commentId w16cid:paraId="30E9E393" w16cid:durableId="28861C94"/>
  <w16cid:commentId w16cid:paraId="7E718843" w16cid:durableId="28861EA7"/>
  <w16cid:commentId w16cid:paraId="0A4EBFCC" w16cid:durableId="28861F0B"/>
  <w16cid:commentId w16cid:paraId="37516686" w16cid:durableId="288621CA"/>
  <w16cid:commentId w16cid:paraId="273D05F2" w16cid:durableId="286A2CCC"/>
  <w16cid:commentId w16cid:paraId="4919CF8A" w16cid:durableId="2886235E"/>
  <w16cid:commentId w16cid:paraId="61568694" w16cid:durableId="49033589"/>
  <w16cid:commentId w16cid:paraId="7F6464B4" w16cid:durableId="28862572"/>
  <w16cid:commentId w16cid:paraId="32B45848" w16cid:durableId="61C7C159"/>
  <w16cid:commentId w16cid:paraId="14FAC0BD" w16cid:durableId="632475BE"/>
  <w16cid:commentId w16cid:paraId="66317A0B" w16cid:durableId="00584547"/>
  <w16cid:commentId w16cid:paraId="1CDEB27E" w16cid:durableId="287A0BE0"/>
  <w16cid:commentId w16cid:paraId="1A28A51A" w16cid:durableId="288620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010121">
    <w:abstractNumId w:val="0"/>
  </w:num>
  <w:num w:numId="2" w16cid:durableId="12180846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rson w15:author="Linda T.A. van Diepen">
    <w15:presenceInfo w15:providerId="AD" w15:userId="S::lvandiep@uwyo.edu::d47feb40-2786-4cac-ba50-aad9fadf6e8f"/>
  </w15:person>
  <w15:person w15:author="akniss">
    <w15:presenceInfo w15:providerId="Windows Live" w15:userId="dce0f3fdeebdf8ad"/>
  </w15:person>
</w15:people>
</file>

<file path=word/people1.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0A0"/>
    <w:rsid w:val="000043E8"/>
    <w:rsid w:val="00024EA8"/>
    <w:rsid w:val="00025128"/>
    <w:rsid w:val="0003066F"/>
    <w:rsid w:val="00031364"/>
    <w:rsid w:val="00032A34"/>
    <w:rsid w:val="00033EC2"/>
    <w:rsid w:val="00035D74"/>
    <w:rsid w:val="00044E01"/>
    <w:rsid w:val="000608D5"/>
    <w:rsid w:val="00067689"/>
    <w:rsid w:val="0007149E"/>
    <w:rsid w:val="00077100"/>
    <w:rsid w:val="00082B14"/>
    <w:rsid w:val="00084AF7"/>
    <w:rsid w:val="000A1481"/>
    <w:rsid w:val="000A3F6D"/>
    <w:rsid w:val="000B5025"/>
    <w:rsid w:val="000D4BBA"/>
    <w:rsid w:val="000D608D"/>
    <w:rsid w:val="000E0ABD"/>
    <w:rsid w:val="000E2BD7"/>
    <w:rsid w:val="000F2F8B"/>
    <w:rsid w:val="00100CAF"/>
    <w:rsid w:val="0010226D"/>
    <w:rsid w:val="0011157E"/>
    <w:rsid w:val="001145F8"/>
    <w:rsid w:val="00121ACE"/>
    <w:rsid w:val="00132ED7"/>
    <w:rsid w:val="001A7742"/>
    <w:rsid w:val="001B1F41"/>
    <w:rsid w:val="001E68ED"/>
    <w:rsid w:val="001F4B14"/>
    <w:rsid w:val="00205A4E"/>
    <w:rsid w:val="00230415"/>
    <w:rsid w:val="00244D6E"/>
    <w:rsid w:val="0027774A"/>
    <w:rsid w:val="00290E8D"/>
    <w:rsid w:val="002A3496"/>
    <w:rsid w:val="002A5F08"/>
    <w:rsid w:val="002B3E21"/>
    <w:rsid w:val="002C6A06"/>
    <w:rsid w:val="002F239C"/>
    <w:rsid w:val="003064F1"/>
    <w:rsid w:val="00307B85"/>
    <w:rsid w:val="003324DD"/>
    <w:rsid w:val="003518B9"/>
    <w:rsid w:val="00380EFA"/>
    <w:rsid w:val="003830EE"/>
    <w:rsid w:val="003932AF"/>
    <w:rsid w:val="003A06CE"/>
    <w:rsid w:val="003D11DE"/>
    <w:rsid w:val="003D1C5E"/>
    <w:rsid w:val="004104B6"/>
    <w:rsid w:val="00425CF9"/>
    <w:rsid w:val="00431399"/>
    <w:rsid w:val="0043233A"/>
    <w:rsid w:val="0043723F"/>
    <w:rsid w:val="00437719"/>
    <w:rsid w:val="0046380C"/>
    <w:rsid w:val="004830FD"/>
    <w:rsid w:val="0049688B"/>
    <w:rsid w:val="004C2139"/>
    <w:rsid w:val="004C5734"/>
    <w:rsid w:val="004D20B7"/>
    <w:rsid w:val="005029C8"/>
    <w:rsid w:val="00534C01"/>
    <w:rsid w:val="005362BE"/>
    <w:rsid w:val="00557F92"/>
    <w:rsid w:val="00580BCA"/>
    <w:rsid w:val="00592446"/>
    <w:rsid w:val="005B0435"/>
    <w:rsid w:val="005B7F0E"/>
    <w:rsid w:val="005C772F"/>
    <w:rsid w:val="005D259D"/>
    <w:rsid w:val="005D2739"/>
    <w:rsid w:val="005D4C79"/>
    <w:rsid w:val="005E2BEC"/>
    <w:rsid w:val="00601030"/>
    <w:rsid w:val="00627F47"/>
    <w:rsid w:val="006B3822"/>
    <w:rsid w:val="006C1560"/>
    <w:rsid w:val="00722102"/>
    <w:rsid w:val="00740E69"/>
    <w:rsid w:val="00744B82"/>
    <w:rsid w:val="007D2FB3"/>
    <w:rsid w:val="007E023F"/>
    <w:rsid w:val="007E316D"/>
    <w:rsid w:val="007E58BA"/>
    <w:rsid w:val="007F1DEE"/>
    <w:rsid w:val="008439C8"/>
    <w:rsid w:val="00850AF1"/>
    <w:rsid w:val="00856325"/>
    <w:rsid w:val="00870515"/>
    <w:rsid w:val="00893651"/>
    <w:rsid w:val="008A0580"/>
    <w:rsid w:val="008A6633"/>
    <w:rsid w:val="008B5FE9"/>
    <w:rsid w:val="008C30D2"/>
    <w:rsid w:val="008E2F00"/>
    <w:rsid w:val="008F5485"/>
    <w:rsid w:val="0091104F"/>
    <w:rsid w:val="0092418B"/>
    <w:rsid w:val="0095636F"/>
    <w:rsid w:val="00956A17"/>
    <w:rsid w:val="009619B3"/>
    <w:rsid w:val="009673BD"/>
    <w:rsid w:val="009719EF"/>
    <w:rsid w:val="009767CC"/>
    <w:rsid w:val="00991488"/>
    <w:rsid w:val="009927B9"/>
    <w:rsid w:val="009A3C2B"/>
    <w:rsid w:val="009A6F92"/>
    <w:rsid w:val="009B2002"/>
    <w:rsid w:val="009B7589"/>
    <w:rsid w:val="009C33F5"/>
    <w:rsid w:val="009D1171"/>
    <w:rsid w:val="009E72BF"/>
    <w:rsid w:val="009F442E"/>
    <w:rsid w:val="00A24CD2"/>
    <w:rsid w:val="00A27C6C"/>
    <w:rsid w:val="00A42EBF"/>
    <w:rsid w:val="00A61EC7"/>
    <w:rsid w:val="00A65BC8"/>
    <w:rsid w:val="00A9579B"/>
    <w:rsid w:val="00AB47D0"/>
    <w:rsid w:val="00AC64D1"/>
    <w:rsid w:val="00B1617A"/>
    <w:rsid w:val="00B2139D"/>
    <w:rsid w:val="00B21C95"/>
    <w:rsid w:val="00B27EB3"/>
    <w:rsid w:val="00B3715C"/>
    <w:rsid w:val="00B52BF6"/>
    <w:rsid w:val="00B55774"/>
    <w:rsid w:val="00B75530"/>
    <w:rsid w:val="00B77E8B"/>
    <w:rsid w:val="00BA2EED"/>
    <w:rsid w:val="00BB0484"/>
    <w:rsid w:val="00BC15DA"/>
    <w:rsid w:val="00BC38F4"/>
    <w:rsid w:val="00BD3099"/>
    <w:rsid w:val="00BD695F"/>
    <w:rsid w:val="00BF3572"/>
    <w:rsid w:val="00C15786"/>
    <w:rsid w:val="00C613B1"/>
    <w:rsid w:val="00C67A1D"/>
    <w:rsid w:val="00C72D04"/>
    <w:rsid w:val="00C80AB8"/>
    <w:rsid w:val="00C82D55"/>
    <w:rsid w:val="00C87232"/>
    <w:rsid w:val="00CA584C"/>
    <w:rsid w:val="00CD17A3"/>
    <w:rsid w:val="00CE19A0"/>
    <w:rsid w:val="00CE7F1B"/>
    <w:rsid w:val="00D14DC9"/>
    <w:rsid w:val="00D2281E"/>
    <w:rsid w:val="00D362EE"/>
    <w:rsid w:val="00D90A0E"/>
    <w:rsid w:val="00DA0CEE"/>
    <w:rsid w:val="00DA1609"/>
    <w:rsid w:val="00DA7A6F"/>
    <w:rsid w:val="00DB3320"/>
    <w:rsid w:val="00DC770E"/>
    <w:rsid w:val="00DD06C8"/>
    <w:rsid w:val="00DE7144"/>
    <w:rsid w:val="00DF3FFE"/>
    <w:rsid w:val="00E026C6"/>
    <w:rsid w:val="00E13060"/>
    <w:rsid w:val="00E15456"/>
    <w:rsid w:val="00E312C8"/>
    <w:rsid w:val="00E42EB2"/>
    <w:rsid w:val="00E45E77"/>
    <w:rsid w:val="00E661CF"/>
    <w:rsid w:val="00E67801"/>
    <w:rsid w:val="00E75B34"/>
    <w:rsid w:val="00E76FD4"/>
    <w:rsid w:val="00E800A0"/>
    <w:rsid w:val="00E84773"/>
    <w:rsid w:val="00EB3E3A"/>
    <w:rsid w:val="00EC35BF"/>
    <w:rsid w:val="00EE641C"/>
    <w:rsid w:val="00EF0A4C"/>
    <w:rsid w:val="00EF615E"/>
    <w:rsid w:val="00F03607"/>
    <w:rsid w:val="00F23B0C"/>
    <w:rsid w:val="00F4081B"/>
    <w:rsid w:val="00F47F7D"/>
    <w:rsid w:val="00F608EF"/>
    <w:rsid w:val="00F74B36"/>
    <w:rsid w:val="00F853F8"/>
    <w:rsid w:val="00FB3F26"/>
    <w:rsid w:val="00FC2F50"/>
    <w:rsid w:val="00FC3548"/>
    <w:rsid w:val="00FD0671"/>
    <w:rsid w:val="00FD6697"/>
    <w:rsid w:val="00FF1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 w:type="character" w:styleId="LineNumber">
    <w:name w:val="line number"/>
    <w:basedOn w:val="DefaultParagraphFont"/>
    <w:uiPriority w:val="99"/>
    <w:semiHidden/>
    <w:unhideWhenUsed/>
    <w:rsid w:val="00A42EBF"/>
  </w:style>
  <w:style w:type="character" w:styleId="PlaceholderText">
    <w:name w:val="Placeholder Text"/>
    <w:basedOn w:val="DefaultParagraphFont"/>
    <w:uiPriority w:val="99"/>
    <w:semiHidden/>
    <w:rsid w:val="00740E69"/>
    <w:rPr>
      <w:color w:val="808080"/>
    </w:rPr>
  </w:style>
  <w:style w:type="paragraph" w:styleId="BalloonText">
    <w:name w:val="Balloon Text"/>
    <w:basedOn w:val="Normal"/>
    <w:link w:val="BalloonTextChar"/>
    <w:uiPriority w:val="99"/>
    <w:semiHidden/>
    <w:unhideWhenUsed/>
    <w:rsid w:val="0003136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1364"/>
    <w:rPr>
      <w:rFonts w:ascii="Segoe UI" w:hAnsi="Segoe UI" w:cs="Segoe UI"/>
      <w:sz w:val="18"/>
      <w:szCs w:val="18"/>
    </w:rPr>
  </w:style>
  <w:style w:type="character" w:styleId="UnresolvedMention">
    <w:name w:val="Unresolved Mention"/>
    <w:basedOn w:val="DefaultParagraphFont"/>
    <w:uiPriority w:val="99"/>
    <w:semiHidden/>
    <w:unhideWhenUsed/>
    <w:rsid w:val="00991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66222462">
      <w:bodyDiv w:val="1"/>
      <w:marLeft w:val="0"/>
      <w:marRight w:val="0"/>
      <w:marTop w:val="0"/>
      <w:marBottom w:val="0"/>
      <w:divBdr>
        <w:top w:val="none" w:sz="0" w:space="0" w:color="auto"/>
        <w:left w:val="none" w:sz="0" w:space="0" w:color="auto"/>
        <w:bottom w:val="none" w:sz="0" w:space="0" w:color="auto"/>
        <w:right w:val="none" w:sz="0" w:space="0" w:color="auto"/>
      </w:divBdr>
      <w:divsChild>
        <w:div w:id="2095931746">
          <w:marLeft w:val="640"/>
          <w:marRight w:val="0"/>
          <w:marTop w:val="0"/>
          <w:marBottom w:val="0"/>
          <w:divBdr>
            <w:top w:val="none" w:sz="0" w:space="0" w:color="auto"/>
            <w:left w:val="none" w:sz="0" w:space="0" w:color="auto"/>
            <w:bottom w:val="none" w:sz="0" w:space="0" w:color="auto"/>
            <w:right w:val="none" w:sz="0" w:space="0" w:color="auto"/>
          </w:divBdr>
        </w:div>
        <w:div w:id="432287504">
          <w:marLeft w:val="640"/>
          <w:marRight w:val="0"/>
          <w:marTop w:val="0"/>
          <w:marBottom w:val="0"/>
          <w:divBdr>
            <w:top w:val="none" w:sz="0" w:space="0" w:color="auto"/>
            <w:left w:val="none" w:sz="0" w:space="0" w:color="auto"/>
            <w:bottom w:val="none" w:sz="0" w:space="0" w:color="auto"/>
            <w:right w:val="none" w:sz="0" w:space="0" w:color="auto"/>
          </w:divBdr>
        </w:div>
        <w:div w:id="327755148">
          <w:marLeft w:val="640"/>
          <w:marRight w:val="0"/>
          <w:marTop w:val="0"/>
          <w:marBottom w:val="0"/>
          <w:divBdr>
            <w:top w:val="none" w:sz="0" w:space="0" w:color="auto"/>
            <w:left w:val="none" w:sz="0" w:space="0" w:color="auto"/>
            <w:bottom w:val="none" w:sz="0" w:space="0" w:color="auto"/>
            <w:right w:val="none" w:sz="0" w:space="0" w:color="auto"/>
          </w:divBdr>
        </w:div>
        <w:div w:id="1844468494">
          <w:marLeft w:val="640"/>
          <w:marRight w:val="0"/>
          <w:marTop w:val="0"/>
          <w:marBottom w:val="0"/>
          <w:divBdr>
            <w:top w:val="none" w:sz="0" w:space="0" w:color="auto"/>
            <w:left w:val="none" w:sz="0" w:space="0" w:color="auto"/>
            <w:bottom w:val="none" w:sz="0" w:space="0" w:color="auto"/>
            <w:right w:val="none" w:sz="0" w:space="0" w:color="auto"/>
          </w:divBdr>
        </w:div>
        <w:div w:id="1447848793">
          <w:marLeft w:val="640"/>
          <w:marRight w:val="0"/>
          <w:marTop w:val="0"/>
          <w:marBottom w:val="0"/>
          <w:divBdr>
            <w:top w:val="none" w:sz="0" w:space="0" w:color="auto"/>
            <w:left w:val="none" w:sz="0" w:space="0" w:color="auto"/>
            <w:bottom w:val="none" w:sz="0" w:space="0" w:color="auto"/>
            <w:right w:val="none" w:sz="0" w:space="0" w:color="auto"/>
          </w:divBdr>
        </w:div>
        <w:div w:id="1352023504">
          <w:marLeft w:val="640"/>
          <w:marRight w:val="0"/>
          <w:marTop w:val="0"/>
          <w:marBottom w:val="0"/>
          <w:divBdr>
            <w:top w:val="none" w:sz="0" w:space="0" w:color="auto"/>
            <w:left w:val="none" w:sz="0" w:space="0" w:color="auto"/>
            <w:bottom w:val="none" w:sz="0" w:space="0" w:color="auto"/>
            <w:right w:val="none" w:sz="0" w:space="0" w:color="auto"/>
          </w:divBdr>
        </w:div>
        <w:div w:id="1885024283">
          <w:marLeft w:val="640"/>
          <w:marRight w:val="0"/>
          <w:marTop w:val="0"/>
          <w:marBottom w:val="0"/>
          <w:divBdr>
            <w:top w:val="none" w:sz="0" w:space="0" w:color="auto"/>
            <w:left w:val="none" w:sz="0" w:space="0" w:color="auto"/>
            <w:bottom w:val="none" w:sz="0" w:space="0" w:color="auto"/>
            <w:right w:val="none" w:sz="0" w:space="0" w:color="auto"/>
          </w:divBdr>
        </w:div>
        <w:div w:id="434709921">
          <w:marLeft w:val="640"/>
          <w:marRight w:val="0"/>
          <w:marTop w:val="0"/>
          <w:marBottom w:val="0"/>
          <w:divBdr>
            <w:top w:val="none" w:sz="0" w:space="0" w:color="auto"/>
            <w:left w:val="none" w:sz="0" w:space="0" w:color="auto"/>
            <w:bottom w:val="none" w:sz="0" w:space="0" w:color="auto"/>
            <w:right w:val="none" w:sz="0" w:space="0" w:color="auto"/>
          </w:divBdr>
        </w:div>
        <w:div w:id="823548247">
          <w:marLeft w:val="640"/>
          <w:marRight w:val="0"/>
          <w:marTop w:val="0"/>
          <w:marBottom w:val="0"/>
          <w:divBdr>
            <w:top w:val="none" w:sz="0" w:space="0" w:color="auto"/>
            <w:left w:val="none" w:sz="0" w:space="0" w:color="auto"/>
            <w:bottom w:val="none" w:sz="0" w:space="0" w:color="auto"/>
            <w:right w:val="none" w:sz="0" w:space="0" w:color="auto"/>
          </w:divBdr>
        </w:div>
        <w:div w:id="296574782">
          <w:marLeft w:val="640"/>
          <w:marRight w:val="0"/>
          <w:marTop w:val="0"/>
          <w:marBottom w:val="0"/>
          <w:divBdr>
            <w:top w:val="none" w:sz="0" w:space="0" w:color="auto"/>
            <w:left w:val="none" w:sz="0" w:space="0" w:color="auto"/>
            <w:bottom w:val="none" w:sz="0" w:space="0" w:color="auto"/>
            <w:right w:val="none" w:sz="0" w:space="0" w:color="auto"/>
          </w:divBdr>
        </w:div>
        <w:div w:id="1794706882">
          <w:marLeft w:val="640"/>
          <w:marRight w:val="0"/>
          <w:marTop w:val="0"/>
          <w:marBottom w:val="0"/>
          <w:divBdr>
            <w:top w:val="none" w:sz="0" w:space="0" w:color="auto"/>
            <w:left w:val="none" w:sz="0" w:space="0" w:color="auto"/>
            <w:bottom w:val="none" w:sz="0" w:space="0" w:color="auto"/>
            <w:right w:val="none" w:sz="0" w:space="0" w:color="auto"/>
          </w:divBdr>
        </w:div>
        <w:div w:id="1495339746">
          <w:marLeft w:val="640"/>
          <w:marRight w:val="0"/>
          <w:marTop w:val="0"/>
          <w:marBottom w:val="0"/>
          <w:divBdr>
            <w:top w:val="none" w:sz="0" w:space="0" w:color="auto"/>
            <w:left w:val="none" w:sz="0" w:space="0" w:color="auto"/>
            <w:bottom w:val="none" w:sz="0" w:space="0" w:color="auto"/>
            <w:right w:val="none" w:sz="0" w:space="0" w:color="auto"/>
          </w:divBdr>
        </w:div>
        <w:div w:id="1929576461">
          <w:marLeft w:val="640"/>
          <w:marRight w:val="0"/>
          <w:marTop w:val="0"/>
          <w:marBottom w:val="0"/>
          <w:divBdr>
            <w:top w:val="none" w:sz="0" w:space="0" w:color="auto"/>
            <w:left w:val="none" w:sz="0" w:space="0" w:color="auto"/>
            <w:bottom w:val="none" w:sz="0" w:space="0" w:color="auto"/>
            <w:right w:val="none" w:sz="0" w:space="0" w:color="auto"/>
          </w:divBdr>
        </w:div>
        <w:div w:id="1892646790">
          <w:marLeft w:val="640"/>
          <w:marRight w:val="0"/>
          <w:marTop w:val="0"/>
          <w:marBottom w:val="0"/>
          <w:divBdr>
            <w:top w:val="none" w:sz="0" w:space="0" w:color="auto"/>
            <w:left w:val="none" w:sz="0" w:space="0" w:color="auto"/>
            <w:bottom w:val="none" w:sz="0" w:space="0" w:color="auto"/>
            <w:right w:val="none" w:sz="0" w:space="0" w:color="auto"/>
          </w:divBdr>
        </w:div>
        <w:div w:id="1543207975">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98812754">
          <w:marLeft w:val="640"/>
          <w:marRight w:val="0"/>
          <w:marTop w:val="0"/>
          <w:marBottom w:val="0"/>
          <w:divBdr>
            <w:top w:val="none" w:sz="0" w:space="0" w:color="auto"/>
            <w:left w:val="none" w:sz="0" w:space="0" w:color="auto"/>
            <w:bottom w:val="none" w:sz="0" w:space="0" w:color="auto"/>
            <w:right w:val="none" w:sz="0" w:space="0" w:color="auto"/>
          </w:divBdr>
        </w:div>
        <w:div w:id="1849951935">
          <w:marLeft w:val="640"/>
          <w:marRight w:val="0"/>
          <w:marTop w:val="0"/>
          <w:marBottom w:val="0"/>
          <w:divBdr>
            <w:top w:val="none" w:sz="0" w:space="0" w:color="auto"/>
            <w:left w:val="none" w:sz="0" w:space="0" w:color="auto"/>
            <w:bottom w:val="none" w:sz="0" w:space="0" w:color="auto"/>
            <w:right w:val="none" w:sz="0" w:space="0" w:color="auto"/>
          </w:divBdr>
        </w:div>
        <w:div w:id="1275399772">
          <w:marLeft w:val="640"/>
          <w:marRight w:val="0"/>
          <w:marTop w:val="0"/>
          <w:marBottom w:val="0"/>
          <w:divBdr>
            <w:top w:val="none" w:sz="0" w:space="0" w:color="auto"/>
            <w:left w:val="none" w:sz="0" w:space="0" w:color="auto"/>
            <w:bottom w:val="none" w:sz="0" w:space="0" w:color="auto"/>
            <w:right w:val="none" w:sz="0" w:space="0" w:color="auto"/>
          </w:divBdr>
        </w:div>
        <w:div w:id="2004426206">
          <w:marLeft w:val="640"/>
          <w:marRight w:val="0"/>
          <w:marTop w:val="0"/>
          <w:marBottom w:val="0"/>
          <w:divBdr>
            <w:top w:val="none" w:sz="0" w:space="0" w:color="auto"/>
            <w:left w:val="none" w:sz="0" w:space="0" w:color="auto"/>
            <w:bottom w:val="none" w:sz="0" w:space="0" w:color="auto"/>
            <w:right w:val="none" w:sz="0" w:space="0" w:color="auto"/>
          </w:divBdr>
        </w:div>
        <w:div w:id="1739745744">
          <w:marLeft w:val="640"/>
          <w:marRight w:val="0"/>
          <w:marTop w:val="0"/>
          <w:marBottom w:val="0"/>
          <w:divBdr>
            <w:top w:val="none" w:sz="0" w:space="0" w:color="auto"/>
            <w:left w:val="none" w:sz="0" w:space="0" w:color="auto"/>
            <w:bottom w:val="none" w:sz="0" w:space="0" w:color="auto"/>
            <w:right w:val="none" w:sz="0" w:space="0" w:color="auto"/>
          </w:divBdr>
        </w:div>
        <w:div w:id="1782724134">
          <w:marLeft w:val="640"/>
          <w:marRight w:val="0"/>
          <w:marTop w:val="0"/>
          <w:marBottom w:val="0"/>
          <w:divBdr>
            <w:top w:val="none" w:sz="0" w:space="0" w:color="auto"/>
            <w:left w:val="none" w:sz="0" w:space="0" w:color="auto"/>
            <w:bottom w:val="none" w:sz="0" w:space="0" w:color="auto"/>
            <w:right w:val="none" w:sz="0" w:space="0" w:color="auto"/>
          </w:divBdr>
        </w:div>
        <w:div w:id="1884901033">
          <w:marLeft w:val="640"/>
          <w:marRight w:val="0"/>
          <w:marTop w:val="0"/>
          <w:marBottom w:val="0"/>
          <w:divBdr>
            <w:top w:val="none" w:sz="0" w:space="0" w:color="auto"/>
            <w:left w:val="none" w:sz="0" w:space="0" w:color="auto"/>
            <w:bottom w:val="none" w:sz="0" w:space="0" w:color="auto"/>
            <w:right w:val="none" w:sz="0" w:space="0" w:color="auto"/>
          </w:divBdr>
        </w:div>
        <w:div w:id="1519195117">
          <w:marLeft w:val="640"/>
          <w:marRight w:val="0"/>
          <w:marTop w:val="0"/>
          <w:marBottom w:val="0"/>
          <w:divBdr>
            <w:top w:val="none" w:sz="0" w:space="0" w:color="auto"/>
            <w:left w:val="none" w:sz="0" w:space="0" w:color="auto"/>
            <w:bottom w:val="none" w:sz="0" w:space="0" w:color="auto"/>
            <w:right w:val="none" w:sz="0" w:space="0" w:color="auto"/>
          </w:divBdr>
        </w:div>
        <w:div w:id="110443972">
          <w:marLeft w:val="640"/>
          <w:marRight w:val="0"/>
          <w:marTop w:val="0"/>
          <w:marBottom w:val="0"/>
          <w:divBdr>
            <w:top w:val="none" w:sz="0" w:space="0" w:color="auto"/>
            <w:left w:val="none" w:sz="0" w:space="0" w:color="auto"/>
            <w:bottom w:val="none" w:sz="0" w:space="0" w:color="auto"/>
            <w:right w:val="none" w:sz="0" w:space="0" w:color="auto"/>
          </w:divBdr>
        </w:div>
        <w:div w:id="470054401">
          <w:marLeft w:val="640"/>
          <w:marRight w:val="0"/>
          <w:marTop w:val="0"/>
          <w:marBottom w:val="0"/>
          <w:divBdr>
            <w:top w:val="none" w:sz="0" w:space="0" w:color="auto"/>
            <w:left w:val="none" w:sz="0" w:space="0" w:color="auto"/>
            <w:bottom w:val="none" w:sz="0" w:space="0" w:color="auto"/>
            <w:right w:val="none" w:sz="0" w:space="0" w:color="auto"/>
          </w:divBdr>
        </w:div>
        <w:div w:id="1115752415">
          <w:marLeft w:val="640"/>
          <w:marRight w:val="0"/>
          <w:marTop w:val="0"/>
          <w:marBottom w:val="0"/>
          <w:divBdr>
            <w:top w:val="none" w:sz="0" w:space="0" w:color="auto"/>
            <w:left w:val="none" w:sz="0" w:space="0" w:color="auto"/>
            <w:bottom w:val="none" w:sz="0" w:space="0" w:color="auto"/>
            <w:right w:val="none" w:sz="0" w:space="0" w:color="auto"/>
          </w:divBdr>
        </w:div>
        <w:div w:id="2047214297">
          <w:marLeft w:val="640"/>
          <w:marRight w:val="0"/>
          <w:marTop w:val="0"/>
          <w:marBottom w:val="0"/>
          <w:divBdr>
            <w:top w:val="none" w:sz="0" w:space="0" w:color="auto"/>
            <w:left w:val="none" w:sz="0" w:space="0" w:color="auto"/>
            <w:bottom w:val="none" w:sz="0" w:space="0" w:color="auto"/>
            <w:right w:val="none" w:sz="0" w:space="0" w:color="auto"/>
          </w:divBdr>
        </w:div>
        <w:div w:id="1035543426">
          <w:marLeft w:val="640"/>
          <w:marRight w:val="0"/>
          <w:marTop w:val="0"/>
          <w:marBottom w:val="0"/>
          <w:divBdr>
            <w:top w:val="none" w:sz="0" w:space="0" w:color="auto"/>
            <w:left w:val="none" w:sz="0" w:space="0" w:color="auto"/>
            <w:bottom w:val="none" w:sz="0" w:space="0" w:color="auto"/>
            <w:right w:val="none" w:sz="0" w:space="0" w:color="auto"/>
          </w:divBdr>
        </w:div>
        <w:div w:id="1355838036">
          <w:marLeft w:val="640"/>
          <w:marRight w:val="0"/>
          <w:marTop w:val="0"/>
          <w:marBottom w:val="0"/>
          <w:divBdr>
            <w:top w:val="none" w:sz="0" w:space="0" w:color="auto"/>
            <w:left w:val="none" w:sz="0" w:space="0" w:color="auto"/>
            <w:bottom w:val="none" w:sz="0" w:space="0" w:color="auto"/>
            <w:right w:val="none" w:sz="0" w:space="0" w:color="auto"/>
          </w:divBdr>
        </w:div>
        <w:div w:id="600987144">
          <w:marLeft w:val="640"/>
          <w:marRight w:val="0"/>
          <w:marTop w:val="0"/>
          <w:marBottom w:val="0"/>
          <w:divBdr>
            <w:top w:val="none" w:sz="0" w:space="0" w:color="auto"/>
            <w:left w:val="none" w:sz="0" w:space="0" w:color="auto"/>
            <w:bottom w:val="none" w:sz="0" w:space="0" w:color="auto"/>
            <w:right w:val="none" w:sz="0" w:space="0" w:color="auto"/>
          </w:divBdr>
        </w:div>
        <w:div w:id="2144535359">
          <w:marLeft w:val="640"/>
          <w:marRight w:val="0"/>
          <w:marTop w:val="0"/>
          <w:marBottom w:val="0"/>
          <w:divBdr>
            <w:top w:val="none" w:sz="0" w:space="0" w:color="auto"/>
            <w:left w:val="none" w:sz="0" w:space="0" w:color="auto"/>
            <w:bottom w:val="none" w:sz="0" w:space="0" w:color="auto"/>
            <w:right w:val="none" w:sz="0" w:space="0" w:color="auto"/>
          </w:divBdr>
        </w:div>
        <w:div w:id="68306345">
          <w:marLeft w:val="640"/>
          <w:marRight w:val="0"/>
          <w:marTop w:val="0"/>
          <w:marBottom w:val="0"/>
          <w:divBdr>
            <w:top w:val="none" w:sz="0" w:space="0" w:color="auto"/>
            <w:left w:val="none" w:sz="0" w:space="0" w:color="auto"/>
            <w:bottom w:val="none" w:sz="0" w:space="0" w:color="auto"/>
            <w:right w:val="none" w:sz="0" w:space="0" w:color="auto"/>
          </w:divBdr>
        </w:div>
        <w:div w:id="148209273">
          <w:marLeft w:val="640"/>
          <w:marRight w:val="0"/>
          <w:marTop w:val="0"/>
          <w:marBottom w:val="0"/>
          <w:divBdr>
            <w:top w:val="none" w:sz="0" w:space="0" w:color="auto"/>
            <w:left w:val="none" w:sz="0" w:space="0" w:color="auto"/>
            <w:bottom w:val="none" w:sz="0" w:space="0" w:color="auto"/>
            <w:right w:val="none" w:sz="0" w:space="0" w:color="auto"/>
          </w:divBdr>
        </w:div>
        <w:div w:id="384834529">
          <w:marLeft w:val="640"/>
          <w:marRight w:val="0"/>
          <w:marTop w:val="0"/>
          <w:marBottom w:val="0"/>
          <w:divBdr>
            <w:top w:val="none" w:sz="0" w:space="0" w:color="auto"/>
            <w:left w:val="none" w:sz="0" w:space="0" w:color="auto"/>
            <w:bottom w:val="none" w:sz="0" w:space="0" w:color="auto"/>
            <w:right w:val="none" w:sz="0" w:space="0" w:color="auto"/>
          </w:divBdr>
        </w:div>
        <w:div w:id="525749033">
          <w:marLeft w:val="640"/>
          <w:marRight w:val="0"/>
          <w:marTop w:val="0"/>
          <w:marBottom w:val="0"/>
          <w:divBdr>
            <w:top w:val="none" w:sz="0" w:space="0" w:color="auto"/>
            <w:left w:val="none" w:sz="0" w:space="0" w:color="auto"/>
            <w:bottom w:val="none" w:sz="0" w:space="0" w:color="auto"/>
            <w:right w:val="none" w:sz="0" w:space="0" w:color="auto"/>
          </w:divBdr>
        </w:div>
        <w:div w:id="1948921867">
          <w:marLeft w:val="640"/>
          <w:marRight w:val="0"/>
          <w:marTop w:val="0"/>
          <w:marBottom w:val="0"/>
          <w:divBdr>
            <w:top w:val="none" w:sz="0" w:space="0" w:color="auto"/>
            <w:left w:val="none" w:sz="0" w:space="0" w:color="auto"/>
            <w:bottom w:val="none" w:sz="0" w:space="0" w:color="auto"/>
            <w:right w:val="none" w:sz="0" w:space="0" w:color="auto"/>
          </w:divBdr>
        </w:div>
        <w:div w:id="846793432">
          <w:marLeft w:val="640"/>
          <w:marRight w:val="0"/>
          <w:marTop w:val="0"/>
          <w:marBottom w:val="0"/>
          <w:divBdr>
            <w:top w:val="none" w:sz="0" w:space="0" w:color="auto"/>
            <w:left w:val="none" w:sz="0" w:space="0" w:color="auto"/>
            <w:bottom w:val="none" w:sz="0" w:space="0" w:color="auto"/>
            <w:right w:val="none" w:sz="0" w:space="0" w:color="auto"/>
          </w:divBdr>
        </w:div>
        <w:div w:id="469596122">
          <w:marLeft w:val="640"/>
          <w:marRight w:val="0"/>
          <w:marTop w:val="0"/>
          <w:marBottom w:val="0"/>
          <w:divBdr>
            <w:top w:val="none" w:sz="0" w:space="0" w:color="auto"/>
            <w:left w:val="none" w:sz="0" w:space="0" w:color="auto"/>
            <w:bottom w:val="none" w:sz="0" w:space="0" w:color="auto"/>
            <w:right w:val="none" w:sz="0" w:space="0" w:color="auto"/>
          </w:divBdr>
        </w:div>
        <w:div w:id="425462539">
          <w:marLeft w:val="640"/>
          <w:marRight w:val="0"/>
          <w:marTop w:val="0"/>
          <w:marBottom w:val="0"/>
          <w:divBdr>
            <w:top w:val="none" w:sz="0" w:space="0" w:color="auto"/>
            <w:left w:val="none" w:sz="0" w:space="0" w:color="auto"/>
            <w:bottom w:val="none" w:sz="0" w:space="0" w:color="auto"/>
            <w:right w:val="none" w:sz="0" w:space="0" w:color="auto"/>
          </w:divBdr>
        </w:div>
        <w:div w:id="915936226">
          <w:marLeft w:val="640"/>
          <w:marRight w:val="0"/>
          <w:marTop w:val="0"/>
          <w:marBottom w:val="0"/>
          <w:divBdr>
            <w:top w:val="none" w:sz="0" w:space="0" w:color="auto"/>
            <w:left w:val="none" w:sz="0" w:space="0" w:color="auto"/>
            <w:bottom w:val="none" w:sz="0" w:space="0" w:color="auto"/>
            <w:right w:val="none" w:sz="0" w:space="0" w:color="auto"/>
          </w:divBdr>
        </w:div>
        <w:div w:id="1139541476">
          <w:marLeft w:val="640"/>
          <w:marRight w:val="0"/>
          <w:marTop w:val="0"/>
          <w:marBottom w:val="0"/>
          <w:divBdr>
            <w:top w:val="none" w:sz="0" w:space="0" w:color="auto"/>
            <w:left w:val="none" w:sz="0" w:space="0" w:color="auto"/>
            <w:bottom w:val="none" w:sz="0" w:space="0" w:color="auto"/>
            <w:right w:val="none" w:sz="0" w:space="0" w:color="auto"/>
          </w:divBdr>
        </w:div>
        <w:div w:id="2094815582">
          <w:marLeft w:val="640"/>
          <w:marRight w:val="0"/>
          <w:marTop w:val="0"/>
          <w:marBottom w:val="0"/>
          <w:divBdr>
            <w:top w:val="none" w:sz="0" w:space="0" w:color="auto"/>
            <w:left w:val="none" w:sz="0" w:space="0" w:color="auto"/>
            <w:bottom w:val="none" w:sz="0" w:space="0" w:color="auto"/>
            <w:right w:val="none" w:sz="0" w:space="0" w:color="auto"/>
          </w:divBdr>
        </w:div>
        <w:div w:id="81731878">
          <w:marLeft w:val="640"/>
          <w:marRight w:val="0"/>
          <w:marTop w:val="0"/>
          <w:marBottom w:val="0"/>
          <w:divBdr>
            <w:top w:val="none" w:sz="0" w:space="0" w:color="auto"/>
            <w:left w:val="none" w:sz="0" w:space="0" w:color="auto"/>
            <w:bottom w:val="none" w:sz="0" w:space="0" w:color="auto"/>
            <w:right w:val="none" w:sz="0" w:space="0" w:color="auto"/>
          </w:divBdr>
        </w:div>
        <w:div w:id="880477773">
          <w:marLeft w:val="640"/>
          <w:marRight w:val="0"/>
          <w:marTop w:val="0"/>
          <w:marBottom w:val="0"/>
          <w:divBdr>
            <w:top w:val="none" w:sz="0" w:space="0" w:color="auto"/>
            <w:left w:val="none" w:sz="0" w:space="0" w:color="auto"/>
            <w:bottom w:val="none" w:sz="0" w:space="0" w:color="auto"/>
            <w:right w:val="none" w:sz="0" w:space="0" w:color="auto"/>
          </w:divBdr>
        </w:div>
        <w:div w:id="1170212587">
          <w:marLeft w:val="640"/>
          <w:marRight w:val="0"/>
          <w:marTop w:val="0"/>
          <w:marBottom w:val="0"/>
          <w:divBdr>
            <w:top w:val="none" w:sz="0" w:space="0" w:color="auto"/>
            <w:left w:val="none" w:sz="0" w:space="0" w:color="auto"/>
            <w:bottom w:val="none" w:sz="0" w:space="0" w:color="auto"/>
            <w:right w:val="none" w:sz="0" w:space="0" w:color="auto"/>
          </w:divBdr>
        </w:div>
        <w:div w:id="2054688759">
          <w:marLeft w:val="640"/>
          <w:marRight w:val="0"/>
          <w:marTop w:val="0"/>
          <w:marBottom w:val="0"/>
          <w:divBdr>
            <w:top w:val="none" w:sz="0" w:space="0" w:color="auto"/>
            <w:left w:val="none" w:sz="0" w:space="0" w:color="auto"/>
            <w:bottom w:val="none" w:sz="0" w:space="0" w:color="auto"/>
            <w:right w:val="none" w:sz="0" w:space="0" w:color="auto"/>
          </w:divBdr>
        </w:div>
        <w:div w:id="1969972230">
          <w:marLeft w:val="640"/>
          <w:marRight w:val="0"/>
          <w:marTop w:val="0"/>
          <w:marBottom w:val="0"/>
          <w:divBdr>
            <w:top w:val="none" w:sz="0" w:space="0" w:color="auto"/>
            <w:left w:val="none" w:sz="0" w:space="0" w:color="auto"/>
            <w:bottom w:val="none" w:sz="0" w:space="0" w:color="auto"/>
            <w:right w:val="none" w:sz="0" w:space="0" w:color="auto"/>
          </w:divBdr>
        </w:div>
        <w:div w:id="1414355696">
          <w:marLeft w:val="640"/>
          <w:marRight w:val="0"/>
          <w:marTop w:val="0"/>
          <w:marBottom w:val="0"/>
          <w:divBdr>
            <w:top w:val="none" w:sz="0" w:space="0" w:color="auto"/>
            <w:left w:val="none" w:sz="0" w:space="0" w:color="auto"/>
            <w:bottom w:val="none" w:sz="0" w:space="0" w:color="auto"/>
            <w:right w:val="none" w:sz="0" w:space="0" w:color="auto"/>
          </w:divBdr>
        </w:div>
        <w:div w:id="1565750391">
          <w:marLeft w:val="640"/>
          <w:marRight w:val="0"/>
          <w:marTop w:val="0"/>
          <w:marBottom w:val="0"/>
          <w:divBdr>
            <w:top w:val="none" w:sz="0" w:space="0" w:color="auto"/>
            <w:left w:val="none" w:sz="0" w:space="0" w:color="auto"/>
            <w:bottom w:val="none" w:sz="0" w:space="0" w:color="auto"/>
            <w:right w:val="none" w:sz="0" w:space="0" w:color="auto"/>
          </w:divBdr>
        </w:div>
        <w:div w:id="384985923">
          <w:marLeft w:val="640"/>
          <w:marRight w:val="0"/>
          <w:marTop w:val="0"/>
          <w:marBottom w:val="0"/>
          <w:divBdr>
            <w:top w:val="none" w:sz="0" w:space="0" w:color="auto"/>
            <w:left w:val="none" w:sz="0" w:space="0" w:color="auto"/>
            <w:bottom w:val="none" w:sz="0" w:space="0" w:color="auto"/>
            <w:right w:val="none" w:sz="0" w:space="0" w:color="auto"/>
          </w:divBdr>
        </w:div>
        <w:div w:id="2118864391">
          <w:marLeft w:val="640"/>
          <w:marRight w:val="0"/>
          <w:marTop w:val="0"/>
          <w:marBottom w:val="0"/>
          <w:divBdr>
            <w:top w:val="none" w:sz="0" w:space="0" w:color="auto"/>
            <w:left w:val="none" w:sz="0" w:space="0" w:color="auto"/>
            <w:bottom w:val="none" w:sz="0" w:space="0" w:color="auto"/>
            <w:right w:val="none" w:sz="0" w:space="0" w:color="auto"/>
          </w:divBdr>
        </w:div>
        <w:div w:id="2022850635">
          <w:marLeft w:val="640"/>
          <w:marRight w:val="0"/>
          <w:marTop w:val="0"/>
          <w:marBottom w:val="0"/>
          <w:divBdr>
            <w:top w:val="none" w:sz="0" w:space="0" w:color="auto"/>
            <w:left w:val="none" w:sz="0" w:space="0" w:color="auto"/>
            <w:bottom w:val="none" w:sz="0" w:space="0" w:color="auto"/>
            <w:right w:val="none" w:sz="0" w:space="0" w:color="auto"/>
          </w:divBdr>
        </w:div>
        <w:div w:id="410275044">
          <w:marLeft w:val="640"/>
          <w:marRight w:val="0"/>
          <w:marTop w:val="0"/>
          <w:marBottom w:val="0"/>
          <w:divBdr>
            <w:top w:val="none" w:sz="0" w:space="0" w:color="auto"/>
            <w:left w:val="none" w:sz="0" w:space="0" w:color="auto"/>
            <w:bottom w:val="none" w:sz="0" w:space="0" w:color="auto"/>
            <w:right w:val="none" w:sz="0" w:space="0" w:color="auto"/>
          </w:divBdr>
        </w:div>
        <w:div w:id="1646468722">
          <w:marLeft w:val="640"/>
          <w:marRight w:val="0"/>
          <w:marTop w:val="0"/>
          <w:marBottom w:val="0"/>
          <w:divBdr>
            <w:top w:val="none" w:sz="0" w:space="0" w:color="auto"/>
            <w:left w:val="none" w:sz="0" w:space="0" w:color="auto"/>
            <w:bottom w:val="none" w:sz="0" w:space="0" w:color="auto"/>
            <w:right w:val="none" w:sz="0" w:space="0" w:color="auto"/>
          </w:divBdr>
        </w:div>
        <w:div w:id="394276059">
          <w:marLeft w:val="640"/>
          <w:marRight w:val="0"/>
          <w:marTop w:val="0"/>
          <w:marBottom w:val="0"/>
          <w:divBdr>
            <w:top w:val="none" w:sz="0" w:space="0" w:color="auto"/>
            <w:left w:val="none" w:sz="0" w:space="0" w:color="auto"/>
            <w:bottom w:val="none" w:sz="0" w:space="0" w:color="auto"/>
            <w:right w:val="none" w:sz="0" w:space="0" w:color="auto"/>
          </w:divBdr>
        </w:div>
        <w:div w:id="1658800018">
          <w:marLeft w:val="640"/>
          <w:marRight w:val="0"/>
          <w:marTop w:val="0"/>
          <w:marBottom w:val="0"/>
          <w:divBdr>
            <w:top w:val="none" w:sz="0" w:space="0" w:color="auto"/>
            <w:left w:val="none" w:sz="0" w:space="0" w:color="auto"/>
            <w:bottom w:val="none" w:sz="0" w:space="0" w:color="auto"/>
            <w:right w:val="none" w:sz="0" w:space="0" w:color="auto"/>
          </w:divBdr>
        </w:div>
        <w:div w:id="1239290027">
          <w:marLeft w:val="640"/>
          <w:marRight w:val="0"/>
          <w:marTop w:val="0"/>
          <w:marBottom w:val="0"/>
          <w:divBdr>
            <w:top w:val="none" w:sz="0" w:space="0" w:color="auto"/>
            <w:left w:val="none" w:sz="0" w:space="0" w:color="auto"/>
            <w:bottom w:val="none" w:sz="0" w:space="0" w:color="auto"/>
            <w:right w:val="none" w:sz="0" w:space="0" w:color="auto"/>
          </w:divBdr>
        </w:div>
        <w:div w:id="156507545">
          <w:marLeft w:val="640"/>
          <w:marRight w:val="0"/>
          <w:marTop w:val="0"/>
          <w:marBottom w:val="0"/>
          <w:divBdr>
            <w:top w:val="none" w:sz="0" w:space="0" w:color="auto"/>
            <w:left w:val="none" w:sz="0" w:space="0" w:color="auto"/>
            <w:bottom w:val="none" w:sz="0" w:space="0" w:color="auto"/>
            <w:right w:val="none" w:sz="0" w:space="0" w:color="auto"/>
          </w:divBdr>
        </w:div>
        <w:div w:id="152068556">
          <w:marLeft w:val="640"/>
          <w:marRight w:val="0"/>
          <w:marTop w:val="0"/>
          <w:marBottom w:val="0"/>
          <w:divBdr>
            <w:top w:val="none" w:sz="0" w:space="0" w:color="auto"/>
            <w:left w:val="none" w:sz="0" w:space="0" w:color="auto"/>
            <w:bottom w:val="none" w:sz="0" w:space="0" w:color="auto"/>
            <w:right w:val="none" w:sz="0" w:space="0" w:color="auto"/>
          </w:divBdr>
        </w:div>
        <w:div w:id="1903174475">
          <w:marLeft w:val="640"/>
          <w:marRight w:val="0"/>
          <w:marTop w:val="0"/>
          <w:marBottom w:val="0"/>
          <w:divBdr>
            <w:top w:val="none" w:sz="0" w:space="0" w:color="auto"/>
            <w:left w:val="none" w:sz="0" w:space="0" w:color="auto"/>
            <w:bottom w:val="none" w:sz="0" w:space="0" w:color="auto"/>
            <w:right w:val="none" w:sz="0" w:space="0" w:color="auto"/>
          </w:divBdr>
        </w:div>
        <w:div w:id="2120299480">
          <w:marLeft w:val="640"/>
          <w:marRight w:val="0"/>
          <w:marTop w:val="0"/>
          <w:marBottom w:val="0"/>
          <w:divBdr>
            <w:top w:val="none" w:sz="0" w:space="0" w:color="auto"/>
            <w:left w:val="none" w:sz="0" w:space="0" w:color="auto"/>
            <w:bottom w:val="none" w:sz="0" w:space="0" w:color="auto"/>
            <w:right w:val="none" w:sz="0" w:space="0" w:color="auto"/>
          </w:divBdr>
        </w:div>
      </w:divsChild>
    </w:div>
    <w:div w:id="117257503">
      <w:bodyDiv w:val="1"/>
      <w:marLeft w:val="0"/>
      <w:marRight w:val="0"/>
      <w:marTop w:val="0"/>
      <w:marBottom w:val="0"/>
      <w:divBdr>
        <w:top w:val="none" w:sz="0" w:space="0" w:color="auto"/>
        <w:left w:val="none" w:sz="0" w:space="0" w:color="auto"/>
        <w:bottom w:val="none" w:sz="0" w:space="0" w:color="auto"/>
        <w:right w:val="none" w:sz="0" w:space="0" w:color="auto"/>
      </w:divBdr>
      <w:divsChild>
        <w:div w:id="1496341910">
          <w:marLeft w:val="640"/>
          <w:marRight w:val="0"/>
          <w:marTop w:val="0"/>
          <w:marBottom w:val="0"/>
          <w:divBdr>
            <w:top w:val="none" w:sz="0" w:space="0" w:color="auto"/>
            <w:left w:val="none" w:sz="0" w:space="0" w:color="auto"/>
            <w:bottom w:val="none" w:sz="0" w:space="0" w:color="auto"/>
            <w:right w:val="none" w:sz="0" w:space="0" w:color="auto"/>
          </w:divBdr>
        </w:div>
        <w:div w:id="1684477083">
          <w:marLeft w:val="640"/>
          <w:marRight w:val="0"/>
          <w:marTop w:val="0"/>
          <w:marBottom w:val="0"/>
          <w:divBdr>
            <w:top w:val="none" w:sz="0" w:space="0" w:color="auto"/>
            <w:left w:val="none" w:sz="0" w:space="0" w:color="auto"/>
            <w:bottom w:val="none" w:sz="0" w:space="0" w:color="auto"/>
            <w:right w:val="none" w:sz="0" w:space="0" w:color="auto"/>
          </w:divBdr>
        </w:div>
        <w:div w:id="2128351737">
          <w:marLeft w:val="640"/>
          <w:marRight w:val="0"/>
          <w:marTop w:val="0"/>
          <w:marBottom w:val="0"/>
          <w:divBdr>
            <w:top w:val="none" w:sz="0" w:space="0" w:color="auto"/>
            <w:left w:val="none" w:sz="0" w:space="0" w:color="auto"/>
            <w:bottom w:val="none" w:sz="0" w:space="0" w:color="auto"/>
            <w:right w:val="none" w:sz="0" w:space="0" w:color="auto"/>
          </w:divBdr>
        </w:div>
        <w:div w:id="459807987">
          <w:marLeft w:val="640"/>
          <w:marRight w:val="0"/>
          <w:marTop w:val="0"/>
          <w:marBottom w:val="0"/>
          <w:divBdr>
            <w:top w:val="none" w:sz="0" w:space="0" w:color="auto"/>
            <w:left w:val="none" w:sz="0" w:space="0" w:color="auto"/>
            <w:bottom w:val="none" w:sz="0" w:space="0" w:color="auto"/>
            <w:right w:val="none" w:sz="0" w:space="0" w:color="auto"/>
          </w:divBdr>
        </w:div>
        <w:div w:id="901138288">
          <w:marLeft w:val="640"/>
          <w:marRight w:val="0"/>
          <w:marTop w:val="0"/>
          <w:marBottom w:val="0"/>
          <w:divBdr>
            <w:top w:val="none" w:sz="0" w:space="0" w:color="auto"/>
            <w:left w:val="none" w:sz="0" w:space="0" w:color="auto"/>
            <w:bottom w:val="none" w:sz="0" w:space="0" w:color="auto"/>
            <w:right w:val="none" w:sz="0" w:space="0" w:color="auto"/>
          </w:divBdr>
        </w:div>
        <w:div w:id="539167235">
          <w:marLeft w:val="640"/>
          <w:marRight w:val="0"/>
          <w:marTop w:val="0"/>
          <w:marBottom w:val="0"/>
          <w:divBdr>
            <w:top w:val="none" w:sz="0" w:space="0" w:color="auto"/>
            <w:left w:val="none" w:sz="0" w:space="0" w:color="auto"/>
            <w:bottom w:val="none" w:sz="0" w:space="0" w:color="auto"/>
            <w:right w:val="none" w:sz="0" w:space="0" w:color="auto"/>
          </w:divBdr>
        </w:div>
        <w:div w:id="583993980">
          <w:marLeft w:val="640"/>
          <w:marRight w:val="0"/>
          <w:marTop w:val="0"/>
          <w:marBottom w:val="0"/>
          <w:divBdr>
            <w:top w:val="none" w:sz="0" w:space="0" w:color="auto"/>
            <w:left w:val="none" w:sz="0" w:space="0" w:color="auto"/>
            <w:bottom w:val="none" w:sz="0" w:space="0" w:color="auto"/>
            <w:right w:val="none" w:sz="0" w:space="0" w:color="auto"/>
          </w:divBdr>
        </w:div>
        <w:div w:id="1026324124">
          <w:marLeft w:val="640"/>
          <w:marRight w:val="0"/>
          <w:marTop w:val="0"/>
          <w:marBottom w:val="0"/>
          <w:divBdr>
            <w:top w:val="none" w:sz="0" w:space="0" w:color="auto"/>
            <w:left w:val="none" w:sz="0" w:space="0" w:color="auto"/>
            <w:bottom w:val="none" w:sz="0" w:space="0" w:color="auto"/>
            <w:right w:val="none" w:sz="0" w:space="0" w:color="auto"/>
          </w:divBdr>
        </w:div>
        <w:div w:id="1552964400">
          <w:marLeft w:val="640"/>
          <w:marRight w:val="0"/>
          <w:marTop w:val="0"/>
          <w:marBottom w:val="0"/>
          <w:divBdr>
            <w:top w:val="none" w:sz="0" w:space="0" w:color="auto"/>
            <w:left w:val="none" w:sz="0" w:space="0" w:color="auto"/>
            <w:bottom w:val="none" w:sz="0" w:space="0" w:color="auto"/>
            <w:right w:val="none" w:sz="0" w:space="0" w:color="auto"/>
          </w:divBdr>
        </w:div>
        <w:div w:id="1659110898">
          <w:marLeft w:val="640"/>
          <w:marRight w:val="0"/>
          <w:marTop w:val="0"/>
          <w:marBottom w:val="0"/>
          <w:divBdr>
            <w:top w:val="none" w:sz="0" w:space="0" w:color="auto"/>
            <w:left w:val="none" w:sz="0" w:space="0" w:color="auto"/>
            <w:bottom w:val="none" w:sz="0" w:space="0" w:color="auto"/>
            <w:right w:val="none" w:sz="0" w:space="0" w:color="auto"/>
          </w:divBdr>
        </w:div>
        <w:div w:id="491994992">
          <w:marLeft w:val="640"/>
          <w:marRight w:val="0"/>
          <w:marTop w:val="0"/>
          <w:marBottom w:val="0"/>
          <w:divBdr>
            <w:top w:val="none" w:sz="0" w:space="0" w:color="auto"/>
            <w:left w:val="none" w:sz="0" w:space="0" w:color="auto"/>
            <w:bottom w:val="none" w:sz="0" w:space="0" w:color="auto"/>
            <w:right w:val="none" w:sz="0" w:space="0" w:color="auto"/>
          </w:divBdr>
        </w:div>
        <w:div w:id="1342703936">
          <w:marLeft w:val="640"/>
          <w:marRight w:val="0"/>
          <w:marTop w:val="0"/>
          <w:marBottom w:val="0"/>
          <w:divBdr>
            <w:top w:val="none" w:sz="0" w:space="0" w:color="auto"/>
            <w:left w:val="none" w:sz="0" w:space="0" w:color="auto"/>
            <w:bottom w:val="none" w:sz="0" w:space="0" w:color="auto"/>
            <w:right w:val="none" w:sz="0" w:space="0" w:color="auto"/>
          </w:divBdr>
        </w:div>
        <w:div w:id="1613590760">
          <w:marLeft w:val="640"/>
          <w:marRight w:val="0"/>
          <w:marTop w:val="0"/>
          <w:marBottom w:val="0"/>
          <w:divBdr>
            <w:top w:val="none" w:sz="0" w:space="0" w:color="auto"/>
            <w:left w:val="none" w:sz="0" w:space="0" w:color="auto"/>
            <w:bottom w:val="none" w:sz="0" w:space="0" w:color="auto"/>
            <w:right w:val="none" w:sz="0" w:space="0" w:color="auto"/>
          </w:divBdr>
        </w:div>
        <w:div w:id="664435623">
          <w:marLeft w:val="640"/>
          <w:marRight w:val="0"/>
          <w:marTop w:val="0"/>
          <w:marBottom w:val="0"/>
          <w:divBdr>
            <w:top w:val="none" w:sz="0" w:space="0" w:color="auto"/>
            <w:left w:val="none" w:sz="0" w:space="0" w:color="auto"/>
            <w:bottom w:val="none" w:sz="0" w:space="0" w:color="auto"/>
            <w:right w:val="none" w:sz="0" w:space="0" w:color="auto"/>
          </w:divBdr>
        </w:div>
        <w:div w:id="1910652310">
          <w:marLeft w:val="640"/>
          <w:marRight w:val="0"/>
          <w:marTop w:val="0"/>
          <w:marBottom w:val="0"/>
          <w:divBdr>
            <w:top w:val="none" w:sz="0" w:space="0" w:color="auto"/>
            <w:left w:val="none" w:sz="0" w:space="0" w:color="auto"/>
            <w:bottom w:val="none" w:sz="0" w:space="0" w:color="auto"/>
            <w:right w:val="none" w:sz="0" w:space="0" w:color="auto"/>
          </w:divBdr>
        </w:div>
        <w:div w:id="755978802">
          <w:marLeft w:val="640"/>
          <w:marRight w:val="0"/>
          <w:marTop w:val="0"/>
          <w:marBottom w:val="0"/>
          <w:divBdr>
            <w:top w:val="none" w:sz="0" w:space="0" w:color="auto"/>
            <w:left w:val="none" w:sz="0" w:space="0" w:color="auto"/>
            <w:bottom w:val="none" w:sz="0" w:space="0" w:color="auto"/>
            <w:right w:val="none" w:sz="0" w:space="0" w:color="auto"/>
          </w:divBdr>
        </w:div>
        <w:div w:id="1849099175">
          <w:marLeft w:val="640"/>
          <w:marRight w:val="0"/>
          <w:marTop w:val="0"/>
          <w:marBottom w:val="0"/>
          <w:divBdr>
            <w:top w:val="none" w:sz="0" w:space="0" w:color="auto"/>
            <w:left w:val="none" w:sz="0" w:space="0" w:color="auto"/>
            <w:bottom w:val="none" w:sz="0" w:space="0" w:color="auto"/>
            <w:right w:val="none" w:sz="0" w:space="0" w:color="auto"/>
          </w:divBdr>
        </w:div>
        <w:div w:id="367612829">
          <w:marLeft w:val="640"/>
          <w:marRight w:val="0"/>
          <w:marTop w:val="0"/>
          <w:marBottom w:val="0"/>
          <w:divBdr>
            <w:top w:val="none" w:sz="0" w:space="0" w:color="auto"/>
            <w:left w:val="none" w:sz="0" w:space="0" w:color="auto"/>
            <w:bottom w:val="none" w:sz="0" w:space="0" w:color="auto"/>
            <w:right w:val="none" w:sz="0" w:space="0" w:color="auto"/>
          </w:divBdr>
        </w:div>
        <w:div w:id="1185096072">
          <w:marLeft w:val="640"/>
          <w:marRight w:val="0"/>
          <w:marTop w:val="0"/>
          <w:marBottom w:val="0"/>
          <w:divBdr>
            <w:top w:val="none" w:sz="0" w:space="0" w:color="auto"/>
            <w:left w:val="none" w:sz="0" w:space="0" w:color="auto"/>
            <w:bottom w:val="none" w:sz="0" w:space="0" w:color="auto"/>
            <w:right w:val="none" w:sz="0" w:space="0" w:color="auto"/>
          </w:divBdr>
        </w:div>
        <w:div w:id="1790126765">
          <w:marLeft w:val="640"/>
          <w:marRight w:val="0"/>
          <w:marTop w:val="0"/>
          <w:marBottom w:val="0"/>
          <w:divBdr>
            <w:top w:val="none" w:sz="0" w:space="0" w:color="auto"/>
            <w:left w:val="none" w:sz="0" w:space="0" w:color="auto"/>
            <w:bottom w:val="none" w:sz="0" w:space="0" w:color="auto"/>
            <w:right w:val="none" w:sz="0" w:space="0" w:color="auto"/>
          </w:divBdr>
        </w:div>
        <w:div w:id="1424305442">
          <w:marLeft w:val="640"/>
          <w:marRight w:val="0"/>
          <w:marTop w:val="0"/>
          <w:marBottom w:val="0"/>
          <w:divBdr>
            <w:top w:val="none" w:sz="0" w:space="0" w:color="auto"/>
            <w:left w:val="none" w:sz="0" w:space="0" w:color="auto"/>
            <w:bottom w:val="none" w:sz="0" w:space="0" w:color="auto"/>
            <w:right w:val="none" w:sz="0" w:space="0" w:color="auto"/>
          </w:divBdr>
        </w:div>
        <w:div w:id="1999308321">
          <w:marLeft w:val="640"/>
          <w:marRight w:val="0"/>
          <w:marTop w:val="0"/>
          <w:marBottom w:val="0"/>
          <w:divBdr>
            <w:top w:val="none" w:sz="0" w:space="0" w:color="auto"/>
            <w:left w:val="none" w:sz="0" w:space="0" w:color="auto"/>
            <w:bottom w:val="none" w:sz="0" w:space="0" w:color="auto"/>
            <w:right w:val="none" w:sz="0" w:space="0" w:color="auto"/>
          </w:divBdr>
        </w:div>
        <w:div w:id="548685572">
          <w:marLeft w:val="640"/>
          <w:marRight w:val="0"/>
          <w:marTop w:val="0"/>
          <w:marBottom w:val="0"/>
          <w:divBdr>
            <w:top w:val="none" w:sz="0" w:space="0" w:color="auto"/>
            <w:left w:val="none" w:sz="0" w:space="0" w:color="auto"/>
            <w:bottom w:val="none" w:sz="0" w:space="0" w:color="auto"/>
            <w:right w:val="none" w:sz="0" w:space="0" w:color="auto"/>
          </w:divBdr>
        </w:div>
        <w:div w:id="2098942598">
          <w:marLeft w:val="640"/>
          <w:marRight w:val="0"/>
          <w:marTop w:val="0"/>
          <w:marBottom w:val="0"/>
          <w:divBdr>
            <w:top w:val="none" w:sz="0" w:space="0" w:color="auto"/>
            <w:left w:val="none" w:sz="0" w:space="0" w:color="auto"/>
            <w:bottom w:val="none" w:sz="0" w:space="0" w:color="auto"/>
            <w:right w:val="none" w:sz="0" w:space="0" w:color="auto"/>
          </w:divBdr>
        </w:div>
        <w:div w:id="296838236">
          <w:marLeft w:val="640"/>
          <w:marRight w:val="0"/>
          <w:marTop w:val="0"/>
          <w:marBottom w:val="0"/>
          <w:divBdr>
            <w:top w:val="none" w:sz="0" w:space="0" w:color="auto"/>
            <w:left w:val="none" w:sz="0" w:space="0" w:color="auto"/>
            <w:bottom w:val="none" w:sz="0" w:space="0" w:color="auto"/>
            <w:right w:val="none" w:sz="0" w:space="0" w:color="auto"/>
          </w:divBdr>
        </w:div>
        <w:div w:id="1183863041">
          <w:marLeft w:val="640"/>
          <w:marRight w:val="0"/>
          <w:marTop w:val="0"/>
          <w:marBottom w:val="0"/>
          <w:divBdr>
            <w:top w:val="none" w:sz="0" w:space="0" w:color="auto"/>
            <w:left w:val="none" w:sz="0" w:space="0" w:color="auto"/>
            <w:bottom w:val="none" w:sz="0" w:space="0" w:color="auto"/>
            <w:right w:val="none" w:sz="0" w:space="0" w:color="auto"/>
          </w:divBdr>
        </w:div>
        <w:div w:id="1019620661">
          <w:marLeft w:val="640"/>
          <w:marRight w:val="0"/>
          <w:marTop w:val="0"/>
          <w:marBottom w:val="0"/>
          <w:divBdr>
            <w:top w:val="none" w:sz="0" w:space="0" w:color="auto"/>
            <w:left w:val="none" w:sz="0" w:space="0" w:color="auto"/>
            <w:bottom w:val="none" w:sz="0" w:space="0" w:color="auto"/>
            <w:right w:val="none" w:sz="0" w:space="0" w:color="auto"/>
          </w:divBdr>
        </w:div>
        <w:div w:id="1811628446">
          <w:marLeft w:val="640"/>
          <w:marRight w:val="0"/>
          <w:marTop w:val="0"/>
          <w:marBottom w:val="0"/>
          <w:divBdr>
            <w:top w:val="none" w:sz="0" w:space="0" w:color="auto"/>
            <w:left w:val="none" w:sz="0" w:space="0" w:color="auto"/>
            <w:bottom w:val="none" w:sz="0" w:space="0" w:color="auto"/>
            <w:right w:val="none" w:sz="0" w:space="0" w:color="auto"/>
          </w:divBdr>
        </w:div>
        <w:div w:id="1850019861">
          <w:marLeft w:val="640"/>
          <w:marRight w:val="0"/>
          <w:marTop w:val="0"/>
          <w:marBottom w:val="0"/>
          <w:divBdr>
            <w:top w:val="none" w:sz="0" w:space="0" w:color="auto"/>
            <w:left w:val="none" w:sz="0" w:space="0" w:color="auto"/>
            <w:bottom w:val="none" w:sz="0" w:space="0" w:color="auto"/>
            <w:right w:val="none" w:sz="0" w:space="0" w:color="auto"/>
          </w:divBdr>
        </w:div>
        <w:div w:id="2116706950">
          <w:marLeft w:val="640"/>
          <w:marRight w:val="0"/>
          <w:marTop w:val="0"/>
          <w:marBottom w:val="0"/>
          <w:divBdr>
            <w:top w:val="none" w:sz="0" w:space="0" w:color="auto"/>
            <w:left w:val="none" w:sz="0" w:space="0" w:color="auto"/>
            <w:bottom w:val="none" w:sz="0" w:space="0" w:color="auto"/>
            <w:right w:val="none" w:sz="0" w:space="0" w:color="auto"/>
          </w:divBdr>
        </w:div>
        <w:div w:id="1167132372">
          <w:marLeft w:val="640"/>
          <w:marRight w:val="0"/>
          <w:marTop w:val="0"/>
          <w:marBottom w:val="0"/>
          <w:divBdr>
            <w:top w:val="none" w:sz="0" w:space="0" w:color="auto"/>
            <w:left w:val="none" w:sz="0" w:space="0" w:color="auto"/>
            <w:bottom w:val="none" w:sz="0" w:space="0" w:color="auto"/>
            <w:right w:val="none" w:sz="0" w:space="0" w:color="auto"/>
          </w:divBdr>
        </w:div>
        <w:div w:id="1791126728">
          <w:marLeft w:val="640"/>
          <w:marRight w:val="0"/>
          <w:marTop w:val="0"/>
          <w:marBottom w:val="0"/>
          <w:divBdr>
            <w:top w:val="none" w:sz="0" w:space="0" w:color="auto"/>
            <w:left w:val="none" w:sz="0" w:space="0" w:color="auto"/>
            <w:bottom w:val="none" w:sz="0" w:space="0" w:color="auto"/>
            <w:right w:val="none" w:sz="0" w:space="0" w:color="auto"/>
          </w:divBdr>
        </w:div>
        <w:div w:id="1259171314">
          <w:marLeft w:val="640"/>
          <w:marRight w:val="0"/>
          <w:marTop w:val="0"/>
          <w:marBottom w:val="0"/>
          <w:divBdr>
            <w:top w:val="none" w:sz="0" w:space="0" w:color="auto"/>
            <w:left w:val="none" w:sz="0" w:space="0" w:color="auto"/>
            <w:bottom w:val="none" w:sz="0" w:space="0" w:color="auto"/>
            <w:right w:val="none" w:sz="0" w:space="0" w:color="auto"/>
          </w:divBdr>
        </w:div>
        <w:div w:id="2017224808">
          <w:marLeft w:val="640"/>
          <w:marRight w:val="0"/>
          <w:marTop w:val="0"/>
          <w:marBottom w:val="0"/>
          <w:divBdr>
            <w:top w:val="none" w:sz="0" w:space="0" w:color="auto"/>
            <w:left w:val="none" w:sz="0" w:space="0" w:color="auto"/>
            <w:bottom w:val="none" w:sz="0" w:space="0" w:color="auto"/>
            <w:right w:val="none" w:sz="0" w:space="0" w:color="auto"/>
          </w:divBdr>
        </w:div>
        <w:div w:id="294943815">
          <w:marLeft w:val="640"/>
          <w:marRight w:val="0"/>
          <w:marTop w:val="0"/>
          <w:marBottom w:val="0"/>
          <w:divBdr>
            <w:top w:val="none" w:sz="0" w:space="0" w:color="auto"/>
            <w:left w:val="none" w:sz="0" w:space="0" w:color="auto"/>
            <w:bottom w:val="none" w:sz="0" w:space="0" w:color="auto"/>
            <w:right w:val="none" w:sz="0" w:space="0" w:color="auto"/>
          </w:divBdr>
        </w:div>
        <w:div w:id="1346904863">
          <w:marLeft w:val="640"/>
          <w:marRight w:val="0"/>
          <w:marTop w:val="0"/>
          <w:marBottom w:val="0"/>
          <w:divBdr>
            <w:top w:val="none" w:sz="0" w:space="0" w:color="auto"/>
            <w:left w:val="none" w:sz="0" w:space="0" w:color="auto"/>
            <w:bottom w:val="none" w:sz="0" w:space="0" w:color="auto"/>
            <w:right w:val="none" w:sz="0" w:space="0" w:color="auto"/>
          </w:divBdr>
        </w:div>
        <w:div w:id="1816332333">
          <w:marLeft w:val="640"/>
          <w:marRight w:val="0"/>
          <w:marTop w:val="0"/>
          <w:marBottom w:val="0"/>
          <w:divBdr>
            <w:top w:val="none" w:sz="0" w:space="0" w:color="auto"/>
            <w:left w:val="none" w:sz="0" w:space="0" w:color="auto"/>
            <w:bottom w:val="none" w:sz="0" w:space="0" w:color="auto"/>
            <w:right w:val="none" w:sz="0" w:space="0" w:color="auto"/>
          </w:divBdr>
        </w:div>
        <w:div w:id="829251866">
          <w:marLeft w:val="640"/>
          <w:marRight w:val="0"/>
          <w:marTop w:val="0"/>
          <w:marBottom w:val="0"/>
          <w:divBdr>
            <w:top w:val="none" w:sz="0" w:space="0" w:color="auto"/>
            <w:left w:val="none" w:sz="0" w:space="0" w:color="auto"/>
            <w:bottom w:val="none" w:sz="0" w:space="0" w:color="auto"/>
            <w:right w:val="none" w:sz="0" w:space="0" w:color="auto"/>
          </w:divBdr>
        </w:div>
        <w:div w:id="1104157109">
          <w:marLeft w:val="640"/>
          <w:marRight w:val="0"/>
          <w:marTop w:val="0"/>
          <w:marBottom w:val="0"/>
          <w:divBdr>
            <w:top w:val="none" w:sz="0" w:space="0" w:color="auto"/>
            <w:left w:val="none" w:sz="0" w:space="0" w:color="auto"/>
            <w:bottom w:val="none" w:sz="0" w:space="0" w:color="auto"/>
            <w:right w:val="none" w:sz="0" w:space="0" w:color="auto"/>
          </w:divBdr>
        </w:div>
        <w:div w:id="826827578">
          <w:marLeft w:val="640"/>
          <w:marRight w:val="0"/>
          <w:marTop w:val="0"/>
          <w:marBottom w:val="0"/>
          <w:divBdr>
            <w:top w:val="none" w:sz="0" w:space="0" w:color="auto"/>
            <w:left w:val="none" w:sz="0" w:space="0" w:color="auto"/>
            <w:bottom w:val="none" w:sz="0" w:space="0" w:color="auto"/>
            <w:right w:val="none" w:sz="0" w:space="0" w:color="auto"/>
          </w:divBdr>
        </w:div>
        <w:div w:id="1341544278">
          <w:marLeft w:val="640"/>
          <w:marRight w:val="0"/>
          <w:marTop w:val="0"/>
          <w:marBottom w:val="0"/>
          <w:divBdr>
            <w:top w:val="none" w:sz="0" w:space="0" w:color="auto"/>
            <w:left w:val="none" w:sz="0" w:space="0" w:color="auto"/>
            <w:bottom w:val="none" w:sz="0" w:space="0" w:color="auto"/>
            <w:right w:val="none" w:sz="0" w:space="0" w:color="auto"/>
          </w:divBdr>
        </w:div>
        <w:div w:id="450320989">
          <w:marLeft w:val="640"/>
          <w:marRight w:val="0"/>
          <w:marTop w:val="0"/>
          <w:marBottom w:val="0"/>
          <w:divBdr>
            <w:top w:val="none" w:sz="0" w:space="0" w:color="auto"/>
            <w:left w:val="none" w:sz="0" w:space="0" w:color="auto"/>
            <w:bottom w:val="none" w:sz="0" w:space="0" w:color="auto"/>
            <w:right w:val="none" w:sz="0" w:space="0" w:color="auto"/>
          </w:divBdr>
        </w:div>
        <w:div w:id="1448310219">
          <w:marLeft w:val="640"/>
          <w:marRight w:val="0"/>
          <w:marTop w:val="0"/>
          <w:marBottom w:val="0"/>
          <w:divBdr>
            <w:top w:val="none" w:sz="0" w:space="0" w:color="auto"/>
            <w:left w:val="none" w:sz="0" w:space="0" w:color="auto"/>
            <w:bottom w:val="none" w:sz="0" w:space="0" w:color="auto"/>
            <w:right w:val="none" w:sz="0" w:space="0" w:color="auto"/>
          </w:divBdr>
        </w:div>
        <w:div w:id="605236611">
          <w:marLeft w:val="640"/>
          <w:marRight w:val="0"/>
          <w:marTop w:val="0"/>
          <w:marBottom w:val="0"/>
          <w:divBdr>
            <w:top w:val="none" w:sz="0" w:space="0" w:color="auto"/>
            <w:left w:val="none" w:sz="0" w:space="0" w:color="auto"/>
            <w:bottom w:val="none" w:sz="0" w:space="0" w:color="auto"/>
            <w:right w:val="none" w:sz="0" w:space="0" w:color="auto"/>
          </w:divBdr>
        </w:div>
        <w:div w:id="4793264">
          <w:marLeft w:val="640"/>
          <w:marRight w:val="0"/>
          <w:marTop w:val="0"/>
          <w:marBottom w:val="0"/>
          <w:divBdr>
            <w:top w:val="none" w:sz="0" w:space="0" w:color="auto"/>
            <w:left w:val="none" w:sz="0" w:space="0" w:color="auto"/>
            <w:bottom w:val="none" w:sz="0" w:space="0" w:color="auto"/>
            <w:right w:val="none" w:sz="0" w:space="0" w:color="auto"/>
          </w:divBdr>
        </w:div>
        <w:div w:id="625744728">
          <w:marLeft w:val="640"/>
          <w:marRight w:val="0"/>
          <w:marTop w:val="0"/>
          <w:marBottom w:val="0"/>
          <w:divBdr>
            <w:top w:val="none" w:sz="0" w:space="0" w:color="auto"/>
            <w:left w:val="none" w:sz="0" w:space="0" w:color="auto"/>
            <w:bottom w:val="none" w:sz="0" w:space="0" w:color="auto"/>
            <w:right w:val="none" w:sz="0" w:space="0" w:color="auto"/>
          </w:divBdr>
        </w:div>
        <w:div w:id="10189266">
          <w:marLeft w:val="640"/>
          <w:marRight w:val="0"/>
          <w:marTop w:val="0"/>
          <w:marBottom w:val="0"/>
          <w:divBdr>
            <w:top w:val="none" w:sz="0" w:space="0" w:color="auto"/>
            <w:left w:val="none" w:sz="0" w:space="0" w:color="auto"/>
            <w:bottom w:val="none" w:sz="0" w:space="0" w:color="auto"/>
            <w:right w:val="none" w:sz="0" w:space="0" w:color="auto"/>
          </w:divBdr>
        </w:div>
        <w:div w:id="733822906">
          <w:marLeft w:val="640"/>
          <w:marRight w:val="0"/>
          <w:marTop w:val="0"/>
          <w:marBottom w:val="0"/>
          <w:divBdr>
            <w:top w:val="none" w:sz="0" w:space="0" w:color="auto"/>
            <w:left w:val="none" w:sz="0" w:space="0" w:color="auto"/>
            <w:bottom w:val="none" w:sz="0" w:space="0" w:color="auto"/>
            <w:right w:val="none" w:sz="0" w:space="0" w:color="auto"/>
          </w:divBdr>
        </w:div>
        <w:div w:id="1421482992">
          <w:marLeft w:val="640"/>
          <w:marRight w:val="0"/>
          <w:marTop w:val="0"/>
          <w:marBottom w:val="0"/>
          <w:divBdr>
            <w:top w:val="none" w:sz="0" w:space="0" w:color="auto"/>
            <w:left w:val="none" w:sz="0" w:space="0" w:color="auto"/>
            <w:bottom w:val="none" w:sz="0" w:space="0" w:color="auto"/>
            <w:right w:val="none" w:sz="0" w:space="0" w:color="auto"/>
          </w:divBdr>
        </w:div>
        <w:div w:id="1155299491">
          <w:marLeft w:val="640"/>
          <w:marRight w:val="0"/>
          <w:marTop w:val="0"/>
          <w:marBottom w:val="0"/>
          <w:divBdr>
            <w:top w:val="none" w:sz="0" w:space="0" w:color="auto"/>
            <w:left w:val="none" w:sz="0" w:space="0" w:color="auto"/>
            <w:bottom w:val="none" w:sz="0" w:space="0" w:color="auto"/>
            <w:right w:val="none" w:sz="0" w:space="0" w:color="auto"/>
          </w:divBdr>
        </w:div>
        <w:div w:id="772625557">
          <w:marLeft w:val="640"/>
          <w:marRight w:val="0"/>
          <w:marTop w:val="0"/>
          <w:marBottom w:val="0"/>
          <w:divBdr>
            <w:top w:val="none" w:sz="0" w:space="0" w:color="auto"/>
            <w:left w:val="none" w:sz="0" w:space="0" w:color="auto"/>
            <w:bottom w:val="none" w:sz="0" w:space="0" w:color="auto"/>
            <w:right w:val="none" w:sz="0" w:space="0" w:color="auto"/>
          </w:divBdr>
        </w:div>
        <w:div w:id="2057242274">
          <w:marLeft w:val="640"/>
          <w:marRight w:val="0"/>
          <w:marTop w:val="0"/>
          <w:marBottom w:val="0"/>
          <w:divBdr>
            <w:top w:val="none" w:sz="0" w:space="0" w:color="auto"/>
            <w:left w:val="none" w:sz="0" w:space="0" w:color="auto"/>
            <w:bottom w:val="none" w:sz="0" w:space="0" w:color="auto"/>
            <w:right w:val="none" w:sz="0" w:space="0" w:color="auto"/>
          </w:divBdr>
        </w:div>
        <w:div w:id="2141067206">
          <w:marLeft w:val="640"/>
          <w:marRight w:val="0"/>
          <w:marTop w:val="0"/>
          <w:marBottom w:val="0"/>
          <w:divBdr>
            <w:top w:val="none" w:sz="0" w:space="0" w:color="auto"/>
            <w:left w:val="none" w:sz="0" w:space="0" w:color="auto"/>
            <w:bottom w:val="none" w:sz="0" w:space="0" w:color="auto"/>
            <w:right w:val="none" w:sz="0" w:space="0" w:color="auto"/>
          </w:divBdr>
        </w:div>
        <w:div w:id="597836025">
          <w:marLeft w:val="640"/>
          <w:marRight w:val="0"/>
          <w:marTop w:val="0"/>
          <w:marBottom w:val="0"/>
          <w:divBdr>
            <w:top w:val="none" w:sz="0" w:space="0" w:color="auto"/>
            <w:left w:val="none" w:sz="0" w:space="0" w:color="auto"/>
            <w:bottom w:val="none" w:sz="0" w:space="0" w:color="auto"/>
            <w:right w:val="none" w:sz="0" w:space="0" w:color="auto"/>
          </w:divBdr>
        </w:div>
        <w:div w:id="867645711">
          <w:marLeft w:val="640"/>
          <w:marRight w:val="0"/>
          <w:marTop w:val="0"/>
          <w:marBottom w:val="0"/>
          <w:divBdr>
            <w:top w:val="none" w:sz="0" w:space="0" w:color="auto"/>
            <w:left w:val="none" w:sz="0" w:space="0" w:color="auto"/>
            <w:bottom w:val="none" w:sz="0" w:space="0" w:color="auto"/>
            <w:right w:val="none" w:sz="0" w:space="0" w:color="auto"/>
          </w:divBdr>
        </w:div>
        <w:div w:id="24135879">
          <w:marLeft w:val="640"/>
          <w:marRight w:val="0"/>
          <w:marTop w:val="0"/>
          <w:marBottom w:val="0"/>
          <w:divBdr>
            <w:top w:val="none" w:sz="0" w:space="0" w:color="auto"/>
            <w:left w:val="none" w:sz="0" w:space="0" w:color="auto"/>
            <w:bottom w:val="none" w:sz="0" w:space="0" w:color="auto"/>
            <w:right w:val="none" w:sz="0" w:space="0" w:color="auto"/>
          </w:divBdr>
        </w:div>
        <w:div w:id="251472712">
          <w:marLeft w:val="640"/>
          <w:marRight w:val="0"/>
          <w:marTop w:val="0"/>
          <w:marBottom w:val="0"/>
          <w:divBdr>
            <w:top w:val="none" w:sz="0" w:space="0" w:color="auto"/>
            <w:left w:val="none" w:sz="0" w:space="0" w:color="auto"/>
            <w:bottom w:val="none" w:sz="0" w:space="0" w:color="auto"/>
            <w:right w:val="none" w:sz="0" w:space="0" w:color="auto"/>
          </w:divBdr>
        </w:div>
        <w:div w:id="2132899907">
          <w:marLeft w:val="640"/>
          <w:marRight w:val="0"/>
          <w:marTop w:val="0"/>
          <w:marBottom w:val="0"/>
          <w:divBdr>
            <w:top w:val="none" w:sz="0" w:space="0" w:color="auto"/>
            <w:left w:val="none" w:sz="0" w:space="0" w:color="auto"/>
            <w:bottom w:val="none" w:sz="0" w:space="0" w:color="auto"/>
            <w:right w:val="none" w:sz="0" w:space="0" w:color="auto"/>
          </w:divBdr>
        </w:div>
        <w:div w:id="1050804241">
          <w:marLeft w:val="640"/>
          <w:marRight w:val="0"/>
          <w:marTop w:val="0"/>
          <w:marBottom w:val="0"/>
          <w:divBdr>
            <w:top w:val="none" w:sz="0" w:space="0" w:color="auto"/>
            <w:left w:val="none" w:sz="0" w:space="0" w:color="auto"/>
            <w:bottom w:val="none" w:sz="0" w:space="0" w:color="auto"/>
            <w:right w:val="none" w:sz="0" w:space="0" w:color="auto"/>
          </w:divBdr>
        </w:div>
      </w:divsChild>
    </w:div>
    <w:div w:id="238565377">
      <w:bodyDiv w:val="1"/>
      <w:marLeft w:val="0"/>
      <w:marRight w:val="0"/>
      <w:marTop w:val="0"/>
      <w:marBottom w:val="0"/>
      <w:divBdr>
        <w:top w:val="none" w:sz="0" w:space="0" w:color="auto"/>
        <w:left w:val="none" w:sz="0" w:space="0" w:color="auto"/>
        <w:bottom w:val="none" w:sz="0" w:space="0" w:color="auto"/>
        <w:right w:val="none" w:sz="0" w:space="0" w:color="auto"/>
      </w:divBdr>
      <w:divsChild>
        <w:div w:id="111750851">
          <w:marLeft w:val="640"/>
          <w:marRight w:val="0"/>
          <w:marTop w:val="0"/>
          <w:marBottom w:val="0"/>
          <w:divBdr>
            <w:top w:val="none" w:sz="0" w:space="0" w:color="auto"/>
            <w:left w:val="none" w:sz="0" w:space="0" w:color="auto"/>
            <w:bottom w:val="none" w:sz="0" w:space="0" w:color="auto"/>
            <w:right w:val="none" w:sz="0" w:space="0" w:color="auto"/>
          </w:divBdr>
        </w:div>
        <w:div w:id="168646557">
          <w:marLeft w:val="640"/>
          <w:marRight w:val="0"/>
          <w:marTop w:val="0"/>
          <w:marBottom w:val="0"/>
          <w:divBdr>
            <w:top w:val="none" w:sz="0" w:space="0" w:color="auto"/>
            <w:left w:val="none" w:sz="0" w:space="0" w:color="auto"/>
            <w:bottom w:val="none" w:sz="0" w:space="0" w:color="auto"/>
            <w:right w:val="none" w:sz="0" w:space="0" w:color="auto"/>
          </w:divBdr>
        </w:div>
        <w:div w:id="899096419">
          <w:marLeft w:val="640"/>
          <w:marRight w:val="0"/>
          <w:marTop w:val="0"/>
          <w:marBottom w:val="0"/>
          <w:divBdr>
            <w:top w:val="none" w:sz="0" w:space="0" w:color="auto"/>
            <w:left w:val="none" w:sz="0" w:space="0" w:color="auto"/>
            <w:bottom w:val="none" w:sz="0" w:space="0" w:color="auto"/>
            <w:right w:val="none" w:sz="0" w:space="0" w:color="auto"/>
          </w:divBdr>
        </w:div>
        <w:div w:id="709573004">
          <w:marLeft w:val="640"/>
          <w:marRight w:val="0"/>
          <w:marTop w:val="0"/>
          <w:marBottom w:val="0"/>
          <w:divBdr>
            <w:top w:val="none" w:sz="0" w:space="0" w:color="auto"/>
            <w:left w:val="none" w:sz="0" w:space="0" w:color="auto"/>
            <w:bottom w:val="none" w:sz="0" w:space="0" w:color="auto"/>
            <w:right w:val="none" w:sz="0" w:space="0" w:color="auto"/>
          </w:divBdr>
        </w:div>
        <w:div w:id="908803139">
          <w:marLeft w:val="640"/>
          <w:marRight w:val="0"/>
          <w:marTop w:val="0"/>
          <w:marBottom w:val="0"/>
          <w:divBdr>
            <w:top w:val="none" w:sz="0" w:space="0" w:color="auto"/>
            <w:left w:val="none" w:sz="0" w:space="0" w:color="auto"/>
            <w:bottom w:val="none" w:sz="0" w:space="0" w:color="auto"/>
            <w:right w:val="none" w:sz="0" w:space="0" w:color="auto"/>
          </w:divBdr>
        </w:div>
        <w:div w:id="1810051450">
          <w:marLeft w:val="640"/>
          <w:marRight w:val="0"/>
          <w:marTop w:val="0"/>
          <w:marBottom w:val="0"/>
          <w:divBdr>
            <w:top w:val="none" w:sz="0" w:space="0" w:color="auto"/>
            <w:left w:val="none" w:sz="0" w:space="0" w:color="auto"/>
            <w:bottom w:val="none" w:sz="0" w:space="0" w:color="auto"/>
            <w:right w:val="none" w:sz="0" w:space="0" w:color="auto"/>
          </w:divBdr>
        </w:div>
        <w:div w:id="809902514">
          <w:marLeft w:val="640"/>
          <w:marRight w:val="0"/>
          <w:marTop w:val="0"/>
          <w:marBottom w:val="0"/>
          <w:divBdr>
            <w:top w:val="none" w:sz="0" w:space="0" w:color="auto"/>
            <w:left w:val="none" w:sz="0" w:space="0" w:color="auto"/>
            <w:bottom w:val="none" w:sz="0" w:space="0" w:color="auto"/>
            <w:right w:val="none" w:sz="0" w:space="0" w:color="auto"/>
          </w:divBdr>
        </w:div>
        <w:div w:id="1235359124">
          <w:marLeft w:val="640"/>
          <w:marRight w:val="0"/>
          <w:marTop w:val="0"/>
          <w:marBottom w:val="0"/>
          <w:divBdr>
            <w:top w:val="none" w:sz="0" w:space="0" w:color="auto"/>
            <w:left w:val="none" w:sz="0" w:space="0" w:color="auto"/>
            <w:bottom w:val="none" w:sz="0" w:space="0" w:color="auto"/>
            <w:right w:val="none" w:sz="0" w:space="0" w:color="auto"/>
          </w:divBdr>
        </w:div>
        <w:div w:id="1604606220">
          <w:marLeft w:val="640"/>
          <w:marRight w:val="0"/>
          <w:marTop w:val="0"/>
          <w:marBottom w:val="0"/>
          <w:divBdr>
            <w:top w:val="none" w:sz="0" w:space="0" w:color="auto"/>
            <w:left w:val="none" w:sz="0" w:space="0" w:color="auto"/>
            <w:bottom w:val="none" w:sz="0" w:space="0" w:color="auto"/>
            <w:right w:val="none" w:sz="0" w:space="0" w:color="auto"/>
          </w:divBdr>
        </w:div>
        <w:div w:id="1050304506">
          <w:marLeft w:val="640"/>
          <w:marRight w:val="0"/>
          <w:marTop w:val="0"/>
          <w:marBottom w:val="0"/>
          <w:divBdr>
            <w:top w:val="none" w:sz="0" w:space="0" w:color="auto"/>
            <w:left w:val="none" w:sz="0" w:space="0" w:color="auto"/>
            <w:bottom w:val="none" w:sz="0" w:space="0" w:color="auto"/>
            <w:right w:val="none" w:sz="0" w:space="0" w:color="auto"/>
          </w:divBdr>
        </w:div>
        <w:div w:id="443962192">
          <w:marLeft w:val="640"/>
          <w:marRight w:val="0"/>
          <w:marTop w:val="0"/>
          <w:marBottom w:val="0"/>
          <w:divBdr>
            <w:top w:val="none" w:sz="0" w:space="0" w:color="auto"/>
            <w:left w:val="none" w:sz="0" w:space="0" w:color="auto"/>
            <w:bottom w:val="none" w:sz="0" w:space="0" w:color="auto"/>
            <w:right w:val="none" w:sz="0" w:space="0" w:color="auto"/>
          </w:divBdr>
        </w:div>
        <w:div w:id="1162433822">
          <w:marLeft w:val="640"/>
          <w:marRight w:val="0"/>
          <w:marTop w:val="0"/>
          <w:marBottom w:val="0"/>
          <w:divBdr>
            <w:top w:val="none" w:sz="0" w:space="0" w:color="auto"/>
            <w:left w:val="none" w:sz="0" w:space="0" w:color="auto"/>
            <w:bottom w:val="none" w:sz="0" w:space="0" w:color="auto"/>
            <w:right w:val="none" w:sz="0" w:space="0" w:color="auto"/>
          </w:divBdr>
        </w:div>
        <w:div w:id="73670826">
          <w:marLeft w:val="640"/>
          <w:marRight w:val="0"/>
          <w:marTop w:val="0"/>
          <w:marBottom w:val="0"/>
          <w:divBdr>
            <w:top w:val="none" w:sz="0" w:space="0" w:color="auto"/>
            <w:left w:val="none" w:sz="0" w:space="0" w:color="auto"/>
            <w:bottom w:val="none" w:sz="0" w:space="0" w:color="auto"/>
            <w:right w:val="none" w:sz="0" w:space="0" w:color="auto"/>
          </w:divBdr>
        </w:div>
        <w:div w:id="837421352">
          <w:marLeft w:val="640"/>
          <w:marRight w:val="0"/>
          <w:marTop w:val="0"/>
          <w:marBottom w:val="0"/>
          <w:divBdr>
            <w:top w:val="none" w:sz="0" w:space="0" w:color="auto"/>
            <w:left w:val="none" w:sz="0" w:space="0" w:color="auto"/>
            <w:bottom w:val="none" w:sz="0" w:space="0" w:color="auto"/>
            <w:right w:val="none" w:sz="0" w:space="0" w:color="auto"/>
          </w:divBdr>
        </w:div>
        <w:div w:id="1330133195">
          <w:marLeft w:val="640"/>
          <w:marRight w:val="0"/>
          <w:marTop w:val="0"/>
          <w:marBottom w:val="0"/>
          <w:divBdr>
            <w:top w:val="none" w:sz="0" w:space="0" w:color="auto"/>
            <w:left w:val="none" w:sz="0" w:space="0" w:color="auto"/>
            <w:bottom w:val="none" w:sz="0" w:space="0" w:color="auto"/>
            <w:right w:val="none" w:sz="0" w:space="0" w:color="auto"/>
          </w:divBdr>
        </w:div>
        <w:div w:id="1828747994">
          <w:marLeft w:val="640"/>
          <w:marRight w:val="0"/>
          <w:marTop w:val="0"/>
          <w:marBottom w:val="0"/>
          <w:divBdr>
            <w:top w:val="none" w:sz="0" w:space="0" w:color="auto"/>
            <w:left w:val="none" w:sz="0" w:space="0" w:color="auto"/>
            <w:bottom w:val="none" w:sz="0" w:space="0" w:color="auto"/>
            <w:right w:val="none" w:sz="0" w:space="0" w:color="auto"/>
          </w:divBdr>
        </w:div>
        <w:div w:id="1023557020">
          <w:marLeft w:val="640"/>
          <w:marRight w:val="0"/>
          <w:marTop w:val="0"/>
          <w:marBottom w:val="0"/>
          <w:divBdr>
            <w:top w:val="none" w:sz="0" w:space="0" w:color="auto"/>
            <w:left w:val="none" w:sz="0" w:space="0" w:color="auto"/>
            <w:bottom w:val="none" w:sz="0" w:space="0" w:color="auto"/>
            <w:right w:val="none" w:sz="0" w:space="0" w:color="auto"/>
          </w:divBdr>
        </w:div>
        <w:div w:id="779682649">
          <w:marLeft w:val="640"/>
          <w:marRight w:val="0"/>
          <w:marTop w:val="0"/>
          <w:marBottom w:val="0"/>
          <w:divBdr>
            <w:top w:val="none" w:sz="0" w:space="0" w:color="auto"/>
            <w:left w:val="none" w:sz="0" w:space="0" w:color="auto"/>
            <w:bottom w:val="none" w:sz="0" w:space="0" w:color="auto"/>
            <w:right w:val="none" w:sz="0" w:space="0" w:color="auto"/>
          </w:divBdr>
        </w:div>
        <w:div w:id="88158209">
          <w:marLeft w:val="640"/>
          <w:marRight w:val="0"/>
          <w:marTop w:val="0"/>
          <w:marBottom w:val="0"/>
          <w:divBdr>
            <w:top w:val="none" w:sz="0" w:space="0" w:color="auto"/>
            <w:left w:val="none" w:sz="0" w:space="0" w:color="auto"/>
            <w:bottom w:val="none" w:sz="0" w:space="0" w:color="auto"/>
            <w:right w:val="none" w:sz="0" w:space="0" w:color="auto"/>
          </w:divBdr>
        </w:div>
        <w:div w:id="651984782">
          <w:marLeft w:val="640"/>
          <w:marRight w:val="0"/>
          <w:marTop w:val="0"/>
          <w:marBottom w:val="0"/>
          <w:divBdr>
            <w:top w:val="none" w:sz="0" w:space="0" w:color="auto"/>
            <w:left w:val="none" w:sz="0" w:space="0" w:color="auto"/>
            <w:bottom w:val="none" w:sz="0" w:space="0" w:color="auto"/>
            <w:right w:val="none" w:sz="0" w:space="0" w:color="auto"/>
          </w:divBdr>
        </w:div>
        <w:div w:id="417139569">
          <w:marLeft w:val="640"/>
          <w:marRight w:val="0"/>
          <w:marTop w:val="0"/>
          <w:marBottom w:val="0"/>
          <w:divBdr>
            <w:top w:val="none" w:sz="0" w:space="0" w:color="auto"/>
            <w:left w:val="none" w:sz="0" w:space="0" w:color="auto"/>
            <w:bottom w:val="none" w:sz="0" w:space="0" w:color="auto"/>
            <w:right w:val="none" w:sz="0" w:space="0" w:color="auto"/>
          </w:divBdr>
        </w:div>
        <w:div w:id="1955476754">
          <w:marLeft w:val="640"/>
          <w:marRight w:val="0"/>
          <w:marTop w:val="0"/>
          <w:marBottom w:val="0"/>
          <w:divBdr>
            <w:top w:val="none" w:sz="0" w:space="0" w:color="auto"/>
            <w:left w:val="none" w:sz="0" w:space="0" w:color="auto"/>
            <w:bottom w:val="none" w:sz="0" w:space="0" w:color="auto"/>
            <w:right w:val="none" w:sz="0" w:space="0" w:color="auto"/>
          </w:divBdr>
        </w:div>
        <w:div w:id="491986811">
          <w:marLeft w:val="640"/>
          <w:marRight w:val="0"/>
          <w:marTop w:val="0"/>
          <w:marBottom w:val="0"/>
          <w:divBdr>
            <w:top w:val="none" w:sz="0" w:space="0" w:color="auto"/>
            <w:left w:val="none" w:sz="0" w:space="0" w:color="auto"/>
            <w:bottom w:val="none" w:sz="0" w:space="0" w:color="auto"/>
            <w:right w:val="none" w:sz="0" w:space="0" w:color="auto"/>
          </w:divBdr>
        </w:div>
        <w:div w:id="901987852">
          <w:marLeft w:val="640"/>
          <w:marRight w:val="0"/>
          <w:marTop w:val="0"/>
          <w:marBottom w:val="0"/>
          <w:divBdr>
            <w:top w:val="none" w:sz="0" w:space="0" w:color="auto"/>
            <w:left w:val="none" w:sz="0" w:space="0" w:color="auto"/>
            <w:bottom w:val="none" w:sz="0" w:space="0" w:color="auto"/>
            <w:right w:val="none" w:sz="0" w:space="0" w:color="auto"/>
          </w:divBdr>
        </w:div>
        <w:div w:id="1732382112">
          <w:marLeft w:val="640"/>
          <w:marRight w:val="0"/>
          <w:marTop w:val="0"/>
          <w:marBottom w:val="0"/>
          <w:divBdr>
            <w:top w:val="none" w:sz="0" w:space="0" w:color="auto"/>
            <w:left w:val="none" w:sz="0" w:space="0" w:color="auto"/>
            <w:bottom w:val="none" w:sz="0" w:space="0" w:color="auto"/>
            <w:right w:val="none" w:sz="0" w:space="0" w:color="auto"/>
          </w:divBdr>
        </w:div>
        <w:div w:id="1120996729">
          <w:marLeft w:val="640"/>
          <w:marRight w:val="0"/>
          <w:marTop w:val="0"/>
          <w:marBottom w:val="0"/>
          <w:divBdr>
            <w:top w:val="none" w:sz="0" w:space="0" w:color="auto"/>
            <w:left w:val="none" w:sz="0" w:space="0" w:color="auto"/>
            <w:bottom w:val="none" w:sz="0" w:space="0" w:color="auto"/>
            <w:right w:val="none" w:sz="0" w:space="0" w:color="auto"/>
          </w:divBdr>
        </w:div>
        <w:div w:id="2028213379">
          <w:marLeft w:val="640"/>
          <w:marRight w:val="0"/>
          <w:marTop w:val="0"/>
          <w:marBottom w:val="0"/>
          <w:divBdr>
            <w:top w:val="none" w:sz="0" w:space="0" w:color="auto"/>
            <w:left w:val="none" w:sz="0" w:space="0" w:color="auto"/>
            <w:bottom w:val="none" w:sz="0" w:space="0" w:color="auto"/>
            <w:right w:val="none" w:sz="0" w:space="0" w:color="auto"/>
          </w:divBdr>
        </w:div>
        <w:div w:id="88166502">
          <w:marLeft w:val="640"/>
          <w:marRight w:val="0"/>
          <w:marTop w:val="0"/>
          <w:marBottom w:val="0"/>
          <w:divBdr>
            <w:top w:val="none" w:sz="0" w:space="0" w:color="auto"/>
            <w:left w:val="none" w:sz="0" w:space="0" w:color="auto"/>
            <w:bottom w:val="none" w:sz="0" w:space="0" w:color="auto"/>
            <w:right w:val="none" w:sz="0" w:space="0" w:color="auto"/>
          </w:divBdr>
        </w:div>
        <w:div w:id="1928348181">
          <w:marLeft w:val="640"/>
          <w:marRight w:val="0"/>
          <w:marTop w:val="0"/>
          <w:marBottom w:val="0"/>
          <w:divBdr>
            <w:top w:val="none" w:sz="0" w:space="0" w:color="auto"/>
            <w:left w:val="none" w:sz="0" w:space="0" w:color="auto"/>
            <w:bottom w:val="none" w:sz="0" w:space="0" w:color="auto"/>
            <w:right w:val="none" w:sz="0" w:space="0" w:color="auto"/>
          </w:divBdr>
        </w:div>
        <w:div w:id="851338829">
          <w:marLeft w:val="640"/>
          <w:marRight w:val="0"/>
          <w:marTop w:val="0"/>
          <w:marBottom w:val="0"/>
          <w:divBdr>
            <w:top w:val="none" w:sz="0" w:space="0" w:color="auto"/>
            <w:left w:val="none" w:sz="0" w:space="0" w:color="auto"/>
            <w:bottom w:val="none" w:sz="0" w:space="0" w:color="auto"/>
            <w:right w:val="none" w:sz="0" w:space="0" w:color="auto"/>
          </w:divBdr>
        </w:div>
        <w:div w:id="872423770">
          <w:marLeft w:val="640"/>
          <w:marRight w:val="0"/>
          <w:marTop w:val="0"/>
          <w:marBottom w:val="0"/>
          <w:divBdr>
            <w:top w:val="none" w:sz="0" w:space="0" w:color="auto"/>
            <w:left w:val="none" w:sz="0" w:space="0" w:color="auto"/>
            <w:bottom w:val="none" w:sz="0" w:space="0" w:color="auto"/>
            <w:right w:val="none" w:sz="0" w:space="0" w:color="auto"/>
          </w:divBdr>
        </w:div>
        <w:div w:id="2058428723">
          <w:marLeft w:val="640"/>
          <w:marRight w:val="0"/>
          <w:marTop w:val="0"/>
          <w:marBottom w:val="0"/>
          <w:divBdr>
            <w:top w:val="none" w:sz="0" w:space="0" w:color="auto"/>
            <w:left w:val="none" w:sz="0" w:space="0" w:color="auto"/>
            <w:bottom w:val="none" w:sz="0" w:space="0" w:color="auto"/>
            <w:right w:val="none" w:sz="0" w:space="0" w:color="auto"/>
          </w:divBdr>
        </w:div>
        <w:div w:id="655260154">
          <w:marLeft w:val="640"/>
          <w:marRight w:val="0"/>
          <w:marTop w:val="0"/>
          <w:marBottom w:val="0"/>
          <w:divBdr>
            <w:top w:val="none" w:sz="0" w:space="0" w:color="auto"/>
            <w:left w:val="none" w:sz="0" w:space="0" w:color="auto"/>
            <w:bottom w:val="none" w:sz="0" w:space="0" w:color="auto"/>
            <w:right w:val="none" w:sz="0" w:space="0" w:color="auto"/>
          </w:divBdr>
        </w:div>
        <w:div w:id="526796436">
          <w:marLeft w:val="640"/>
          <w:marRight w:val="0"/>
          <w:marTop w:val="0"/>
          <w:marBottom w:val="0"/>
          <w:divBdr>
            <w:top w:val="none" w:sz="0" w:space="0" w:color="auto"/>
            <w:left w:val="none" w:sz="0" w:space="0" w:color="auto"/>
            <w:bottom w:val="none" w:sz="0" w:space="0" w:color="auto"/>
            <w:right w:val="none" w:sz="0" w:space="0" w:color="auto"/>
          </w:divBdr>
        </w:div>
        <w:div w:id="1191602819">
          <w:marLeft w:val="640"/>
          <w:marRight w:val="0"/>
          <w:marTop w:val="0"/>
          <w:marBottom w:val="0"/>
          <w:divBdr>
            <w:top w:val="none" w:sz="0" w:space="0" w:color="auto"/>
            <w:left w:val="none" w:sz="0" w:space="0" w:color="auto"/>
            <w:bottom w:val="none" w:sz="0" w:space="0" w:color="auto"/>
            <w:right w:val="none" w:sz="0" w:space="0" w:color="auto"/>
          </w:divBdr>
        </w:div>
        <w:div w:id="1032222054">
          <w:marLeft w:val="640"/>
          <w:marRight w:val="0"/>
          <w:marTop w:val="0"/>
          <w:marBottom w:val="0"/>
          <w:divBdr>
            <w:top w:val="none" w:sz="0" w:space="0" w:color="auto"/>
            <w:left w:val="none" w:sz="0" w:space="0" w:color="auto"/>
            <w:bottom w:val="none" w:sz="0" w:space="0" w:color="auto"/>
            <w:right w:val="none" w:sz="0" w:space="0" w:color="auto"/>
          </w:divBdr>
        </w:div>
        <w:div w:id="2071223604">
          <w:marLeft w:val="640"/>
          <w:marRight w:val="0"/>
          <w:marTop w:val="0"/>
          <w:marBottom w:val="0"/>
          <w:divBdr>
            <w:top w:val="none" w:sz="0" w:space="0" w:color="auto"/>
            <w:left w:val="none" w:sz="0" w:space="0" w:color="auto"/>
            <w:bottom w:val="none" w:sz="0" w:space="0" w:color="auto"/>
            <w:right w:val="none" w:sz="0" w:space="0" w:color="auto"/>
          </w:divBdr>
        </w:div>
        <w:div w:id="1021475769">
          <w:marLeft w:val="640"/>
          <w:marRight w:val="0"/>
          <w:marTop w:val="0"/>
          <w:marBottom w:val="0"/>
          <w:divBdr>
            <w:top w:val="none" w:sz="0" w:space="0" w:color="auto"/>
            <w:left w:val="none" w:sz="0" w:space="0" w:color="auto"/>
            <w:bottom w:val="none" w:sz="0" w:space="0" w:color="auto"/>
            <w:right w:val="none" w:sz="0" w:space="0" w:color="auto"/>
          </w:divBdr>
        </w:div>
        <w:div w:id="106395363">
          <w:marLeft w:val="640"/>
          <w:marRight w:val="0"/>
          <w:marTop w:val="0"/>
          <w:marBottom w:val="0"/>
          <w:divBdr>
            <w:top w:val="none" w:sz="0" w:space="0" w:color="auto"/>
            <w:left w:val="none" w:sz="0" w:space="0" w:color="auto"/>
            <w:bottom w:val="none" w:sz="0" w:space="0" w:color="auto"/>
            <w:right w:val="none" w:sz="0" w:space="0" w:color="auto"/>
          </w:divBdr>
        </w:div>
        <w:div w:id="552156969">
          <w:marLeft w:val="640"/>
          <w:marRight w:val="0"/>
          <w:marTop w:val="0"/>
          <w:marBottom w:val="0"/>
          <w:divBdr>
            <w:top w:val="none" w:sz="0" w:space="0" w:color="auto"/>
            <w:left w:val="none" w:sz="0" w:space="0" w:color="auto"/>
            <w:bottom w:val="none" w:sz="0" w:space="0" w:color="auto"/>
            <w:right w:val="none" w:sz="0" w:space="0" w:color="auto"/>
          </w:divBdr>
        </w:div>
        <w:div w:id="649749165">
          <w:marLeft w:val="640"/>
          <w:marRight w:val="0"/>
          <w:marTop w:val="0"/>
          <w:marBottom w:val="0"/>
          <w:divBdr>
            <w:top w:val="none" w:sz="0" w:space="0" w:color="auto"/>
            <w:left w:val="none" w:sz="0" w:space="0" w:color="auto"/>
            <w:bottom w:val="none" w:sz="0" w:space="0" w:color="auto"/>
            <w:right w:val="none" w:sz="0" w:space="0" w:color="auto"/>
          </w:divBdr>
        </w:div>
        <w:div w:id="763183315">
          <w:marLeft w:val="640"/>
          <w:marRight w:val="0"/>
          <w:marTop w:val="0"/>
          <w:marBottom w:val="0"/>
          <w:divBdr>
            <w:top w:val="none" w:sz="0" w:space="0" w:color="auto"/>
            <w:left w:val="none" w:sz="0" w:space="0" w:color="auto"/>
            <w:bottom w:val="none" w:sz="0" w:space="0" w:color="auto"/>
            <w:right w:val="none" w:sz="0" w:space="0" w:color="auto"/>
          </w:divBdr>
        </w:div>
        <w:div w:id="9263426">
          <w:marLeft w:val="640"/>
          <w:marRight w:val="0"/>
          <w:marTop w:val="0"/>
          <w:marBottom w:val="0"/>
          <w:divBdr>
            <w:top w:val="none" w:sz="0" w:space="0" w:color="auto"/>
            <w:left w:val="none" w:sz="0" w:space="0" w:color="auto"/>
            <w:bottom w:val="none" w:sz="0" w:space="0" w:color="auto"/>
            <w:right w:val="none" w:sz="0" w:space="0" w:color="auto"/>
          </w:divBdr>
        </w:div>
        <w:div w:id="1257833122">
          <w:marLeft w:val="640"/>
          <w:marRight w:val="0"/>
          <w:marTop w:val="0"/>
          <w:marBottom w:val="0"/>
          <w:divBdr>
            <w:top w:val="none" w:sz="0" w:space="0" w:color="auto"/>
            <w:left w:val="none" w:sz="0" w:space="0" w:color="auto"/>
            <w:bottom w:val="none" w:sz="0" w:space="0" w:color="auto"/>
            <w:right w:val="none" w:sz="0" w:space="0" w:color="auto"/>
          </w:divBdr>
        </w:div>
        <w:div w:id="467866379">
          <w:marLeft w:val="640"/>
          <w:marRight w:val="0"/>
          <w:marTop w:val="0"/>
          <w:marBottom w:val="0"/>
          <w:divBdr>
            <w:top w:val="none" w:sz="0" w:space="0" w:color="auto"/>
            <w:left w:val="none" w:sz="0" w:space="0" w:color="auto"/>
            <w:bottom w:val="none" w:sz="0" w:space="0" w:color="auto"/>
            <w:right w:val="none" w:sz="0" w:space="0" w:color="auto"/>
          </w:divBdr>
        </w:div>
        <w:div w:id="590432040">
          <w:marLeft w:val="640"/>
          <w:marRight w:val="0"/>
          <w:marTop w:val="0"/>
          <w:marBottom w:val="0"/>
          <w:divBdr>
            <w:top w:val="none" w:sz="0" w:space="0" w:color="auto"/>
            <w:left w:val="none" w:sz="0" w:space="0" w:color="auto"/>
            <w:bottom w:val="none" w:sz="0" w:space="0" w:color="auto"/>
            <w:right w:val="none" w:sz="0" w:space="0" w:color="auto"/>
          </w:divBdr>
        </w:div>
        <w:div w:id="1739940215">
          <w:marLeft w:val="640"/>
          <w:marRight w:val="0"/>
          <w:marTop w:val="0"/>
          <w:marBottom w:val="0"/>
          <w:divBdr>
            <w:top w:val="none" w:sz="0" w:space="0" w:color="auto"/>
            <w:left w:val="none" w:sz="0" w:space="0" w:color="auto"/>
            <w:bottom w:val="none" w:sz="0" w:space="0" w:color="auto"/>
            <w:right w:val="none" w:sz="0" w:space="0" w:color="auto"/>
          </w:divBdr>
        </w:div>
        <w:div w:id="925310922">
          <w:marLeft w:val="640"/>
          <w:marRight w:val="0"/>
          <w:marTop w:val="0"/>
          <w:marBottom w:val="0"/>
          <w:divBdr>
            <w:top w:val="none" w:sz="0" w:space="0" w:color="auto"/>
            <w:left w:val="none" w:sz="0" w:space="0" w:color="auto"/>
            <w:bottom w:val="none" w:sz="0" w:space="0" w:color="auto"/>
            <w:right w:val="none" w:sz="0" w:space="0" w:color="auto"/>
          </w:divBdr>
        </w:div>
        <w:div w:id="380516353">
          <w:marLeft w:val="640"/>
          <w:marRight w:val="0"/>
          <w:marTop w:val="0"/>
          <w:marBottom w:val="0"/>
          <w:divBdr>
            <w:top w:val="none" w:sz="0" w:space="0" w:color="auto"/>
            <w:left w:val="none" w:sz="0" w:space="0" w:color="auto"/>
            <w:bottom w:val="none" w:sz="0" w:space="0" w:color="auto"/>
            <w:right w:val="none" w:sz="0" w:space="0" w:color="auto"/>
          </w:divBdr>
        </w:div>
        <w:div w:id="480584340">
          <w:marLeft w:val="640"/>
          <w:marRight w:val="0"/>
          <w:marTop w:val="0"/>
          <w:marBottom w:val="0"/>
          <w:divBdr>
            <w:top w:val="none" w:sz="0" w:space="0" w:color="auto"/>
            <w:left w:val="none" w:sz="0" w:space="0" w:color="auto"/>
            <w:bottom w:val="none" w:sz="0" w:space="0" w:color="auto"/>
            <w:right w:val="none" w:sz="0" w:space="0" w:color="auto"/>
          </w:divBdr>
        </w:div>
        <w:div w:id="634722504">
          <w:marLeft w:val="640"/>
          <w:marRight w:val="0"/>
          <w:marTop w:val="0"/>
          <w:marBottom w:val="0"/>
          <w:divBdr>
            <w:top w:val="none" w:sz="0" w:space="0" w:color="auto"/>
            <w:left w:val="none" w:sz="0" w:space="0" w:color="auto"/>
            <w:bottom w:val="none" w:sz="0" w:space="0" w:color="auto"/>
            <w:right w:val="none" w:sz="0" w:space="0" w:color="auto"/>
          </w:divBdr>
        </w:div>
        <w:div w:id="1121455845">
          <w:marLeft w:val="640"/>
          <w:marRight w:val="0"/>
          <w:marTop w:val="0"/>
          <w:marBottom w:val="0"/>
          <w:divBdr>
            <w:top w:val="none" w:sz="0" w:space="0" w:color="auto"/>
            <w:left w:val="none" w:sz="0" w:space="0" w:color="auto"/>
            <w:bottom w:val="none" w:sz="0" w:space="0" w:color="auto"/>
            <w:right w:val="none" w:sz="0" w:space="0" w:color="auto"/>
          </w:divBdr>
        </w:div>
        <w:div w:id="1888761710">
          <w:marLeft w:val="640"/>
          <w:marRight w:val="0"/>
          <w:marTop w:val="0"/>
          <w:marBottom w:val="0"/>
          <w:divBdr>
            <w:top w:val="none" w:sz="0" w:space="0" w:color="auto"/>
            <w:left w:val="none" w:sz="0" w:space="0" w:color="auto"/>
            <w:bottom w:val="none" w:sz="0" w:space="0" w:color="auto"/>
            <w:right w:val="none" w:sz="0" w:space="0" w:color="auto"/>
          </w:divBdr>
        </w:div>
        <w:div w:id="541329473">
          <w:marLeft w:val="640"/>
          <w:marRight w:val="0"/>
          <w:marTop w:val="0"/>
          <w:marBottom w:val="0"/>
          <w:divBdr>
            <w:top w:val="none" w:sz="0" w:space="0" w:color="auto"/>
            <w:left w:val="none" w:sz="0" w:space="0" w:color="auto"/>
            <w:bottom w:val="none" w:sz="0" w:space="0" w:color="auto"/>
            <w:right w:val="none" w:sz="0" w:space="0" w:color="auto"/>
          </w:divBdr>
        </w:div>
        <w:div w:id="714040014">
          <w:marLeft w:val="640"/>
          <w:marRight w:val="0"/>
          <w:marTop w:val="0"/>
          <w:marBottom w:val="0"/>
          <w:divBdr>
            <w:top w:val="none" w:sz="0" w:space="0" w:color="auto"/>
            <w:left w:val="none" w:sz="0" w:space="0" w:color="auto"/>
            <w:bottom w:val="none" w:sz="0" w:space="0" w:color="auto"/>
            <w:right w:val="none" w:sz="0" w:space="0" w:color="auto"/>
          </w:divBdr>
        </w:div>
        <w:div w:id="301010989">
          <w:marLeft w:val="640"/>
          <w:marRight w:val="0"/>
          <w:marTop w:val="0"/>
          <w:marBottom w:val="0"/>
          <w:divBdr>
            <w:top w:val="none" w:sz="0" w:space="0" w:color="auto"/>
            <w:left w:val="none" w:sz="0" w:space="0" w:color="auto"/>
            <w:bottom w:val="none" w:sz="0" w:space="0" w:color="auto"/>
            <w:right w:val="none" w:sz="0" w:space="0" w:color="auto"/>
          </w:divBdr>
        </w:div>
        <w:div w:id="690104028">
          <w:marLeft w:val="640"/>
          <w:marRight w:val="0"/>
          <w:marTop w:val="0"/>
          <w:marBottom w:val="0"/>
          <w:divBdr>
            <w:top w:val="none" w:sz="0" w:space="0" w:color="auto"/>
            <w:left w:val="none" w:sz="0" w:space="0" w:color="auto"/>
            <w:bottom w:val="none" w:sz="0" w:space="0" w:color="auto"/>
            <w:right w:val="none" w:sz="0" w:space="0" w:color="auto"/>
          </w:divBdr>
        </w:div>
        <w:div w:id="1517574719">
          <w:marLeft w:val="640"/>
          <w:marRight w:val="0"/>
          <w:marTop w:val="0"/>
          <w:marBottom w:val="0"/>
          <w:divBdr>
            <w:top w:val="none" w:sz="0" w:space="0" w:color="auto"/>
            <w:left w:val="none" w:sz="0" w:space="0" w:color="auto"/>
            <w:bottom w:val="none" w:sz="0" w:space="0" w:color="auto"/>
            <w:right w:val="none" w:sz="0" w:space="0" w:color="auto"/>
          </w:divBdr>
        </w:div>
        <w:div w:id="1432898512">
          <w:marLeft w:val="640"/>
          <w:marRight w:val="0"/>
          <w:marTop w:val="0"/>
          <w:marBottom w:val="0"/>
          <w:divBdr>
            <w:top w:val="none" w:sz="0" w:space="0" w:color="auto"/>
            <w:left w:val="none" w:sz="0" w:space="0" w:color="auto"/>
            <w:bottom w:val="none" w:sz="0" w:space="0" w:color="auto"/>
            <w:right w:val="none" w:sz="0" w:space="0" w:color="auto"/>
          </w:divBdr>
        </w:div>
      </w:divsChild>
    </w:div>
    <w:div w:id="255094663">
      <w:bodyDiv w:val="1"/>
      <w:marLeft w:val="0"/>
      <w:marRight w:val="0"/>
      <w:marTop w:val="0"/>
      <w:marBottom w:val="0"/>
      <w:divBdr>
        <w:top w:val="none" w:sz="0" w:space="0" w:color="auto"/>
        <w:left w:val="none" w:sz="0" w:space="0" w:color="auto"/>
        <w:bottom w:val="none" w:sz="0" w:space="0" w:color="auto"/>
        <w:right w:val="none" w:sz="0" w:space="0" w:color="auto"/>
      </w:divBdr>
      <w:divsChild>
        <w:div w:id="945815962">
          <w:marLeft w:val="640"/>
          <w:marRight w:val="0"/>
          <w:marTop w:val="0"/>
          <w:marBottom w:val="0"/>
          <w:divBdr>
            <w:top w:val="none" w:sz="0" w:space="0" w:color="auto"/>
            <w:left w:val="none" w:sz="0" w:space="0" w:color="auto"/>
            <w:bottom w:val="none" w:sz="0" w:space="0" w:color="auto"/>
            <w:right w:val="none" w:sz="0" w:space="0" w:color="auto"/>
          </w:divBdr>
        </w:div>
        <w:div w:id="157161436">
          <w:marLeft w:val="640"/>
          <w:marRight w:val="0"/>
          <w:marTop w:val="0"/>
          <w:marBottom w:val="0"/>
          <w:divBdr>
            <w:top w:val="none" w:sz="0" w:space="0" w:color="auto"/>
            <w:left w:val="none" w:sz="0" w:space="0" w:color="auto"/>
            <w:bottom w:val="none" w:sz="0" w:space="0" w:color="auto"/>
            <w:right w:val="none" w:sz="0" w:space="0" w:color="auto"/>
          </w:divBdr>
        </w:div>
        <w:div w:id="1728067757">
          <w:marLeft w:val="640"/>
          <w:marRight w:val="0"/>
          <w:marTop w:val="0"/>
          <w:marBottom w:val="0"/>
          <w:divBdr>
            <w:top w:val="none" w:sz="0" w:space="0" w:color="auto"/>
            <w:left w:val="none" w:sz="0" w:space="0" w:color="auto"/>
            <w:bottom w:val="none" w:sz="0" w:space="0" w:color="auto"/>
            <w:right w:val="none" w:sz="0" w:space="0" w:color="auto"/>
          </w:divBdr>
        </w:div>
        <w:div w:id="1881934614">
          <w:marLeft w:val="640"/>
          <w:marRight w:val="0"/>
          <w:marTop w:val="0"/>
          <w:marBottom w:val="0"/>
          <w:divBdr>
            <w:top w:val="none" w:sz="0" w:space="0" w:color="auto"/>
            <w:left w:val="none" w:sz="0" w:space="0" w:color="auto"/>
            <w:bottom w:val="none" w:sz="0" w:space="0" w:color="auto"/>
            <w:right w:val="none" w:sz="0" w:space="0" w:color="auto"/>
          </w:divBdr>
        </w:div>
        <w:div w:id="1190340696">
          <w:marLeft w:val="640"/>
          <w:marRight w:val="0"/>
          <w:marTop w:val="0"/>
          <w:marBottom w:val="0"/>
          <w:divBdr>
            <w:top w:val="none" w:sz="0" w:space="0" w:color="auto"/>
            <w:left w:val="none" w:sz="0" w:space="0" w:color="auto"/>
            <w:bottom w:val="none" w:sz="0" w:space="0" w:color="auto"/>
            <w:right w:val="none" w:sz="0" w:space="0" w:color="auto"/>
          </w:divBdr>
        </w:div>
        <w:div w:id="1167790545">
          <w:marLeft w:val="640"/>
          <w:marRight w:val="0"/>
          <w:marTop w:val="0"/>
          <w:marBottom w:val="0"/>
          <w:divBdr>
            <w:top w:val="none" w:sz="0" w:space="0" w:color="auto"/>
            <w:left w:val="none" w:sz="0" w:space="0" w:color="auto"/>
            <w:bottom w:val="none" w:sz="0" w:space="0" w:color="auto"/>
            <w:right w:val="none" w:sz="0" w:space="0" w:color="auto"/>
          </w:divBdr>
        </w:div>
        <w:div w:id="420106138">
          <w:marLeft w:val="640"/>
          <w:marRight w:val="0"/>
          <w:marTop w:val="0"/>
          <w:marBottom w:val="0"/>
          <w:divBdr>
            <w:top w:val="none" w:sz="0" w:space="0" w:color="auto"/>
            <w:left w:val="none" w:sz="0" w:space="0" w:color="auto"/>
            <w:bottom w:val="none" w:sz="0" w:space="0" w:color="auto"/>
            <w:right w:val="none" w:sz="0" w:space="0" w:color="auto"/>
          </w:divBdr>
        </w:div>
        <w:div w:id="1911575919">
          <w:marLeft w:val="640"/>
          <w:marRight w:val="0"/>
          <w:marTop w:val="0"/>
          <w:marBottom w:val="0"/>
          <w:divBdr>
            <w:top w:val="none" w:sz="0" w:space="0" w:color="auto"/>
            <w:left w:val="none" w:sz="0" w:space="0" w:color="auto"/>
            <w:bottom w:val="none" w:sz="0" w:space="0" w:color="auto"/>
            <w:right w:val="none" w:sz="0" w:space="0" w:color="auto"/>
          </w:divBdr>
        </w:div>
        <w:div w:id="598215233">
          <w:marLeft w:val="640"/>
          <w:marRight w:val="0"/>
          <w:marTop w:val="0"/>
          <w:marBottom w:val="0"/>
          <w:divBdr>
            <w:top w:val="none" w:sz="0" w:space="0" w:color="auto"/>
            <w:left w:val="none" w:sz="0" w:space="0" w:color="auto"/>
            <w:bottom w:val="none" w:sz="0" w:space="0" w:color="auto"/>
            <w:right w:val="none" w:sz="0" w:space="0" w:color="auto"/>
          </w:divBdr>
        </w:div>
        <w:div w:id="2099475421">
          <w:marLeft w:val="640"/>
          <w:marRight w:val="0"/>
          <w:marTop w:val="0"/>
          <w:marBottom w:val="0"/>
          <w:divBdr>
            <w:top w:val="none" w:sz="0" w:space="0" w:color="auto"/>
            <w:left w:val="none" w:sz="0" w:space="0" w:color="auto"/>
            <w:bottom w:val="none" w:sz="0" w:space="0" w:color="auto"/>
            <w:right w:val="none" w:sz="0" w:space="0" w:color="auto"/>
          </w:divBdr>
        </w:div>
        <w:div w:id="69274589">
          <w:marLeft w:val="640"/>
          <w:marRight w:val="0"/>
          <w:marTop w:val="0"/>
          <w:marBottom w:val="0"/>
          <w:divBdr>
            <w:top w:val="none" w:sz="0" w:space="0" w:color="auto"/>
            <w:left w:val="none" w:sz="0" w:space="0" w:color="auto"/>
            <w:bottom w:val="none" w:sz="0" w:space="0" w:color="auto"/>
            <w:right w:val="none" w:sz="0" w:space="0" w:color="auto"/>
          </w:divBdr>
        </w:div>
        <w:div w:id="420492300">
          <w:marLeft w:val="640"/>
          <w:marRight w:val="0"/>
          <w:marTop w:val="0"/>
          <w:marBottom w:val="0"/>
          <w:divBdr>
            <w:top w:val="none" w:sz="0" w:space="0" w:color="auto"/>
            <w:left w:val="none" w:sz="0" w:space="0" w:color="auto"/>
            <w:bottom w:val="none" w:sz="0" w:space="0" w:color="auto"/>
            <w:right w:val="none" w:sz="0" w:space="0" w:color="auto"/>
          </w:divBdr>
        </w:div>
        <w:div w:id="1071074777">
          <w:marLeft w:val="640"/>
          <w:marRight w:val="0"/>
          <w:marTop w:val="0"/>
          <w:marBottom w:val="0"/>
          <w:divBdr>
            <w:top w:val="none" w:sz="0" w:space="0" w:color="auto"/>
            <w:left w:val="none" w:sz="0" w:space="0" w:color="auto"/>
            <w:bottom w:val="none" w:sz="0" w:space="0" w:color="auto"/>
            <w:right w:val="none" w:sz="0" w:space="0" w:color="auto"/>
          </w:divBdr>
        </w:div>
        <w:div w:id="301662837">
          <w:marLeft w:val="640"/>
          <w:marRight w:val="0"/>
          <w:marTop w:val="0"/>
          <w:marBottom w:val="0"/>
          <w:divBdr>
            <w:top w:val="none" w:sz="0" w:space="0" w:color="auto"/>
            <w:left w:val="none" w:sz="0" w:space="0" w:color="auto"/>
            <w:bottom w:val="none" w:sz="0" w:space="0" w:color="auto"/>
            <w:right w:val="none" w:sz="0" w:space="0" w:color="auto"/>
          </w:divBdr>
        </w:div>
        <w:div w:id="1413048212">
          <w:marLeft w:val="640"/>
          <w:marRight w:val="0"/>
          <w:marTop w:val="0"/>
          <w:marBottom w:val="0"/>
          <w:divBdr>
            <w:top w:val="none" w:sz="0" w:space="0" w:color="auto"/>
            <w:left w:val="none" w:sz="0" w:space="0" w:color="auto"/>
            <w:bottom w:val="none" w:sz="0" w:space="0" w:color="auto"/>
            <w:right w:val="none" w:sz="0" w:space="0" w:color="auto"/>
          </w:divBdr>
        </w:div>
        <w:div w:id="1261379728">
          <w:marLeft w:val="640"/>
          <w:marRight w:val="0"/>
          <w:marTop w:val="0"/>
          <w:marBottom w:val="0"/>
          <w:divBdr>
            <w:top w:val="none" w:sz="0" w:space="0" w:color="auto"/>
            <w:left w:val="none" w:sz="0" w:space="0" w:color="auto"/>
            <w:bottom w:val="none" w:sz="0" w:space="0" w:color="auto"/>
            <w:right w:val="none" w:sz="0" w:space="0" w:color="auto"/>
          </w:divBdr>
        </w:div>
        <w:div w:id="1192954224">
          <w:marLeft w:val="640"/>
          <w:marRight w:val="0"/>
          <w:marTop w:val="0"/>
          <w:marBottom w:val="0"/>
          <w:divBdr>
            <w:top w:val="none" w:sz="0" w:space="0" w:color="auto"/>
            <w:left w:val="none" w:sz="0" w:space="0" w:color="auto"/>
            <w:bottom w:val="none" w:sz="0" w:space="0" w:color="auto"/>
            <w:right w:val="none" w:sz="0" w:space="0" w:color="auto"/>
          </w:divBdr>
        </w:div>
        <w:div w:id="558712583">
          <w:marLeft w:val="640"/>
          <w:marRight w:val="0"/>
          <w:marTop w:val="0"/>
          <w:marBottom w:val="0"/>
          <w:divBdr>
            <w:top w:val="none" w:sz="0" w:space="0" w:color="auto"/>
            <w:left w:val="none" w:sz="0" w:space="0" w:color="auto"/>
            <w:bottom w:val="none" w:sz="0" w:space="0" w:color="auto"/>
            <w:right w:val="none" w:sz="0" w:space="0" w:color="auto"/>
          </w:divBdr>
        </w:div>
        <w:div w:id="92434980">
          <w:marLeft w:val="640"/>
          <w:marRight w:val="0"/>
          <w:marTop w:val="0"/>
          <w:marBottom w:val="0"/>
          <w:divBdr>
            <w:top w:val="none" w:sz="0" w:space="0" w:color="auto"/>
            <w:left w:val="none" w:sz="0" w:space="0" w:color="auto"/>
            <w:bottom w:val="none" w:sz="0" w:space="0" w:color="auto"/>
            <w:right w:val="none" w:sz="0" w:space="0" w:color="auto"/>
          </w:divBdr>
        </w:div>
        <w:div w:id="183135126">
          <w:marLeft w:val="640"/>
          <w:marRight w:val="0"/>
          <w:marTop w:val="0"/>
          <w:marBottom w:val="0"/>
          <w:divBdr>
            <w:top w:val="none" w:sz="0" w:space="0" w:color="auto"/>
            <w:left w:val="none" w:sz="0" w:space="0" w:color="auto"/>
            <w:bottom w:val="none" w:sz="0" w:space="0" w:color="auto"/>
            <w:right w:val="none" w:sz="0" w:space="0" w:color="auto"/>
          </w:divBdr>
        </w:div>
        <w:div w:id="294261587">
          <w:marLeft w:val="640"/>
          <w:marRight w:val="0"/>
          <w:marTop w:val="0"/>
          <w:marBottom w:val="0"/>
          <w:divBdr>
            <w:top w:val="none" w:sz="0" w:space="0" w:color="auto"/>
            <w:left w:val="none" w:sz="0" w:space="0" w:color="auto"/>
            <w:bottom w:val="none" w:sz="0" w:space="0" w:color="auto"/>
            <w:right w:val="none" w:sz="0" w:space="0" w:color="auto"/>
          </w:divBdr>
        </w:div>
        <w:div w:id="1989048797">
          <w:marLeft w:val="640"/>
          <w:marRight w:val="0"/>
          <w:marTop w:val="0"/>
          <w:marBottom w:val="0"/>
          <w:divBdr>
            <w:top w:val="none" w:sz="0" w:space="0" w:color="auto"/>
            <w:left w:val="none" w:sz="0" w:space="0" w:color="auto"/>
            <w:bottom w:val="none" w:sz="0" w:space="0" w:color="auto"/>
            <w:right w:val="none" w:sz="0" w:space="0" w:color="auto"/>
          </w:divBdr>
        </w:div>
        <w:div w:id="1359352700">
          <w:marLeft w:val="640"/>
          <w:marRight w:val="0"/>
          <w:marTop w:val="0"/>
          <w:marBottom w:val="0"/>
          <w:divBdr>
            <w:top w:val="none" w:sz="0" w:space="0" w:color="auto"/>
            <w:left w:val="none" w:sz="0" w:space="0" w:color="auto"/>
            <w:bottom w:val="none" w:sz="0" w:space="0" w:color="auto"/>
            <w:right w:val="none" w:sz="0" w:space="0" w:color="auto"/>
          </w:divBdr>
        </w:div>
        <w:div w:id="2115785541">
          <w:marLeft w:val="640"/>
          <w:marRight w:val="0"/>
          <w:marTop w:val="0"/>
          <w:marBottom w:val="0"/>
          <w:divBdr>
            <w:top w:val="none" w:sz="0" w:space="0" w:color="auto"/>
            <w:left w:val="none" w:sz="0" w:space="0" w:color="auto"/>
            <w:bottom w:val="none" w:sz="0" w:space="0" w:color="auto"/>
            <w:right w:val="none" w:sz="0" w:space="0" w:color="auto"/>
          </w:divBdr>
        </w:div>
        <w:div w:id="613370427">
          <w:marLeft w:val="640"/>
          <w:marRight w:val="0"/>
          <w:marTop w:val="0"/>
          <w:marBottom w:val="0"/>
          <w:divBdr>
            <w:top w:val="none" w:sz="0" w:space="0" w:color="auto"/>
            <w:left w:val="none" w:sz="0" w:space="0" w:color="auto"/>
            <w:bottom w:val="none" w:sz="0" w:space="0" w:color="auto"/>
            <w:right w:val="none" w:sz="0" w:space="0" w:color="auto"/>
          </w:divBdr>
        </w:div>
        <w:div w:id="1505903556">
          <w:marLeft w:val="640"/>
          <w:marRight w:val="0"/>
          <w:marTop w:val="0"/>
          <w:marBottom w:val="0"/>
          <w:divBdr>
            <w:top w:val="none" w:sz="0" w:space="0" w:color="auto"/>
            <w:left w:val="none" w:sz="0" w:space="0" w:color="auto"/>
            <w:bottom w:val="none" w:sz="0" w:space="0" w:color="auto"/>
            <w:right w:val="none" w:sz="0" w:space="0" w:color="auto"/>
          </w:divBdr>
        </w:div>
        <w:div w:id="1578132185">
          <w:marLeft w:val="640"/>
          <w:marRight w:val="0"/>
          <w:marTop w:val="0"/>
          <w:marBottom w:val="0"/>
          <w:divBdr>
            <w:top w:val="none" w:sz="0" w:space="0" w:color="auto"/>
            <w:left w:val="none" w:sz="0" w:space="0" w:color="auto"/>
            <w:bottom w:val="none" w:sz="0" w:space="0" w:color="auto"/>
            <w:right w:val="none" w:sz="0" w:space="0" w:color="auto"/>
          </w:divBdr>
        </w:div>
        <w:div w:id="890994092">
          <w:marLeft w:val="640"/>
          <w:marRight w:val="0"/>
          <w:marTop w:val="0"/>
          <w:marBottom w:val="0"/>
          <w:divBdr>
            <w:top w:val="none" w:sz="0" w:space="0" w:color="auto"/>
            <w:left w:val="none" w:sz="0" w:space="0" w:color="auto"/>
            <w:bottom w:val="none" w:sz="0" w:space="0" w:color="auto"/>
            <w:right w:val="none" w:sz="0" w:space="0" w:color="auto"/>
          </w:divBdr>
        </w:div>
        <w:div w:id="1748379776">
          <w:marLeft w:val="640"/>
          <w:marRight w:val="0"/>
          <w:marTop w:val="0"/>
          <w:marBottom w:val="0"/>
          <w:divBdr>
            <w:top w:val="none" w:sz="0" w:space="0" w:color="auto"/>
            <w:left w:val="none" w:sz="0" w:space="0" w:color="auto"/>
            <w:bottom w:val="none" w:sz="0" w:space="0" w:color="auto"/>
            <w:right w:val="none" w:sz="0" w:space="0" w:color="auto"/>
          </w:divBdr>
        </w:div>
        <w:div w:id="1474172553">
          <w:marLeft w:val="640"/>
          <w:marRight w:val="0"/>
          <w:marTop w:val="0"/>
          <w:marBottom w:val="0"/>
          <w:divBdr>
            <w:top w:val="none" w:sz="0" w:space="0" w:color="auto"/>
            <w:left w:val="none" w:sz="0" w:space="0" w:color="auto"/>
            <w:bottom w:val="none" w:sz="0" w:space="0" w:color="auto"/>
            <w:right w:val="none" w:sz="0" w:space="0" w:color="auto"/>
          </w:divBdr>
        </w:div>
        <w:div w:id="261761402">
          <w:marLeft w:val="640"/>
          <w:marRight w:val="0"/>
          <w:marTop w:val="0"/>
          <w:marBottom w:val="0"/>
          <w:divBdr>
            <w:top w:val="none" w:sz="0" w:space="0" w:color="auto"/>
            <w:left w:val="none" w:sz="0" w:space="0" w:color="auto"/>
            <w:bottom w:val="none" w:sz="0" w:space="0" w:color="auto"/>
            <w:right w:val="none" w:sz="0" w:space="0" w:color="auto"/>
          </w:divBdr>
        </w:div>
        <w:div w:id="788620944">
          <w:marLeft w:val="640"/>
          <w:marRight w:val="0"/>
          <w:marTop w:val="0"/>
          <w:marBottom w:val="0"/>
          <w:divBdr>
            <w:top w:val="none" w:sz="0" w:space="0" w:color="auto"/>
            <w:left w:val="none" w:sz="0" w:space="0" w:color="auto"/>
            <w:bottom w:val="none" w:sz="0" w:space="0" w:color="auto"/>
            <w:right w:val="none" w:sz="0" w:space="0" w:color="auto"/>
          </w:divBdr>
        </w:div>
        <w:div w:id="1051928330">
          <w:marLeft w:val="640"/>
          <w:marRight w:val="0"/>
          <w:marTop w:val="0"/>
          <w:marBottom w:val="0"/>
          <w:divBdr>
            <w:top w:val="none" w:sz="0" w:space="0" w:color="auto"/>
            <w:left w:val="none" w:sz="0" w:space="0" w:color="auto"/>
            <w:bottom w:val="none" w:sz="0" w:space="0" w:color="auto"/>
            <w:right w:val="none" w:sz="0" w:space="0" w:color="auto"/>
          </w:divBdr>
        </w:div>
        <w:div w:id="786003142">
          <w:marLeft w:val="640"/>
          <w:marRight w:val="0"/>
          <w:marTop w:val="0"/>
          <w:marBottom w:val="0"/>
          <w:divBdr>
            <w:top w:val="none" w:sz="0" w:space="0" w:color="auto"/>
            <w:left w:val="none" w:sz="0" w:space="0" w:color="auto"/>
            <w:bottom w:val="none" w:sz="0" w:space="0" w:color="auto"/>
            <w:right w:val="none" w:sz="0" w:space="0" w:color="auto"/>
          </w:divBdr>
        </w:div>
        <w:div w:id="2127237596">
          <w:marLeft w:val="640"/>
          <w:marRight w:val="0"/>
          <w:marTop w:val="0"/>
          <w:marBottom w:val="0"/>
          <w:divBdr>
            <w:top w:val="none" w:sz="0" w:space="0" w:color="auto"/>
            <w:left w:val="none" w:sz="0" w:space="0" w:color="auto"/>
            <w:bottom w:val="none" w:sz="0" w:space="0" w:color="auto"/>
            <w:right w:val="none" w:sz="0" w:space="0" w:color="auto"/>
          </w:divBdr>
        </w:div>
        <w:div w:id="1158495483">
          <w:marLeft w:val="640"/>
          <w:marRight w:val="0"/>
          <w:marTop w:val="0"/>
          <w:marBottom w:val="0"/>
          <w:divBdr>
            <w:top w:val="none" w:sz="0" w:space="0" w:color="auto"/>
            <w:left w:val="none" w:sz="0" w:space="0" w:color="auto"/>
            <w:bottom w:val="none" w:sz="0" w:space="0" w:color="auto"/>
            <w:right w:val="none" w:sz="0" w:space="0" w:color="auto"/>
          </w:divBdr>
        </w:div>
        <w:div w:id="45227009">
          <w:marLeft w:val="640"/>
          <w:marRight w:val="0"/>
          <w:marTop w:val="0"/>
          <w:marBottom w:val="0"/>
          <w:divBdr>
            <w:top w:val="none" w:sz="0" w:space="0" w:color="auto"/>
            <w:left w:val="none" w:sz="0" w:space="0" w:color="auto"/>
            <w:bottom w:val="none" w:sz="0" w:space="0" w:color="auto"/>
            <w:right w:val="none" w:sz="0" w:space="0" w:color="auto"/>
          </w:divBdr>
        </w:div>
        <w:div w:id="1656909467">
          <w:marLeft w:val="640"/>
          <w:marRight w:val="0"/>
          <w:marTop w:val="0"/>
          <w:marBottom w:val="0"/>
          <w:divBdr>
            <w:top w:val="none" w:sz="0" w:space="0" w:color="auto"/>
            <w:left w:val="none" w:sz="0" w:space="0" w:color="auto"/>
            <w:bottom w:val="none" w:sz="0" w:space="0" w:color="auto"/>
            <w:right w:val="none" w:sz="0" w:space="0" w:color="auto"/>
          </w:divBdr>
        </w:div>
        <w:div w:id="1560167892">
          <w:marLeft w:val="640"/>
          <w:marRight w:val="0"/>
          <w:marTop w:val="0"/>
          <w:marBottom w:val="0"/>
          <w:divBdr>
            <w:top w:val="none" w:sz="0" w:space="0" w:color="auto"/>
            <w:left w:val="none" w:sz="0" w:space="0" w:color="auto"/>
            <w:bottom w:val="none" w:sz="0" w:space="0" w:color="auto"/>
            <w:right w:val="none" w:sz="0" w:space="0" w:color="auto"/>
          </w:divBdr>
        </w:div>
        <w:div w:id="2059546024">
          <w:marLeft w:val="640"/>
          <w:marRight w:val="0"/>
          <w:marTop w:val="0"/>
          <w:marBottom w:val="0"/>
          <w:divBdr>
            <w:top w:val="none" w:sz="0" w:space="0" w:color="auto"/>
            <w:left w:val="none" w:sz="0" w:space="0" w:color="auto"/>
            <w:bottom w:val="none" w:sz="0" w:space="0" w:color="auto"/>
            <w:right w:val="none" w:sz="0" w:space="0" w:color="auto"/>
          </w:divBdr>
        </w:div>
        <w:div w:id="534469459">
          <w:marLeft w:val="640"/>
          <w:marRight w:val="0"/>
          <w:marTop w:val="0"/>
          <w:marBottom w:val="0"/>
          <w:divBdr>
            <w:top w:val="none" w:sz="0" w:space="0" w:color="auto"/>
            <w:left w:val="none" w:sz="0" w:space="0" w:color="auto"/>
            <w:bottom w:val="none" w:sz="0" w:space="0" w:color="auto"/>
            <w:right w:val="none" w:sz="0" w:space="0" w:color="auto"/>
          </w:divBdr>
        </w:div>
        <w:div w:id="348609598">
          <w:marLeft w:val="640"/>
          <w:marRight w:val="0"/>
          <w:marTop w:val="0"/>
          <w:marBottom w:val="0"/>
          <w:divBdr>
            <w:top w:val="none" w:sz="0" w:space="0" w:color="auto"/>
            <w:left w:val="none" w:sz="0" w:space="0" w:color="auto"/>
            <w:bottom w:val="none" w:sz="0" w:space="0" w:color="auto"/>
            <w:right w:val="none" w:sz="0" w:space="0" w:color="auto"/>
          </w:divBdr>
        </w:div>
        <w:div w:id="1426654058">
          <w:marLeft w:val="640"/>
          <w:marRight w:val="0"/>
          <w:marTop w:val="0"/>
          <w:marBottom w:val="0"/>
          <w:divBdr>
            <w:top w:val="none" w:sz="0" w:space="0" w:color="auto"/>
            <w:left w:val="none" w:sz="0" w:space="0" w:color="auto"/>
            <w:bottom w:val="none" w:sz="0" w:space="0" w:color="auto"/>
            <w:right w:val="none" w:sz="0" w:space="0" w:color="auto"/>
          </w:divBdr>
        </w:div>
        <w:div w:id="1885605663">
          <w:marLeft w:val="640"/>
          <w:marRight w:val="0"/>
          <w:marTop w:val="0"/>
          <w:marBottom w:val="0"/>
          <w:divBdr>
            <w:top w:val="none" w:sz="0" w:space="0" w:color="auto"/>
            <w:left w:val="none" w:sz="0" w:space="0" w:color="auto"/>
            <w:bottom w:val="none" w:sz="0" w:space="0" w:color="auto"/>
            <w:right w:val="none" w:sz="0" w:space="0" w:color="auto"/>
          </w:divBdr>
        </w:div>
        <w:div w:id="780884044">
          <w:marLeft w:val="640"/>
          <w:marRight w:val="0"/>
          <w:marTop w:val="0"/>
          <w:marBottom w:val="0"/>
          <w:divBdr>
            <w:top w:val="none" w:sz="0" w:space="0" w:color="auto"/>
            <w:left w:val="none" w:sz="0" w:space="0" w:color="auto"/>
            <w:bottom w:val="none" w:sz="0" w:space="0" w:color="auto"/>
            <w:right w:val="none" w:sz="0" w:space="0" w:color="auto"/>
          </w:divBdr>
        </w:div>
        <w:div w:id="1842623170">
          <w:marLeft w:val="640"/>
          <w:marRight w:val="0"/>
          <w:marTop w:val="0"/>
          <w:marBottom w:val="0"/>
          <w:divBdr>
            <w:top w:val="none" w:sz="0" w:space="0" w:color="auto"/>
            <w:left w:val="none" w:sz="0" w:space="0" w:color="auto"/>
            <w:bottom w:val="none" w:sz="0" w:space="0" w:color="auto"/>
            <w:right w:val="none" w:sz="0" w:space="0" w:color="auto"/>
          </w:divBdr>
        </w:div>
        <w:div w:id="1624578560">
          <w:marLeft w:val="640"/>
          <w:marRight w:val="0"/>
          <w:marTop w:val="0"/>
          <w:marBottom w:val="0"/>
          <w:divBdr>
            <w:top w:val="none" w:sz="0" w:space="0" w:color="auto"/>
            <w:left w:val="none" w:sz="0" w:space="0" w:color="auto"/>
            <w:bottom w:val="none" w:sz="0" w:space="0" w:color="auto"/>
            <w:right w:val="none" w:sz="0" w:space="0" w:color="auto"/>
          </w:divBdr>
        </w:div>
        <w:div w:id="2026512657">
          <w:marLeft w:val="640"/>
          <w:marRight w:val="0"/>
          <w:marTop w:val="0"/>
          <w:marBottom w:val="0"/>
          <w:divBdr>
            <w:top w:val="none" w:sz="0" w:space="0" w:color="auto"/>
            <w:left w:val="none" w:sz="0" w:space="0" w:color="auto"/>
            <w:bottom w:val="none" w:sz="0" w:space="0" w:color="auto"/>
            <w:right w:val="none" w:sz="0" w:space="0" w:color="auto"/>
          </w:divBdr>
        </w:div>
        <w:div w:id="461314948">
          <w:marLeft w:val="640"/>
          <w:marRight w:val="0"/>
          <w:marTop w:val="0"/>
          <w:marBottom w:val="0"/>
          <w:divBdr>
            <w:top w:val="none" w:sz="0" w:space="0" w:color="auto"/>
            <w:left w:val="none" w:sz="0" w:space="0" w:color="auto"/>
            <w:bottom w:val="none" w:sz="0" w:space="0" w:color="auto"/>
            <w:right w:val="none" w:sz="0" w:space="0" w:color="auto"/>
          </w:divBdr>
        </w:div>
        <w:div w:id="422604266">
          <w:marLeft w:val="640"/>
          <w:marRight w:val="0"/>
          <w:marTop w:val="0"/>
          <w:marBottom w:val="0"/>
          <w:divBdr>
            <w:top w:val="none" w:sz="0" w:space="0" w:color="auto"/>
            <w:left w:val="none" w:sz="0" w:space="0" w:color="auto"/>
            <w:bottom w:val="none" w:sz="0" w:space="0" w:color="auto"/>
            <w:right w:val="none" w:sz="0" w:space="0" w:color="auto"/>
          </w:divBdr>
        </w:div>
        <w:div w:id="1192039062">
          <w:marLeft w:val="640"/>
          <w:marRight w:val="0"/>
          <w:marTop w:val="0"/>
          <w:marBottom w:val="0"/>
          <w:divBdr>
            <w:top w:val="none" w:sz="0" w:space="0" w:color="auto"/>
            <w:left w:val="none" w:sz="0" w:space="0" w:color="auto"/>
            <w:bottom w:val="none" w:sz="0" w:space="0" w:color="auto"/>
            <w:right w:val="none" w:sz="0" w:space="0" w:color="auto"/>
          </w:divBdr>
        </w:div>
        <w:div w:id="49497548">
          <w:marLeft w:val="640"/>
          <w:marRight w:val="0"/>
          <w:marTop w:val="0"/>
          <w:marBottom w:val="0"/>
          <w:divBdr>
            <w:top w:val="none" w:sz="0" w:space="0" w:color="auto"/>
            <w:left w:val="none" w:sz="0" w:space="0" w:color="auto"/>
            <w:bottom w:val="none" w:sz="0" w:space="0" w:color="auto"/>
            <w:right w:val="none" w:sz="0" w:space="0" w:color="auto"/>
          </w:divBdr>
        </w:div>
        <w:div w:id="1192493231">
          <w:marLeft w:val="640"/>
          <w:marRight w:val="0"/>
          <w:marTop w:val="0"/>
          <w:marBottom w:val="0"/>
          <w:divBdr>
            <w:top w:val="none" w:sz="0" w:space="0" w:color="auto"/>
            <w:left w:val="none" w:sz="0" w:space="0" w:color="auto"/>
            <w:bottom w:val="none" w:sz="0" w:space="0" w:color="auto"/>
            <w:right w:val="none" w:sz="0" w:space="0" w:color="auto"/>
          </w:divBdr>
        </w:div>
        <w:div w:id="1033044772">
          <w:marLeft w:val="640"/>
          <w:marRight w:val="0"/>
          <w:marTop w:val="0"/>
          <w:marBottom w:val="0"/>
          <w:divBdr>
            <w:top w:val="none" w:sz="0" w:space="0" w:color="auto"/>
            <w:left w:val="none" w:sz="0" w:space="0" w:color="auto"/>
            <w:bottom w:val="none" w:sz="0" w:space="0" w:color="auto"/>
            <w:right w:val="none" w:sz="0" w:space="0" w:color="auto"/>
          </w:divBdr>
        </w:div>
        <w:div w:id="37825753">
          <w:marLeft w:val="640"/>
          <w:marRight w:val="0"/>
          <w:marTop w:val="0"/>
          <w:marBottom w:val="0"/>
          <w:divBdr>
            <w:top w:val="none" w:sz="0" w:space="0" w:color="auto"/>
            <w:left w:val="none" w:sz="0" w:space="0" w:color="auto"/>
            <w:bottom w:val="none" w:sz="0" w:space="0" w:color="auto"/>
            <w:right w:val="none" w:sz="0" w:space="0" w:color="auto"/>
          </w:divBdr>
        </w:div>
        <w:div w:id="486358199">
          <w:marLeft w:val="640"/>
          <w:marRight w:val="0"/>
          <w:marTop w:val="0"/>
          <w:marBottom w:val="0"/>
          <w:divBdr>
            <w:top w:val="none" w:sz="0" w:space="0" w:color="auto"/>
            <w:left w:val="none" w:sz="0" w:space="0" w:color="auto"/>
            <w:bottom w:val="none" w:sz="0" w:space="0" w:color="auto"/>
            <w:right w:val="none" w:sz="0" w:space="0" w:color="auto"/>
          </w:divBdr>
        </w:div>
        <w:div w:id="1206796306">
          <w:marLeft w:val="640"/>
          <w:marRight w:val="0"/>
          <w:marTop w:val="0"/>
          <w:marBottom w:val="0"/>
          <w:divBdr>
            <w:top w:val="none" w:sz="0" w:space="0" w:color="auto"/>
            <w:left w:val="none" w:sz="0" w:space="0" w:color="auto"/>
            <w:bottom w:val="none" w:sz="0" w:space="0" w:color="auto"/>
            <w:right w:val="none" w:sz="0" w:space="0" w:color="auto"/>
          </w:divBdr>
        </w:div>
        <w:div w:id="504243171">
          <w:marLeft w:val="640"/>
          <w:marRight w:val="0"/>
          <w:marTop w:val="0"/>
          <w:marBottom w:val="0"/>
          <w:divBdr>
            <w:top w:val="none" w:sz="0" w:space="0" w:color="auto"/>
            <w:left w:val="none" w:sz="0" w:space="0" w:color="auto"/>
            <w:bottom w:val="none" w:sz="0" w:space="0" w:color="auto"/>
            <w:right w:val="none" w:sz="0" w:space="0" w:color="auto"/>
          </w:divBdr>
        </w:div>
        <w:div w:id="1196581665">
          <w:marLeft w:val="640"/>
          <w:marRight w:val="0"/>
          <w:marTop w:val="0"/>
          <w:marBottom w:val="0"/>
          <w:divBdr>
            <w:top w:val="none" w:sz="0" w:space="0" w:color="auto"/>
            <w:left w:val="none" w:sz="0" w:space="0" w:color="auto"/>
            <w:bottom w:val="none" w:sz="0" w:space="0" w:color="auto"/>
            <w:right w:val="none" w:sz="0" w:space="0" w:color="auto"/>
          </w:divBdr>
        </w:div>
        <w:div w:id="503477292">
          <w:marLeft w:val="640"/>
          <w:marRight w:val="0"/>
          <w:marTop w:val="0"/>
          <w:marBottom w:val="0"/>
          <w:divBdr>
            <w:top w:val="none" w:sz="0" w:space="0" w:color="auto"/>
            <w:left w:val="none" w:sz="0" w:space="0" w:color="auto"/>
            <w:bottom w:val="none" w:sz="0" w:space="0" w:color="auto"/>
            <w:right w:val="none" w:sz="0" w:space="0" w:color="auto"/>
          </w:divBdr>
        </w:div>
        <w:div w:id="1761682588">
          <w:marLeft w:val="640"/>
          <w:marRight w:val="0"/>
          <w:marTop w:val="0"/>
          <w:marBottom w:val="0"/>
          <w:divBdr>
            <w:top w:val="none" w:sz="0" w:space="0" w:color="auto"/>
            <w:left w:val="none" w:sz="0" w:space="0" w:color="auto"/>
            <w:bottom w:val="none" w:sz="0" w:space="0" w:color="auto"/>
            <w:right w:val="none" w:sz="0" w:space="0" w:color="auto"/>
          </w:divBdr>
        </w:div>
      </w:divsChild>
    </w:div>
    <w:div w:id="543952366">
      <w:bodyDiv w:val="1"/>
      <w:marLeft w:val="0"/>
      <w:marRight w:val="0"/>
      <w:marTop w:val="0"/>
      <w:marBottom w:val="0"/>
      <w:divBdr>
        <w:top w:val="none" w:sz="0" w:space="0" w:color="auto"/>
        <w:left w:val="none" w:sz="0" w:space="0" w:color="auto"/>
        <w:bottom w:val="none" w:sz="0" w:space="0" w:color="auto"/>
        <w:right w:val="none" w:sz="0" w:space="0" w:color="auto"/>
      </w:divBdr>
      <w:divsChild>
        <w:div w:id="1215576909">
          <w:marLeft w:val="640"/>
          <w:marRight w:val="0"/>
          <w:marTop w:val="0"/>
          <w:marBottom w:val="0"/>
          <w:divBdr>
            <w:top w:val="none" w:sz="0" w:space="0" w:color="auto"/>
            <w:left w:val="none" w:sz="0" w:space="0" w:color="auto"/>
            <w:bottom w:val="none" w:sz="0" w:space="0" w:color="auto"/>
            <w:right w:val="none" w:sz="0" w:space="0" w:color="auto"/>
          </w:divBdr>
        </w:div>
        <w:div w:id="81725909">
          <w:marLeft w:val="640"/>
          <w:marRight w:val="0"/>
          <w:marTop w:val="0"/>
          <w:marBottom w:val="0"/>
          <w:divBdr>
            <w:top w:val="none" w:sz="0" w:space="0" w:color="auto"/>
            <w:left w:val="none" w:sz="0" w:space="0" w:color="auto"/>
            <w:bottom w:val="none" w:sz="0" w:space="0" w:color="auto"/>
            <w:right w:val="none" w:sz="0" w:space="0" w:color="auto"/>
          </w:divBdr>
        </w:div>
        <w:div w:id="1210262778">
          <w:marLeft w:val="640"/>
          <w:marRight w:val="0"/>
          <w:marTop w:val="0"/>
          <w:marBottom w:val="0"/>
          <w:divBdr>
            <w:top w:val="none" w:sz="0" w:space="0" w:color="auto"/>
            <w:left w:val="none" w:sz="0" w:space="0" w:color="auto"/>
            <w:bottom w:val="none" w:sz="0" w:space="0" w:color="auto"/>
            <w:right w:val="none" w:sz="0" w:space="0" w:color="auto"/>
          </w:divBdr>
        </w:div>
        <w:div w:id="421534444">
          <w:marLeft w:val="640"/>
          <w:marRight w:val="0"/>
          <w:marTop w:val="0"/>
          <w:marBottom w:val="0"/>
          <w:divBdr>
            <w:top w:val="none" w:sz="0" w:space="0" w:color="auto"/>
            <w:left w:val="none" w:sz="0" w:space="0" w:color="auto"/>
            <w:bottom w:val="none" w:sz="0" w:space="0" w:color="auto"/>
            <w:right w:val="none" w:sz="0" w:space="0" w:color="auto"/>
          </w:divBdr>
        </w:div>
        <w:div w:id="1472862073">
          <w:marLeft w:val="640"/>
          <w:marRight w:val="0"/>
          <w:marTop w:val="0"/>
          <w:marBottom w:val="0"/>
          <w:divBdr>
            <w:top w:val="none" w:sz="0" w:space="0" w:color="auto"/>
            <w:left w:val="none" w:sz="0" w:space="0" w:color="auto"/>
            <w:bottom w:val="none" w:sz="0" w:space="0" w:color="auto"/>
            <w:right w:val="none" w:sz="0" w:space="0" w:color="auto"/>
          </w:divBdr>
        </w:div>
        <w:div w:id="397363667">
          <w:marLeft w:val="640"/>
          <w:marRight w:val="0"/>
          <w:marTop w:val="0"/>
          <w:marBottom w:val="0"/>
          <w:divBdr>
            <w:top w:val="none" w:sz="0" w:space="0" w:color="auto"/>
            <w:left w:val="none" w:sz="0" w:space="0" w:color="auto"/>
            <w:bottom w:val="none" w:sz="0" w:space="0" w:color="auto"/>
            <w:right w:val="none" w:sz="0" w:space="0" w:color="auto"/>
          </w:divBdr>
        </w:div>
        <w:div w:id="1416633560">
          <w:marLeft w:val="640"/>
          <w:marRight w:val="0"/>
          <w:marTop w:val="0"/>
          <w:marBottom w:val="0"/>
          <w:divBdr>
            <w:top w:val="none" w:sz="0" w:space="0" w:color="auto"/>
            <w:left w:val="none" w:sz="0" w:space="0" w:color="auto"/>
            <w:bottom w:val="none" w:sz="0" w:space="0" w:color="auto"/>
            <w:right w:val="none" w:sz="0" w:space="0" w:color="auto"/>
          </w:divBdr>
        </w:div>
        <w:div w:id="250238009">
          <w:marLeft w:val="640"/>
          <w:marRight w:val="0"/>
          <w:marTop w:val="0"/>
          <w:marBottom w:val="0"/>
          <w:divBdr>
            <w:top w:val="none" w:sz="0" w:space="0" w:color="auto"/>
            <w:left w:val="none" w:sz="0" w:space="0" w:color="auto"/>
            <w:bottom w:val="none" w:sz="0" w:space="0" w:color="auto"/>
            <w:right w:val="none" w:sz="0" w:space="0" w:color="auto"/>
          </w:divBdr>
        </w:div>
        <w:div w:id="1025835969">
          <w:marLeft w:val="640"/>
          <w:marRight w:val="0"/>
          <w:marTop w:val="0"/>
          <w:marBottom w:val="0"/>
          <w:divBdr>
            <w:top w:val="none" w:sz="0" w:space="0" w:color="auto"/>
            <w:left w:val="none" w:sz="0" w:space="0" w:color="auto"/>
            <w:bottom w:val="none" w:sz="0" w:space="0" w:color="auto"/>
            <w:right w:val="none" w:sz="0" w:space="0" w:color="auto"/>
          </w:divBdr>
        </w:div>
        <w:div w:id="37508077">
          <w:marLeft w:val="640"/>
          <w:marRight w:val="0"/>
          <w:marTop w:val="0"/>
          <w:marBottom w:val="0"/>
          <w:divBdr>
            <w:top w:val="none" w:sz="0" w:space="0" w:color="auto"/>
            <w:left w:val="none" w:sz="0" w:space="0" w:color="auto"/>
            <w:bottom w:val="none" w:sz="0" w:space="0" w:color="auto"/>
            <w:right w:val="none" w:sz="0" w:space="0" w:color="auto"/>
          </w:divBdr>
        </w:div>
        <w:div w:id="1373723402">
          <w:marLeft w:val="640"/>
          <w:marRight w:val="0"/>
          <w:marTop w:val="0"/>
          <w:marBottom w:val="0"/>
          <w:divBdr>
            <w:top w:val="none" w:sz="0" w:space="0" w:color="auto"/>
            <w:left w:val="none" w:sz="0" w:space="0" w:color="auto"/>
            <w:bottom w:val="none" w:sz="0" w:space="0" w:color="auto"/>
            <w:right w:val="none" w:sz="0" w:space="0" w:color="auto"/>
          </w:divBdr>
        </w:div>
        <w:div w:id="659308245">
          <w:marLeft w:val="640"/>
          <w:marRight w:val="0"/>
          <w:marTop w:val="0"/>
          <w:marBottom w:val="0"/>
          <w:divBdr>
            <w:top w:val="none" w:sz="0" w:space="0" w:color="auto"/>
            <w:left w:val="none" w:sz="0" w:space="0" w:color="auto"/>
            <w:bottom w:val="none" w:sz="0" w:space="0" w:color="auto"/>
            <w:right w:val="none" w:sz="0" w:space="0" w:color="auto"/>
          </w:divBdr>
        </w:div>
        <w:div w:id="43450593">
          <w:marLeft w:val="640"/>
          <w:marRight w:val="0"/>
          <w:marTop w:val="0"/>
          <w:marBottom w:val="0"/>
          <w:divBdr>
            <w:top w:val="none" w:sz="0" w:space="0" w:color="auto"/>
            <w:left w:val="none" w:sz="0" w:space="0" w:color="auto"/>
            <w:bottom w:val="none" w:sz="0" w:space="0" w:color="auto"/>
            <w:right w:val="none" w:sz="0" w:space="0" w:color="auto"/>
          </w:divBdr>
        </w:div>
        <w:div w:id="842858864">
          <w:marLeft w:val="640"/>
          <w:marRight w:val="0"/>
          <w:marTop w:val="0"/>
          <w:marBottom w:val="0"/>
          <w:divBdr>
            <w:top w:val="none" w:sz="0" w:space="0" w:color="auto"/>
            <w:left w:val="none" w:sz="0" w:space="0" w:color="auto"/>
            <w:bottom w:val="none" w:sz="0" w:space="0" w:color="auto"/>
            <w:right w:val="none" w:sz="0" w:space="0" w:color="auto"/>
          </w:divBdr>
        </w:div>
        <w:div w:id="656037970">
          <w:marLeft w:val="640"/>
          <w:marRight w:val="0"/>
          <w:marTop w:val="0"/>
          <w:marBottom w:val="0"/>
          <w:divBdr>
            <w:top w:val="none" w:sz="0" w:space="0" w:color="auto"/>
            <w:left w:val="none" w:sz="0" w:space="0" w:color="auto"/>
            <w:bottom w:val="none" w:sz="0" w:space="0" w:color="auto"/>
            <w:right w:val="none" w:sz="0" w:space="0" w:color="auto"/>
          </w:divBdr>
        </w:div>
        <w:div w:id="1953900270">
          <w:marLeft w:val="640"/>
          <w:marRight w:val="0"/>
          <w:marTop w:val="0"/>
          <w:marBottom w:val="0"/>
          <w:divBdr>
            <w:top w:val="none" w:sz="0" w:space="0" w:color="auto"/>
            <w:left w:val="none" w:sz="0" w:space="0" w:color="auto"/>
            <w:bottom w:val="none" w:sz="0" w:space="0" w:color="auto"/>
            <w:right w:val="none" w:sz="0" w:space="0" w:color="auto"/>
          </w:divBdr>
        </w:div>
        <w:div w:id="217404584">
          <w:marLeft w:val="640"/>
          <w:marRight w:val="0"/>
          <w:marTop w:val="0"/>
          <w:marBottom w:val="0"/>
          <w:divBdr>
            <w:top w:val="none" w:sz="0" w:space="0" w:color="auto"/>
            <w:left w:val="none" w:sz="0" w:space="0" w:color="auto"/>
            <w:bottom w:val="none" w:sz="0" w:space="0" w:color="auto"/>
            <w:right w:val="none" w:sz="0" w:space="0" w:color="auto"/>
          </w:divBdr>
        </w:div>
        <w:div w:id="1660114412">
          <w:marLeft w:val="640"/>
          <w:marRight w:val="0"/>
          <w:marTop w:val="0"/>
          <w:marBottom w:val="0"/>
          <w:divBdr>
            <w:top w:val="none" w:sz="0" w:space="0" w:color="auto"/>
            <w:left w:val="none" w:sz="0" w:space="0" w:color="auto"/>
            <w:bottom w:val="none" w:sz="0" w:space="0" w:color="auto"/>
            <w:right w:val="none" w:sz="0" w:space="0" w:color="auto"/>
          </w:divBdr>
        </w:div>
        <w:div w:id="1783066682">
          <w:marLeft w:val="640"/>
          <w:marRight w:val="0"/>
          <w:marTop w:val="0"/>
          <w:marBottom w:val="0"/>
          <w:divBdr>
            <w:top w:val="none" w:sz="0" w:space="0" w:color="auto"/>
            <w:left w:val="none" w:sz="0" w:space="0" w:color="auto"/>
            <w:bottom w:val="none" w:sz="0" w:space="0" w:color="auto"/>
            <w:right w:val="none" w:sz="0" w:space="0" w:color="auto"/>
          </w:divBdr>
        </w:div>
        <w:div w:id="146554027">
          <w:marLeft w:val="640"/>
          <w:marRight w:val="0"/>
          <w:marTop w:val="0"/>
          <w:marBottom w:val="0"/>
          <w:divBdr>
            <w:top w:val="none" w:sz="0" w:space="0" w:color="auto"/>
            <w:left w:val="none" w:sz="0" w:space="0" w:color="auto"/>
            <w:bottom w:val="none" w:sz="0" w:space="0" w:color="auto"/>
            <w:right w:val="none" w:sz="0" w:space="0" w:color="auto"/>
          </w:divBdr>
        </w:div>
        <w:div w:id="1962103083">
          <w:marLeft w:val="640"/>
          <w:marRight w:val="0"/>
          <w:marTop w:val="0"/>
          <w:marBottom w:val="0"/>
          <w:divBdr>
            <w:top w:val="none" w:sz="0" w:space="0" w:color="auto"/>
            <w:left w:val="none" w:sz="0" w:space="0" w:color="auto"/>
            <w:bottom w:val="none" w:sz="0" w:space="0" w:color="auto"/>
            <w:right w:val="none" w:sz="0" w:space="0" w:color="auto"/>
          </w:divBdr>
        </w:div>
        <w:div w:id="192154377">
          <w:marLeft w:val="640"/>
          <w:marRight w:val="0"/>
          <w:marTop w:val="0"/>
          <w:marBottom w:val="0"/>
          <w:divBdr>
            <w:top w:val="none" w:sz="0" w:space="0" w:color="auto"/>
            <w:left w:val="none" w:sz="0" w:space="0" w:color="auto"/>
            <w:bottom w:val="none" w:sz="0" w:space="0" w:color="auto"/>
            <w:right w:val="none" w:sz="0" w:space="0" w:color="auto"/>
          </w:divBdr>
        </w:div>
        <w:div w:id="1750885387">
          <w:marLeft w:val="640"/>
          <w:marRight w:val="0"/>
          <w:marTop w:val="0"/>
          <w:marBottom w:val="0"/>
          <w:divBdr>
            <w:top w:val="none" w:sz="0" w:space="0" w:color="auto"/>
            <w:left w:val="none" w:sz="0" w:space="0" w:color="auto"/>
            <w:bottom w:val="none" w:sz="0" w:space="0" w:color="auto"/>
            <w:right w:val="none" w:sz="0" w:space="0" w:color="auto"/>
          </w:divBdr>
        </w:div>
        <w:div w:id="678429437">
          <w:marLeft w:val="640"/>
          <w:marRight w:val="0"/>
          <w:marTop w:val="0"/>
          <w:marBottom w:val="0"/>
          <w:divBdr>
            <w:top w:val="none" w:sz="0" w:space="0" w:color="auto"/>
            <w:left w:val="none" w:sz="0" w:space="0" w:color="auto"/>
            <w:bottom w:val="none" w:sz="0" w:space="0" w:color="auto"/>
            <w:right w:val="none" w:sz="0" w:space="0" w:color="auto"/>
          </w:divBdr>
        </w:div>
        <w:div w:id="880048048">
          <w:marLeft w:val="640"/>
          <w:marRight w:val="0"/>
          <w:marTop w:val="0"/>
          <w:marBottom w:val="0"/>
          <w:divBdr>
            <w:top w:val="none" w:sz="0" w:space="0" w:color="auto"/>
            <w:left w:val="none" w:sz="0" w:space="0" w:color="auto"/>
            <w:bottom w:val="none" w:sz="0" w:space="0" w:color="auto"/>
            <w:right w:val="none" w:sz="0" w:space="0" w:color="auto"/>
          </w:divBdr>
        </w:div>
        <w:div w:id="1084759742">
          <w:marLeft w:val="640"/>
          <w:marRight w:val="0"/>
          <w:marTop w:val="0"/>
          <w:marBottom w:val="0"/>
          <w:divBdr>
            <w:top w:val="none" w:sz="0" w:space="0" w:color="auto"/>
            <w:left w:val="none" w:sz="0" w:space="0" w:color="auto"/>
            <w:bottom w:val="none" w:sz="0" w:space="0" w:color="auto"/>
            <w:right w:val="none" w:sz="0" w:space="0" w:color="auto"/>
          </w:divBdr>
        </w:div>
        <w:div w:id="2064593545">
          <w:marLeft w:val="640"/>
          <w:marRight w:val="0"/>
          <w:marTop w:val="0"/>
          <w:marBottom w:val="0"/>
          <w:divBdr>
            <w:top w:val="none" w:sz="0" w:space="0" w:color="auto"/>
            <w:left w:val="none" w:sz="0" w:space="0" w:color="auto"/>
            <w:bottom w:val="none" w:sz="0" w:space="0" w:color="auto"/>
            <w:right w:val="none" w:sz="0" w:space="0" w:color="auto"/>
          </w:divBdr>
        </w:div>
        <w:div w:id="929001275">
          <w:marLeft w:val="640"/>
          <w:marRight w:val="0"/>
          <w:marTop w:val="0"/>
          <w:marBottom w:val="0"/>
          <w:divBdr>
            <w:top w:val="none" w:sz="0" w:space="0" w:color="auto"/>
            <w:left w:val="none" w:sz="0" w:space="0" w:color="auto"/>
            <w:bottom w:val="none" w:sz="0" w:space="0" w:color="auto"/>
            <w:right w:val="none" w:sz="0" w:space="0" w:color="auto"/>
          </w:divBdr>
        </w:div>
        <w:div w:id="1174303094">
          <w:marLeft w:val="640"/>
          <w:marRight w:val="0"/>
          <w:marTop w:val="0"/>
          <w:marBottom w:val="0"/>
          <w:divBdr>
            <w:top w:val="none" w:sz="0" w:space="0" w:color="auto"/>
            <w:left w:val="none" w:sz="0" w:space="0" w:color="auto"/>
            <w:bottom w:val="none" w:sz="0" w:space="0" w:color="auto"/>
            <w:right w:val="none" w:sz="0" w:space="0" w:color="auto"/>
          </w:divBdr>
        </w:div>
        <w:div w:id="2000762845">
          <w:marLeft w:val="640"/>
          <w:marRight w:val="0"/>
          <w:marTop w:val="0"/>
          <w:marBottom w:val="0"/>
          <w:divBdr>
            <w:top w:val="none" w:sz="0" w:space="0" w:color="auto"/>
            <w:left w:val="none" w:sz="0" w:space="0" w:color="auto"/>
            <w:bottom w:val="none" w:sz="0" w:space="0" w:color="auto"/>
            <w:right w:val="none" w:sz="0" w:space="0" w:color="auto"/>
          </w:divBdr>
        </w:div>
        <w:div w:id="1084304365">
          <w:marLeft w:val="640"/>
          <w:marRight w:val="0"/>
          <w:marTop w:val="0"/>
          <w:marBottom w:val="0"/>
          <w:divBdr>
            <w:top w:val="none" w:sz="0" w:space="0" w:color="auto"/>
            <w:left w:val="none" w:sz="0" w:space="0" w:color="auto"/>
            <w:bottom w:val="none" w:sz="0" w:space="0" w:color="auto"/>
            <w:right w:val="none" w:sz="0" w:space="0" w:color="auto"/>
          </w:divBdr>
        </w:div>
        <w:div w:id="1189761350">
          <w:marLeft w:val="640"/>
          <w:marRight w:val="0"/>
          <w:marTop w:val="0"/>
          <w:marBottom w:val="0"/>
          <w:divBdr>
            <w:top w:val="none" w:sz="0" w:space="0" w:color="auto"/>
            <w:left w:val="none" w:sz="0" w:space="0" w:color="auto"/>
            <w:bottom w:val="none" w:sz="0" w:space="0" w:color="auto"/>
            <w:right w:val="none" w:sz="0" w:space="0" w:color="auto"/>
          </w:divBdr>
        </w:div>
        <w:div w:id="249772583">
          <w:marLeft w:val="640"/>
          <w:marRight w:val="0"/>
          <w:marTop w:val="0"/>
          <w:marBottom w:val="0"/>
          <w:divBdr>
            <w:top w:val="none" w:sz="0" w:space="0" w:color="auto"/>
            <w:left w:val="none" w:sz="0" w:space="0" w:color="auto"/>
            <w:bottom w:val="none" w:sz="0" w:space="0" w:color="auto"/>
            <w:right w:val="none" w:sz="0" w:space="0" w:color="auto"/>
          </w:divBdr>
        </w:div>
        <w:div w:id="221134206">
          <w:marLeft w:val="640"/>
          <w:marRight w:val="0"/>
          <w:marTop w:val="0"/>
          <w:marBottom w:val="0"/>
          <w:divBdr>
            <w:top w:val="none" w:sz="0" w:space="0" w:color="auto"/>
            <w:left w:val="none" w:sz="0" w:space="0" w:color="auto"/>
            <w:bottom w:val="none" w:sz="0" w:space="0" w:color="auto"/>
            <w:right w:val="none" w:sz="0" w:space="0" w:color="auto"/>
          </w:divBdr>
        </w:div>
        <w:div w:id="358894939">
          <w:marLeft w:val="640"/>
          <w:marRight w:val="0"/>
          <w:marTop w:val="0"/>
          <w:marBottom w:val="0"/>
          <w:divBdr>
            <w:top w:val="none" w:sz="0" w:space="0" w:color="auto"/>
            <w:left w:val="none" w:sz="0" w:space="0" w:color="auto"/>
            <w:bottom w:val="none" w:sz="0" w:space="0" w:color="auto"/>
            <w:right w:val="none" w:sz="0" w:space="0" w:color="auto"/>
          </w:divBdr>
        </w:div>
        <w:div w:id="1202135647">
          <w:marLeft w:val="640"/>
          <w:marRight w:val="0"/>
          <w:marTop w:val="0"/>
          <w:marBottom w:val="0"/>
          <w:divBdr>
            <w:top w:val="none" w:sz="0" w:space="0" w:color="auto"/>
            <w:left w:val="none" w:sz="0" w:space="0" w:color="auto"/>
            <w:bottom w:val="none" w:sz="0" w:space="0" w:color="auto"/>
            <w:right w:val="none" w:sz="0" w:space="0" w:color="auto"/>
          </w:divBdr>
        </w:div>
        <w:div w:id="740642811">
          <w:marLeft w:val="640"/>
          <w:marRight w:val="0"/>
          <w:marTop w:val="0"/>
          <w:marBottom w:val="0"/>
          <w:divBdr>
            <w:top w:val="none" w:sz="0" w:space="0" w:color="auto"/>
            <w:left w:val="none" w:sz="0" w:space="0" w:color="auto"/>
            <w:bottom w:val="none" w:sz="0" w:space="0" w:color="auto"/>
            <w:right w:val="none" w:sz="0" w:space="0" w:color="auto"/>
          </w:divBdr>
        </w:div>
        <w:div w:id="2134858234">
          <w:marLeft w:val="640"/>
          <w:marRight w:val="0"/>
          <w:marTop w:val="0"/>
          <w:marBottom w:val="0"/>
          <w:divBdr>
            <w:top w:val="none" w:sz="0" w:space="0" w:color="auto"/>
            <w:left w:val="none" w:sz="0" w:space="0" w:color="auto"/>
            <w:bottom w:val="none" w:sz="0" w:space="0" w:color="auto"/>
            <w:right w:val="none" w:sz="0" w:space="0" w:color="auto"/>
          </w:divBdr>
        </w:div>
        <w:div w:id="1823933714">
          <w:marLeft w:val="640"/>
          <w:marRight w:val="0"/>
          <w:marTop w:val="0"/>
          <w:marBottom w:val="0"/>
          <w:divBdr>
            <w:top w:val="none" w:sz="0" w:space="0" w:color="auto"/>
            <w:left w:val="none" w:sz="0" w:space="0" w:color="auto"/>
            <w:bottom w:val="none" w:sz="0" w:space="0" w:color="auto"/>
            <w:right w:val="none" w:sz="0" w:space="0" w:color="auto"/>
          </w:divBdr>
        </w:div>
        <w:div w:id="2065522531">
          <w:marLeft w:val="640"/>
          <w:marRight w:val="0"/>
          <w:marTop w:val="0"/>
          <w:marBottom w:val="0"/>
          <w:divBdr>
            <w:top w:val="none" w:sz="0" w:space="0" w:color="auto"/>
            <w:left w:val="none" w:sz="0" w:space="0" w:color="auto"/>
            <w:bottom w:val="none" w:sz="0" w:space="0" w:color="auto"/>
            <w:right w:val="none" w:sz="0" w:space="0" w:color="auto"/>
          </w:divBdr>
        </w:div>
        <w:div w:id="35009478">
          <w:marLeft w:val="640"/>
          <w:marRight w:val="0"/>
          <w:marTop w:val="0"/>
          <w:marBottom w:val="0"/>
          <w:divBdr>
            <w:top w:val="none" w:sz="0" w:space="0" w:color="auto"/>
            <w:left w:val="none" w:sz="0" w:space="0" w:color="auto"/>
            <w:bottom w:val="none" w:sz="0" w:space="0" w:color="auto"/>
            <w:right w:val="none" w:sz="0" w:space="0" w:color="auto"/>
          </w:divBdr>
        </w:div>
        <w:div w:id="1459492550">
          <w:marLeft w:val="640"/>
          <w:marRight w:val="0"/>
          <w:marTop w:val="0"/>
          <w:marBottom w:val="0"/>
          <w:divBdr>
            <w:top w:val="none" w:sz="0" w:space="0" w:color="auto"/>
            <w:left w:val="none" w:sz="0" w:space="0" w:color="auto"/>
            <w:bottom w:val="none" w:sz="0" w:space="0" w:color="auto"/>
            <w:right w:val="none" w:sz="0" w:space="0" w:color="auto"/>
          </w:divBdr>
        </w:div>
        <w:div w:id="1180895484">
          <w:marLeft w:val="640"/>
          <w:marRight w:val="0"/>
          <w:marTop w:val="0"/>
          <w:marBottom w:val="0"/>
          <w:divBdr>
            <w:top w:val="none" w:sz="0" w:space="0" w:color="auto"/>
            <w:left w:val="none" w:sz="0" w:space="0" w:color="auto"/>
            <w:bottom w:val="none" w:sz="0" w:space="0" w:color="auto"/>
            <w:right w:val="none" w:sz="0" w:space="0" w:color="auto"/>
          </w:divBdr>
        </w:div>
        <w:div w:id="857081565">
          <w:marLeft w:val="640"/>
          <w:marRight w:val="0"/>
          <w:marTop w:val="0"/>
          <w:marBottom w:val="0"/>
          <w:divBdr>
            <w:top w:val="none" w:sz="0" w:space="0" w:color="auto"/>
            <w:left w:val="none" w:sz="0" w:space="0" w:color="auto"/>
            <w:bottom w:val="none" w:sz="0" w:space="0" w:color="auto"/>
            <w:right w:val="none" w:sz="0" w:space="0" w:color="auto"/>
          </w:divBdr>
        </w:div>
        <w:div w:id="1552035190">
          <w:marLeft w:val="640"/>
          <w:marRight w:val="0"/>
          <w:marTop w:val="0"/>
          <w:marBottom w:val="0"/>
          <w:divBdr>
            <w:top w:val="none" w:sz="0" w:space="0" w:color="auto"/>
            <w:left w:val="none" w:sz="0" w:space="0" w:color="auto"/>
            <w:bottom w:val="none" w:sz="0" w:space="0" w:color="auto"/>
            <w:right w:val="none" w:sz="0" w:space="0" w:color="auto"/>
          </w:divBdr>
        </w:div>
        <w:div w:id="427508124">
          <w:marLeft w:val="640"/>
          <w:marRight w:val="0"/>
          <w:marTop w:val="0"/>
          <w:marBottom w:val="0"/>
          <w:divBdr>
            <w:top w:val="none" w:sz="0" w:space="0" w:color="auto"/>
            <w:left w:val="none" w:sz="0" w:space="0" w:color="auto"/>
            <w:bottom w:val="none" w:sz="0" w:space="0" w:color="auto"/>
            <w:right w:val="none" w:sz="0" w:space="0" w:color="auto"/>
          </w:divBdr>
        </w:div>
        <w:div w:id="687292794">
          <w:marLeft w:val="640"/>
          <w:marRight w:val="0"/>
          <w:marTop w:val="0"/>
          <w:marBottom w:val="0"/>
          <w:divBdr>
            <w:top w:val="none" w:sz="0" w:space="0" w:color="auto"/>
            <w:left w:val="none" w:sz="0" w:space="0" w:color="auto"/>
            <w:bottom w:val="none" w:sz="0" w:space="0" w:color="auto"/>
            <w:right w:val="none" w:sz="0" w:space="0" w:color="auto"/>
          </w:divBdr>
        </w:div>
        <w:div w:id="2056005652">
          <w:marLeft w:val="640"/>
          <w:marRight w:val="0"/>
          <w:marTop w:val="0"/>
          <w:marBottom w:val="0"/>
          <w:divBdr>
            <w:top w:val="none" w:sz="0" w:space="0" w:color="auto"/>
            <w:left w:val="none" w:sz="0" w:space="0" w:color="auto"/>
            <w:bottom w:val="none" w:sz="0" w:space="0" w:color="auto"/>
            <w:right w:val="none" w:sz="0" w:space="0" w:color="auto"/>
          </w:divBdr>
        </w:div>
        <w:div w:id="614288516">
          <w:marLeft w:val="640"/>
          <w:marRight w:val="0"/>
          <w:marTop w:val="0"/>
          <w:marBottom w:val="0"/>
          <w:divBdr>
            <w:top w:val="none" w:sz="0" w:space="0" w:color="auto"/>
            <w:left w:val="none" w:sz="0" w:space="0" w:color="auto"/>
            <w:bottom w:val="none" w:sz="0" w:space="0" w:color="auto"/>
            <w:right w:val="none" w:sz="0" w:space="0" w:color="auto"/>
          </w:divBdr>
        </w:div>
        <w:div w:id="123891799">
          <w:marLeft w:val="640"/>
          <w:marRight w:val="0"/>
          <w:marTop w:val="0"/>
          <w:marBottom w:val="0"/>
          <w:divBdr>
            <w:top w:val="none" w:sz="0" w:space="0" w:color="auto"/>
            <w:left w:val="none" w:sz="0" w:space="0" w:color="auto"/>
            <w:bottom w:val="none" w:sz="0" w:space="0" w:color="auto"/>
            <w:right w:val="none" w:sz="0" w:space="0" w:color="auto"/>
          </w:divBdr>
        </w:div>
        <w:div w:id="1679110945">
          <w:marLeft w:val="640"/>
          <w:marRight w:val="0"/>
          <w:marTop w:val="0"/>
          <w:marBottom w:val="0"/>
          <w:divBdr>
            <w:top w:val="none" w:sz="0" w:space="0" w:color="auto"/>
            <w:left w:val="none" w:sz="0" w:space="0" w:color="auto"/>
            <w:bottom w:val="none" w:sz="0" w:space="0" w:color="auto"/>
            <w:right w:val="none" w:sz="0" w:space="0" w:color="auto"/>
          </w:divBdr>
        </w:div>
        <w:div w:id="521357690">
          <w:marLeft w:val="640"/>
          <w:marRight w:val="0"/>
          <w:marTop w:val="0"/>
          <w:marBottom w:val="0"/>
          <w:divBdr>
            <w:top w:val="none" w:sz="0" w:space="0" w:color="auto"/>
            <w:left w:val="none" w:sz="0" w:space="0" w:color="auto"/>
            <w:bottom w:val="none" w:sz="0" w:space="0" w:color="auto"/>
            <w:right w:val="none" w:sz="0" w:space="0" w:color="auto"/>
          </w:divBdr>
        </w:div>
        <w:div w:id="1730226162">
          <w:marLeft w:val="640"/>
          <w:marRight w:val="0"/>
          <w:marTop w:val="0"/>
          <w:marBottom w:val="0"/>
          <w:divBdr>
            <w:top w:val="none" w:sz="0" w:space="0" w:color="auto"/>
            <w:left w:val="none" w:sz="0" w:space="0" w:color="auto"/>
            <w:bottom w:val="none" w:sz="0" w:space="0" w:color="auto"/>
            <w:right w:val="none" w:sz="0" w:space="0" w:color="auto"/>
          </w:divBdr>
        </w:div>
        <w:div w:id="295259919">
          <w:marLeft w:val="640"/>
          <w:marRight w:val="0"/>
          <w:marTop w:val="0"/>
          <w:marBottom w:val="0"/>
          <w:divBdr>
            <w:top w:val="none" w:sz="0" w:space="0" w:color="auto"/>
            <w:left w:val="none" w:sz="0" w:space="0" w:color="auto"/>
            <w:bottom w:val="none" w:sz="0" w:space="0" w:color="auto"/>
            <w:right w:val="none" w:sz="0" w:space="0" w:color="auto"/>
          </w:divBdr>
        </w:div>
        <w:div w:id="547648746">
          <w:marLeft w:val="640"/>
          <w:marRight w:val="0"/>
          <w:marTop w:val="0"/>
          <w:marBottom w:val="0"/>
          <w:divBdr>
            <w:top w:val="none" w:sz="0" w:space="0" w:color="auto"/>
            <w:left w:val="none" w:sz="0" w:space="0" w:color="auto"/>
            <w:bottom w:val="none" w:sz="0" w:space="0" w:color="auto"/>
            <w:right w:val="none" w:sz="0" w:space="0" w:color="auto"/>
          </w:divBdr>
        </w:div>
        <w:div w:id="1914773819">
          <w:marLeft w:val="640"/>
          <w:marRight w:val="0"/>
          <w:marTop w:val="0"/>
          <w:marBottom w:val="0"/>
          <w:divBdr>
            <w:top w:val="none" w:sz="0" w:space="0" w:color="auto"/>
            <w:left w:val="none" w:sz="0" w:space="0" w:color="auto"/>
            <w:bottom w:val="none" w:sz="0" w:space="0" w:color="auto"/>
            <w:right w:val="none" w:sz="0" w:space="0" w:color="auto"/>
          </w:divBdr>
        </w:div>
        <w:div w:id="1683126207">
          <w:marLeft w:val="640"/>
          <w:marRight w:val="0"/>
          <w:marTop w:val="0"/>
          <w:marBottom w:val="0"/>
          <w:divBdr>
            <w:top w:val="none" w:sz="0" w:space="0" w:color="auto"/>
            <w:left w:val="none" w:sz="0" w:space="0" w:color="auto"/>
            <w:bottom w:val="none" w:sz="0" w:space="0" w:color="auto"/>
            <w:right w:val="none" w:sz="0" w:space="0" w:color="auto"/>
          </w:divBdr>
        </w:div>
        <w:div w:id="2084326231">
          <w:marLeft w:val="640"/>
          <w:marRight w:val="0"/>
          <w:marTop w:val="0"/>
          <w:marBottom w:val="0"/>
          <w:divBdr>
            <w:top w:val="none" w:sz="0" w:space="0" w:color="auto"/>
            <w:left w:val="none" w:sz="0" w:space="0" w:color="auto"/>
            <w:bottom w:val="none" w:sz="0" w:space="0" w:color="auto"/>
            <w:right w:val="none" w:sz="0" w:space="0" w:color="auto"/>
          </w:divBdr>
        </w:div>
        <w:div w:id="1607232697">
          <w:marLeft w:val="640"/>
          <w:marRight w:val="0"/>
          <w:marTop w:val="0"/>
          <w:marBottom w:val="0"/>
          <w:divBdr>
            <w:top w:val="none" w:sz="0" w:space="0" w:color="auto"/>
            <w:left w:val="none" w:sz="0" w:space="0" w:color="auto"/>
            <w:bottom w:val="none" w:sz="0" w:space="0" w:color="auto"/>
            <w:right w:val="none" w:sz="0" w:space="0" w:color="auto"/>
          </w:divBdr>
        </w:div>
      </w:divsChild>
    </w:div>
    <w:div w:id="618146731">
      <w:bodyDiv w:val="1"/>
      <w:marLeft w:val="0"/>
      <w:marRight w:val="0"/>
      <w:marTop w:val="0"/>
      <w:marBottom w:val="0"/>
      <w:divBdr>
        <w:top w:val="none" w:sz="0" w:space="0" w:color="auto"/>
        <w:left w:val="none" w:sz="0" w:space="0" w:color="auto"/>
        <w:bottom w:val="none" w:sz="0" w:space="0" w:color="auto"/>
        <w:right w:val="none" w:sz="0" w:space="0" w:color="auto"/>
      </w:divBdr>
      <w:divsChild>
        <w:div w:id="1365911361">
          <w:marLeft w:val="640"/>
          <w:marRight w:val="0"/>
          <w:marTop w:val="0"/>
          <w:marBottom w:val="0"/>
          <w:divBdr>
            <w:top w:val="none" w:sz="0" w:space="0" w:color="auto"/>
            <w:left w:val="none" w:sz="0" w:space="0" w:color="auto"/>
            <w:bottom w:val="none" w:sz="0" w:space="0" w:color="auto"/>
            <w:right w:val="none" w:sz="0" w:space="0" w:color="auto"/>
          </w:divBdr>
        </w:div>
        <w:div w:id="1917324728">
          <w:marLeft w:val="640"/>
          <w:marRight w:val="0"/>
          <w:marTop w:val="0"/>
          <w:marBottom w:val="0"/>
          <w:divBdr>
            <w:top w:val="none" w:sz="0" w:space="0" w:color="auto"/>
            <w:left w:val="none" w:sz="0" w:space="0" w:color="auto"/>
            <w:bottom w:val="none" w:sz="0" w:space="0" w:color="auto"/>
            <w:right w:val="none" w:sz="0" w:space="0" w:color="auto"/>
          </w:divBdr>
        </w:div>
        <w:div w:id="1632634238">
          <w:marLeft w:val="640"/>
          <w:marRight w:val="0"/>
          <w:marTop w:val="0"/>
          <w:marBottom w:val="0"/>
          <w:divBdr>
            <w:top w:val="none" w:sz="0" w:space="0" w:color="auto"/>
            <w:left w:val="none" w:sz="0" w:space="0" w:color="auto"/>
            <w:bottom w:val="none" w:sz="0" w:space="0" w:color="auto"/>
            <w:right w:val="none" w:sz="0" w:space="0" w:color="auto"/>
          </w:divBdr>
        </w:div>
        <w:div w:id="1230727415">
          <w:marLeft w:val="640"/>
          <w:marRight w:val="0"/>
          <w:marTop w:val="0"/>
          <w:marBottom w:val="0"/>
          <w:divBdr>
            <w:top w:val="none" w:sz="0" w:space="0" w:color="auto"/>
            <w:left w:val="none" w:sz="0" w:space="0" w:color="auto"/>
            <w:bottom w:val="none" w:sz="0" w:space="0" w:color="auto"/>
            <w:right w:val="none" w:sz="0" w:space="0" w:color="auto"/>
          </w:divBdr>
        </w:div>
        <w:div w:id="1851985494">
          <w:marLeft w:val="640"/>
          <w:marRight w:val="0"/>
          <w:marTop w:val="0"/>
          <w:marBottom w:val="0"/>
          <w:divBdr>
            <w:top w:val="none" w:sz="0" w:space="0" w:color="auto"/>
            <w:left w:val="none" w:sz="0" w:space="0" w:color="auto"/>
            <w:bottom w:val="none" w:sz="0" w:space="0" w:color="auto"/>
            <w:right w:val="none" w:sz="0" w:space="0" w:color="auto"/>
          </w:divBdr>
        </w:div>
        <w:div w:id="231694192">
          <w:marLeft w:val="640"/>
          <w:marRight w:val="0"/>
          <w:marTop w:val="0"/>
          <w:marBottom w:val="0"/>
          <w:divBdr>
            <w:top w:val="none" w:sz="0" w:space="0" w:color="auto"/>
            <w:left w:val="none" w:sz="0" w:space="0" w:color="auto"/>
            <w:bottom w:val="none" w:sz="0" w:space="0" w:color="auto"/>
            <w:right w:val="none" w:sz="0" w:space="0" w:color="auto"/>
          </w:divBdr>
        </w:div>
        <w:div w:id="2036807167">
          <w:marLeft w:val="640"/>
          <w:marRight w:val="0"/>
          <w:marTop w:val="0"/>
          <w:marBottom w:val="0"/>
          <w:divBdr>
            <w:top w:val="none" w:sz="0" w:space="0" w:color="auto"/>
            <w:left w:val="none" w:sz="0" w:space="0" w:color="auto"/>
            <w:bottom w:val="none" w:sz="0" w:space="0" w:color="auto"/>
            <w:right w:val="none" w:sz="0" w:space="0" w:color="auto"/>
          </w:divBdr>
        </w:div>
        <w:div w:id="380444273">
          <w:marLeft w:val="640"/>
          <w:marRight w:val="0"/>
          <w:marTop w:val="0"/>
          <w:marBottom w:val="0"/>
          <w:divBdr>
            <w:top w:val="none" w:sz="0" w:space="0" w:color="auto"/>
            <w:left w:val="none" w:sz="0" w:space="0" w:color="auto"/>
            <w:bottom w:val="none" w:sz="0" w:space="0" w:color="auto"/>
            <w:right w:val="none" w:sz="0" w:space="0" w:color="auto"/>
          </w:divBdr>
        </w:div>
        <w:div w:id="1731003910">
          <w:marLeft w:val="640"/>
          <w:marRight w:val="0"/>
          <w:marTop w:val="0"/>
          <w:marBottom w:val="0"/>
          <w:divBdr>
            <w:top w:val="none" w:sz="0" w:space="0" w:color="auto"/>
            <w:left w:val="none" w:sz="0" w:space="0" w:color="auto"/>
            <w:bottom w:val="none" w:sz="0" w:space="0" w:color="auto"/>
            <w:right w:val="none" w:sz="0" w:space="0" w:color="auto"/>
          </w:divBdr>
        </w:div>
        <w:div w:id="669873192">
          <w:marLeft w:val="640"/>
          <w:marRight w:val="0"/>
          <w:marTop w:val="0"/>
          <w:marBottom w:val="0"/>
          <w:divBdr>
            <w:top w:val="none" w:sz="0" w:space="0" w:color="auto"/>
            <w:left w:val="none" w:sz="0" w:space="0" w:color="auto"/>
            <w:bottom w:val="none" w:sz="0" w:space="0" w:color="auto"/>
            <w:right w:val="none" w:sz="0" w:space="0" w:color="auto"/>
          </w:divBdr>
        </w:div>
        <w:div w:id="1248154088">
          <w:marLeft w:val="640"/>
          <w:marRight w:val="0"/>
          <w:marTop w:val="0"/>
          <w:marBottom w:val="0"/>
          <w:divBdr>
            <w:top w:val="none" w:sz="0" w:space="0" w:color="auto"/>
            <w:left w:val="none" w:sz="0" w:space="0" w:color="auto"/>
            <w:bottom w:val="none" w:sz="0" w:space="0" w:color="auto"/>
            <w:right w:val="none" w:sz="0" w:space="0" w:color="auto"/>
          </w:divBdr>
        </w:div>
        <w:div w:id="1178691931">
          <w:marLeft w:val="640"/>
          <w:marRight w:val="0"/>
          <w:marTop w:val="0"/>
          <w:marBottom w:val="0"/>
          <w:divBdr>
            <w:top w:val="none" w:sz="0" w:space="0" w:color="auto"/>
            <w:left w:val="none" w:sz="0" w:space="0" w:color="auto"/>
            <w:bottom w:val="none" w:sz="0" w:space="0" w:color="auto"/>
            <w:right w:val="none" w:sz="0" w:space="0" w:color="auto"/>
          </w:divBdr>
        </w:div>
        <w:div w:id="2033258578">
          <w:marLeft w:val="640"/>
          <w:marRight w:val="0"/>
          <w:marTop w:val="0"/>
          <w:marBottom w:val="0"/>
          <w:divBdr>
            <w:top w:val="none" w:sz="0" w:space="0" w:color="auto"/>
            <w:left w:val="none" w:sz="0" w:space="0" w:color="auto"/>
            <w:bottom w:val="none" w:sz="0" w:space="0" w:color="auto"/>
            <w:right w:val="none" w:sz="0" w:space="0" w:color="auto"/>
          </w:divBdr>
        </w:div>
        <w:div w:id="478234597">
          <w:marLeft w:val="640"/>
          <w:marRight w:val="0"/>
          <w:marTop w:val="0"/>
          <w:marBottom w:val="0"/>
          <w:divBdr>
            <w:top w:val="none" w:sz="0" w:space="0" w:color="auto"/>
            <w:left w:val="none" w:sz="0" w:space="0" w:color="auto"/>
            <w:bottom w:val="none" w:sz="0" w:space="0" w:color="auto"/>
            <w:right w:val="none" w:sz="0" w:space="0" w:color="auto"/>
          </w:divBdr>
        </w:div>
        <w:div w:id="820581390">
          <w:marLeft w:val="640"/>
          <w:marRight w:val="0"/>
          <w:marTop w:val="0"/>
          <w:marBottom w:val="0"/>
          <w:divBdr>
            <w:top w:val="none" w:sz="0" w:space="0" w:color="auto"/>
            <w:left w:val="none" w:sz="0" w:space="0" w:color="auto"/>
            <w:bottom w:val="none" w:sz="0" w:space="0" w:color="auto"/>
            <w:right w:val="none" w:sz="0" w:space="0" w:color="auto"/>
          </w:divBdr>
        </w:div>
        <w:div w:id="2070421330">
          <w:marLeft w:val="640"/>
          <w:marRight w:val="0"/>
          <w:marTop w:val="0"/>
          <w:marBottom w:val="0"/>
          <w:divBdr>
            <w:top w:val="none" w:sz="0" w:space="0" w:color="auto"/>
            <w:left w:val="none" w:sz="0" w:space="0" w:color="auto"/>
            <w:bottom w:val="none" w:sz="0" w:space="0" w:color="auto"/>
            <w:right w:val="none" w:sz="0" w:space="0" w:color="auto"/>
          </w:divBdr>
        </w:div>
        <w:div w:id="570848275">
          <w:marLeft w:val="640"/>
          <w:marRight w:val="0"/>
          <w:marTop w:val="0"/>
          <w:marBottom w:val="0"/>
          <w:divBdr>
            <w:top w:val="none" w:sz="0" w:space="0" w:color="auto"/>
            <w:left w:val="none" w:sz="0" w:space="0" w:color="auto"/>
            <w:bottom w:val="none" w:sz="0" w:space="0" w:color="auto"/>
            <w:right w:val="none" w:sz="0" w:space="0" w:color="auto"/>
          </w:divBdr>
        </w:div>
        <w:div w:id="403258321">
          <w:marLeft w:val="640"/>
          <w:marRight w:val="0"/>
          <w:marTop w:val="0"/>
          <w:marBottom w:val="0"/>
          <w:divBdr>
            <w:top w:val="none" w:sz="0" w:space="0" w:color="auto"/>
            <w:left w:val="none" w:sz="0" w:space="0" w:color="auto"/>
            <w:bottom w:val="none" w:sz="0" w:space="0" w:color="auto"/>
            <w:right w:val="none" w:sz="0" w:space="0" w:color="auto"/>
          </w:divBdr>
        </w:div>
        <w:div w:id="1491603458">
          <w:marLeft w:val="640"/>
          <w:marRight w:val="0"/>
          <w:marTop w:val="0"/>
          <w:marBottom w:val="0"/>
          <w:divBdr>
            <w:top w:val="none" w:sz="0" w:space="0" w:color="auto"/>
            <w:left w:val="none" w:sz="0" w:space="0" w:color="auto"/>
            <w:bottom w:val="none" w:sz="0" w:space="0" w:color="auto"/>
            <w:right w:val="none" w:sz="0" w:space="0" w:color="auto"/>
          </w:divBdr>
        </w:div>
        <w:div w:id="981033771">
          <w:marLeft w:val="640"/>
          <w:marRight w:val="0"/>
          <w:marTop w:val="0"/>
          <w:marBottom w:val="0"/>
          <w:divBdr>
            <w:top w:val="none" w:sz="0" w:space="0" w:color="auto"/>
            <w:left w:val="none" w:sz="0" w:space="0" w:color="auto"/>
            <w:bottom w:val="none" w:sz="0" w:space="0" w:color="auto"/>
            <w:right w:val="none" w:sz="0" w:space="0" w:color="auto"/>
          </w:divBdr>
        </w:div>
        <w:div w:id="2140874182">
          <w:marLeft w:val="640"/>
          <w:marRight w:val="0"/>
          <w:marTop w:val="0"/>
          <w:marBottom w:val="0"/>
          <w:divBdr>
            <w:top w:val="none" w:sz="0" w:space="0" w:color="auto"/>
            <w:left w:val="none" w:sz="0" w:space="0" w:color="auto"/>
            <w:bottom w:val="none" w:sz="0" w:space="0" w:color="auto"/>
            <w:right w:val="none" w:sz="0" w:space="0" w:color="auto"/>
          </w:divBdr>
        </w:div>
        <w:div w:id="1071581480">
          <w:marLeft w:val="640"/>
          <w:marRight w:val="0"/>
          <w:marTop w:val="0"/>
          <w:marBottom w:val="0"/>
          <w:divBdr>
            <w:top w:val="none" w:sz="0" w:space="0" w:color="auto"/>
            <w:left w:val="none" w:sz="0" w:space="0" w:color="auto"/>
            <w:bottom w:val="none" w:sz="0" w:space="0" w:color="auto"/>
            <w:right w:val="none" w:sz="0" w:space="0" w:color="auto"/>
          </w:divBdr>
        </w:div>
        <w:div w:id="1045183195">
          <w:marLeft w:val="640"/>
          <w:marRight w:val="0"/>
          <w:marTop w:val="0"/>
          <w:marBottom w:val="0"/>
          <w:divBdr>
            <w:top w:val="none" w:sz="0" w:space="0" w:color="auto"/>
            <w:left w:val="none" w:sz="0" w:space="0" w:color="auto"/>
            <w:bottom w:val="none" w:sz="0" w:space="0" w:color="auto"/>
            <w:right w:val="none" w:sz="0" w:space="0" w:color="auto"/>
          </w:divBdr>
        </w:div>
        <w:div w:id="1979874325">
          <w:marLeft w:val="640"/>
          <w:marRight w:val="0"/>
          <w:marTop w:val="0"/>
          <w:marBottom w:val="0"/>
          <w:divBdr>
            <w:top w:val="none" w:sz="0" w:space="0" w:color="auto"/>
            <w:left w:val="none" w:sz="0" w:space="0" w:color="auto"/>
            <w:bottom w:val="none" w:sz="0" w:space="0" w:color="auto"/>
            <w:right w:val="none" w:sz="0" w:space="0" w:color="auto"/>
          </w:divBdr>
        </w:div>
        <w:div w:id="1808544895">
          <w:marLeft w:val="640"/>
          <w:marRight w:val="0"/>
          <w:marTop w:val="0"/>
          <w:marBottom w:val="0"/>
          <w:divBdr>
            <w:top w:val="none" w:sz="0" w:space="0" w:color="auto"/>
            <w:left w:val="none" w:sz="0" w:space="0" w:color="auto"/>
            <w:bottom w:val="none" w:sz="0" w:space="0" w:color="auto"/>
            <w:right w:val="none" w:sz="0" w:space="0" w:color="auto"/>
          </w:divBdr>
        </w:div>
        <w:div w:id="133261338">
          <w:marLeft w:val="640"/>
          <w:marRight w:val="0"/>
          <w:marTop w:val="0"/>
          <w:marBottom w:val="0"/>
          <w:divBdr>
            <w:top w:val="none" w:sz="0" w:space="0" w:color="auto"/>
            <w:left w:val="none" w:sz="0" w:space="0" w:color="auto"/>
            <w:bottom w:val="none" w:sz="0" w:space="0" w:color="auto"/>
            <w:right w:val="none" w:sz="0" w:space="0" w:color="auto"/>
          </w:divBdr>
        </w:div>
        <w:div w:id="1443768550">
          <w:marLeft w:val="640"/>
          <w:marRight w:val="0"/>
          <w:marTop w:val="0"/>
          <w:marBottom w:val="0"/>
          <w:divBdr>
            <w:top w:val="none" w:sz="0" w:space="0" w:color="auto"/>
            <w:left w:val="none" w:sz="0" w:space="0" w:color="auto"/>
            <w:bottom w:val="none" w:sz="0" w:space="0" w:color="auto"/>
            <w:right w:val="none" w:sz="0" w:space="0" w:color="auto"/>
          </w:divBdr>
        </w:div>
        <w:div w:id="104888884">
          <w:marLeft w:val="640"/>
          <w:marRight w:val="0"/>
          <w:marTop w:val="0"/>
          <w:marBottom w:val="0"/>
          <w:divBdr>
            <w:top w:val="none" w:sz="0" w:space="0" w:color="auto"/>
            <w:left w:val="none" w:sz="0" w:space="0" w:color="auto"/>
            <w:bottom w:val="none" w:sz="0" w:space="0" w:color="auto"/>
            <w:right w:val="none" w:sz="0" w:space="0" w:color="auto"/>
          </w:divBdr>
        </w:div>
        <w:div w:id="1330447021">
          <w:marLeft w:val="640"/>
          <w:marRight w:val="0"/>
          <w:marTop w:val="0"/>
          <w:marBottom w:val="0"/>
          <w:divBdr>
            <w:top w:val="none" w:sz="0" w:space="0" w:color="auto"/>
            <w:left w:val="none" w:sz="0" w:space="0" w:color="auto"/>
            <w:bottom w:val="none" w:sz="0" w:space="0" w:color="auto"/>
            <w:right w:val="none" w:sz="0" w:space="0" w:color="auto"/>
          </w:divBdr>
        </w:div>
        <w:div w:id="1100562885">
          <w:marLeft w:val="640"/>
          <w:marRight w:val="0"/>
          <w:marTop w:val="0"/>
          <w:marBottom w:val="0"/>
          <w:divBdr>
            <w:top w:val="none" w:sz="0" w:space="0" w:color="auto"/>
            <w:left w:val="none" w:sz="0" w:space="0" w:color="auto"/>
            <w:bottom w:val="none" w:sz="0" w:space="0" w:color="auto"/>
            <w:right w:val="none" w:sz="0" w:space="0" w:color="auto"/>
          </w:divBdr>
        </w:div>
        <w:div w:id="1113285642">
          <w:marLeft w:val="640"/>
          <w:marRight w:val="0"/>
          <w:marTop w:val="0"/>
          <w:marBottom w:val="0"/>
          <w:divBdr>
            <w:top w:val="none" w:sz="0" w:space="0" w:color="auto"/>
            <w:left w:val="none" w:sz="0" w:space="0" w:color="auto"/>
            <w:bottom w:val="none" w:sz="0" w:space="0" w:color="auto"/>
            <w:right w:val="none" w:sz="0" w:space="0" w:color="auto"/>
          </w:divBdr>
        </w:div>
        <w:div w:id="2020426348">
          <w:marLeft w:val="640"/>
          <w:marRight w:val="0"/>
          <w:marTop w:val="0"/>
          <w:marBottom w:val="0"/>
          <w:divBdr>
            <w:top w:val="none" w:sz="0" w:space="0" w:color="auto"/>
            <w:left w:val="none" w:sz="0" w:space="0" w:color="auto"/>
            <w:bottom w:val="none" w:sz="0" w:space="0" w:color="auto"/>
            <w:right w:val="none" w:sz="0" w:space="0" w:color="auto"/>
          </w:divBdr>
        </w:div>
        <w:div w:id="1390957544">
          <w:marLeft w:val="640"/>
          <w:marRight w:val="0"/>
          <w:marTop w:val="0"/>
          <w:marBottom w:val="0"/>
          <w:divBdr>
            <w:top w:val="none" w:sz="0" w:space="0" w:color="auto"/>
            <w:left w:val="none" w:sz="0" w:space="0" w:color="auto"/>
            <w:bottom w:val="none" w:sz="0" w:space="0" w:color="auto"/>
            <w:right w:val="none" w:sz="0" w:space="0" w:color="auto"/>
          </w:divBdr>
        </w:div>
        <w:div w:id="2122991462">
          <w:marLeft w:val="640"/>
          <w:marRight w:val="0"/>
          <w:marTop w:val="0"/>
          <w:marBottom w:val="0"/>
          <w:divBdr>
            <w:top w:val="none" w:sz="0" w:space="0" w:color="auto"/>
            <w:left w:val="none" w:sz="0" w:space="0" w:color="auto"/>
            <w:bottom w:val="none" w:sz="0" w:space="0" w:color="auto"/>
            <w:right w:val="none" w:sz="0" w:space="0" w:color="auto"/>
          </w:divBdr>
        </w:div>
        <w:div w:id="593562103">
          <w:marLeft w:val="640"/>
          <w:marRight w:val="0"/>
          <w:marTop w:val="0"/>
          <w:marBottom w:val="0"/>
          <w:divBdr>
            <w:top w:val="none" w:sz="0" w:space="0" w:color="auto"/>
            <w:left w:val="none" w:sz="0" w:space="0" w:color="auto"/>
            <w:bottom w:val="none" w:sz="0" w:space="0" w:color="auto"/>
            <w:right w:val="none" w:sz="0" w:space="0" w:color="auto"/>
          </w:divBdr>
        </w:div>
        <w:div w:id="1642346692">
          <w:marLeft w:val="640"/>
          <w:marRight w:val="0"/>
          <w:marTop w:val="0"/>
          <w:marBottom w:val="0"/>
          <w:divBdr>
            <w:top w:val="none" w:sz="0" w:space="0" w:color="auto"/>
            <w:left w:val="none" w:sz="0" w:space="0" w:color="auto"/>
            <w:bottom w:val="none" w:sz="0" w:space="0" w:color="auto"/>
            <w:right w:val="none" w:sz="0" w:space="0" w:color="auto"/>
          </w:divBdr>
        </w:div>
        <w:div w:id="1585993082">
          <w:marLeft w:val="640"/>
          <w:marRight w:val="0"/>
          <w:marTop w:val="0"/>
          <w:marBottom w:val="0"/>
          <w:divBdr>
            <w:top w:val="none" w:sz="0" w:space="0" w:color="auto"/>
            <w:left w:val="none" w:sz="0" w:space="0" w:color="auto"/>
            <w:bottom w:val="none" w:sz="0" w:space="0" w:color="auto"/>
            <w:right w:val="none" w:sz="0" w:space="0" w:color="auto"/>
          </w:divBdr>
        </w:div>
        <w:div w:id="1156149965">
          <w:marLeft w:val="640"/>
          <w:marRight w:val="0"/>
          <w:marTop w:val="0"/>
          <w:marBottom w:val="0"/>
          <w:divBdr>
            <w:top w:val="none" w:sz="0" w:space="0" w:color="auto"/>
            <w:left w:val="none" w:sz="0" w:space="0" w:color="auto"/>
            <w:bottom w:val="none" w:sz="0" w:space="0" w:color="auto"/>
            <w:right w:val="none" w:sz="0" w:space="0" w:color="auto"/>
          </w:divBdr>
        </w:div>
        <w:div w:id="1100565296">
          <w:marLeft w:val="640"/>
          <w:marRight w:val="0"/>
          <w:marTop w:val="0"/>
          <w:marBottom w:val="0"/>
          <w:divBdr>
            <w:top w:val="none" w:sz="0" w:space="0" w:color="auto"/>
            <w:left w:val="none" w:sz="0" w:space="0" w:color="auto"/>
            <w:bottom w:val="none" w:sz="0" w:space="0" w:color="auto"/>
            <w:right w:val="none" w:sz="0" w:space="0" w:color="auto"/>
          </w:divBdr>
        </w:div>
        <w:div w:id="6375058">
          <w:marLeft w:val="640"/>
          <w:marRight w:val="0"/>
          <w:marTop w:val="0"/>
          <w:marBottom w:val="0"/>
          <w:divBdr>
            <w:top w:val="none" w:sz="0" w:space="0" w:color="auto"/>
            <w:left w:val="none" w:sz="0" w:space="0" w:color="auto"/>
            <w:bottom w:val="none" w:sz="0" w:space="0" w:color="auto"/>
            <w:right w:val="none" w:sz="0" w:space="0" w:color="auto"/>
          </w:divBdr>
        </w:div>
        <w:div w:id="1732313899">
          <w:marLeft w:val="640"/>
          <w:marRight w:val="0"/>
          <w:marTop w:val="0"/>
          <w:marBottom w:val="0"/>
          <w:divBdr>
            <w:top w:val="none" w:sz="0" w:space="0" w:color="auto"/>
            <w:left w:val="none" w:sz="0" w:space="0" w:color="auto"/>
            <w:bottom w:val="none" w:sz="0" w:space="0" w:color="auto"/>
            <w:right w:val="none" w:sz="0" w:space="0" w:color="auto"/>
          </w:divBdr>
        </w:div>
        <w:div w:id="443768025">
          <w:marLeft w:val="640"/>
          <w:marRight w:val="0"/>
          <w:marTop w:val="0"/>
          <w:marBottom w:val="0"/>
          <w:divBdr>
            <w:top w:val="none" w:sz="0" w:space="0" w:color="auto"/>
            <w:left w:val="none" w:sz="0" w:space="0" w:color="auto"/>
            <w:bottom w:val="none" w:sz="0" w:space="0" w:color="auto"/>
            <w:right w:val="none" w:sz="0" w:space="0" w:color="auto"/>
          </w:divBdr>
        </w:div>
        <w:div w:id="464548082">
          <w:marLeft w:val="640"/>
          <w:marRight w:val="0"/>
          <w:marTop w:val="0"/>
          <w:marBottom w:val="0"/>
          <w:divBdr>
            <w:top w:val="none" w:sz="0" w:space="0" w:color="auto"/>
            <w:left w:val="none" w:sz="0" w:space="0" w:color="auto"/>
            <w:bottom w:val="none" w:sz="0" w:space="0" w:color="auto"/>
            <w:right w:val="none" w:sz="0" w:space="0" w:color="auto"/>
          </w:divBdr>
        </w:div>
        <w:div w:id="561914423">
          <w:marLeft w:val="640"/>
          <w:marRight w:val="0"/>
          <w:marTop w:val="0"/>
          <w:marBottom w:val="0"/>
          <w:divBdr>
            <w:top w:val="none" w:sz="0" w:space="0" w:color="auto"/>
            <w:left w:val="none" w:sz="0" w:space="0" w:color="auto"/>
            <w:bottom w:val="none" w:sz="0" w:space="0" w:color="auto"/>
            <w:right w:val="none" w:sz="0" w:space="0" w:color="auto"/>
          </w:divBdr>
        </w:div>
        <w:div w:id="952784791">
          <w:marLeft w:val="640"/>
          <w:marRight w:val="0"/>
          <w:marTop w:val="0"/>
          <w:marBottom w:val="0"/>
          <w:divBdr>
            <w:top w:val="none" w:sz="0" w:space="0" w:color="auto"/>
            <w:left w:val="none" w:sz="0" w:space="0" w:color="auto"/>
            <w:bottom w:val="none" w:sz="0" w:space="0" w:color="auto"/>
            <w:right w:val="none" w:sz="0" w:space="0" w:color="auto"/>
          </w:divBdr>
        </w:div>
        <w:div w:id="1438061515">
          <w:marLeft w:val="640"/>
          <w:marRight w:val="0"/>
          <w:marTop w:val="0"/>
          <w:marBottom w:val="0"/>
          <w:divBdr>
            <w:top w:val="none" w:sz="0" w:space="0" w:color="auto"/>
            <w:left w:val="none" w:sz="0" w:space="0" w:color="auto"/>
            <w:bottom w:val="none" w:sz="0" w:space="0" w:color="auto"/>
            <w:right w:val="none" w:sz="0" w:space="0" w:color="auto"/>
          </w:divBdr>
        </w:div>
        <w:div w:id="1661887150">
          <w:marLeft w:val="640"/>
          <w:marRight w:val="0"/>
          <w:marTop w:val="0"/>
          <w:marBottom w:val="0"/>
          <w:divBdr>
            <w:top w:val="none" w:sz="0" w:space="0" w:color="auto"/>
            <w:left w:val="none" w:sz="0" w:space="0" w:color="auto"/>
            <w:bottom w:val="none" w:sz="0" w:space="0" w:color="auto"/>
            <w:right w:val="none" w:sz="0" w:space="0" w:color="auto"/>
          </w:divBdr>
        </w:div>
        <w:div w:id="1196891832">
          <w:marLeft w:val="640"/>
          <w:marRight w:val="0"/>
          <w:marTop w:val="0"/>
          <w:marBottom w:val="0"/>
          <w:divBdr>
            <w:top w:val="none" w:sz="0" w:space="0" w:color="auto"/>
            <w:left w:val="none" w:sz="0" w:space="0" w:color="auto"/>
            <w:bottom w:val="none" w:sz="0" w:space="0" w:color="auto"/>
            <w:right w:val="none" w:sz="0" w:space="0" w:color="auto"/>
          </w:divBdr>
        </w:div>
        <w:div w:id="305083856">
          <w:marLeft w:val="640"/>
          <w:marRight w:val="0"/>
          <w:marTop w:val="0"/>
          <w:marBottom w:val="0"/>
          <w:divBdr>
            <w:top w:val="none" w:sz="0" w:space="0" w:color="auto"/>
            <w:left w:val="none" w:sz="0" w:space="0" w:color="auto"/>
            <w:bottom w:val="none" w:sz="0" w:space="0" w:color="auto"/>
            <w:right w:val="none" w:sz="0" w:space="0" w:color="auto"/>
          </w:divBdr>
        </w:div>
        <w:div w:id="268002740">
          <w:marLeft w:val="640"/>
          <w:marRight w:val="0"/>
          <w:marTop w:val="0"/>
          <w:marBottom w:val="0"/>
          <w:divBdr>
            <w:top w:val="none" w:sz="0" w:space="0" w:color="auto"/>
            <w:left w:val="none" w:sz="0" w:space="0" w:color="auto"/>
            <w:bottom w:val="none" w:sz="0" w:space="0" w:color="auto"/>
            <w:right w:val="none" w:sz="0" w:space="0" w:color="auto"/>
          </w:divBdr>
        </w:div>
        <w:div w:id="1347832641">
          <w:marLeft w:val="640"/>
          <w:marRight w:val="0"/>
          <w:marTop w:val="0"/>
          <w:marBottom w:val="0"/>
          <w:divBdr>
            <w:top w:val="none" w:sz="0" w:space="0" w:color="auto"/>
            <w:left w:val="none" w:sz="0" w:space="0" w:color="auto"/>
            <w:bottom w:val="none" w:sz="0" w:space="0" w:color="auto"/>
            <w:right w:val="none" w:sz="0" w:space="0" w:color="auto"/>
          </w:divBdr>
        </w:div>
        <w:div w:id="682896951">
          <w:marLeft w:val="640"/>
          <w:marRight w:val="0"/>
          <w:marTop w:val="0"/>
          <w:marBottom w:val="0"/>
          <w:divBdr>
            <w:top w:val="none" w:sz="0" w:space="0" w:color="auto"/>
            <w:left w:val="none" w:sz="0" w:space="0" w:color="auto"/>
            <w:bottom w:val="none" w:sz="0" w:space="0" w:color="auto"/>
            <w:right w:val="none" w:sz="0" w:space="0" w:color="auto"/>
          </w:divBdr>
        </w:div>
        <w:div w:id="346560713">
          <w:marLeft w:val="640"/>
          <w:marRight w:val="0"/>
          <w:marTop w:val="0"/>
          <w:marBottom w:val="0"/>
          <w:divBdr>
            <w:top w:val="none" w:sz="0" w:space="0" w:color="auto"/>
            <w:left w:val="none" w:sz="0" w:space="0" w:color="auto"/>
            <w:bottom w:val="none" w:sz="0" w:space="0" w:color="auto"/>
            <w:right w:val="none" w:sz="0" w:space="0" w:color="auto"/>
          </w:divBdr>
        </w:div>
        <w:div w:id="1581064543">
          <w:marLeft w:val="640"/>
          <w:marRight w:val="0"/>
          <w:marTop w:val="0"/>
          <w:marBottom w:val="0"/>
          <w:divBdr>
            <w:top w:val="none" w:sz="0" w:space="0" w:color="auto"/>
            <w:left w:val="none" w:sz="0" w:space="0" w:color="auto"/>
            <w:bottom w:val="none" w:sz="0" w:space="0" w:color="auto"/>
            <w:right w:val="none" w:sz="0" w:space="0" w:color="auto"/>
          </w:divBdr>
        </w:div>
        <w:div w:id="1038629705">
          <w:marLeft w:val="640"/>
          <w:marRight w:val="0"/>
          <w:marTop w:val="0"/>
          <w:marBottom w:val="0"/>
          <w:divBdr>
            <w:top w:val="none" w:sz="0" w:space="0" w:color="auto"/>
            <w:left w:val="none" w:sz="0" w:space="0" w:color="auto"/>
            <w:bottom w:val="none" w:sz="0" w:space="0" w:color="auto"/>
            <w:right w:val="none" w:sz="0" w:space="0" w:color="auto"/>
          </w:divBdr>
        </w:div>
        <w:div w:id="1714187535">
          <w:marLeft w:val="640"/>
          <w:marRight w:val="0"/>
          <w:marTop w:val="0"/>
          <w:marBottom w:val="0"/>
          <w:divBdr>
            <w:top w:val="none" w:sz="0" w:space="0" w:color="auto"/>
            <w:left w:val="none" w:sz="0" w:space="0" w:color="auto"/>
            <w:bottom w:val="none" w:sz="0" w:space="0" w:color="auto"/>
            <w:right w:val="none" w:sz="0" w:space="0" w:color="auto"/>
          </w:divBdr>
        </w:div>
        <w:div w:id="1876456751">
          <w:marLeft w:val="640"/>
          <w:marRight w:val="0"/>
          <w:marTop w:val="0"/>
          <w:marBottom w:val="0"/>
          <w:divBdr>
            <w:top w:val="none" w:sz="0" w:space="0" w:color="auto"/>
            <w:left w:val="none" w:sz="0" w:space="0" w:color="auto"/>
            <w:bottom w:val="none" w:sz="0" w:space="0" w:color="auto"/>
            <w:right w:val="none" w:sz="0" w:space="0" w:color="auto"/>
          </w:divBdr>
        </w:div>
        <w:div w:id="778643214">
          <w:marLeft w:val="640"/>
          <w:marRight w:val="0"/>
          <w:marTop w:val="0"/>
          <w:marBottom w:val="0"/>
          <w:divBdr>
            <w:top w:val="none" w:sz="0" w:space="0" w:color="auto"/>
            <w:left w:val="none" w:sz="0" w:space="0" w:color="auto"/>
            <w:bottom w:val="none" w:sz="0" w:space="0" w:color="auto"/>
            <w:right w:val="none" w:sz="0" w:space="0" w:color="auto"/>
          </w:divBdr>
        </w:div>
        <w:div w:id="1575779925">
          <w:marLeft w:val="640"/>
          <w:marRight w:val="0"/>
          <w:marTop w:val="0"/>
          <w:marBottom w:val="0"/>
          <w:divBdr>
            <w:top w:val="none" w:sz="0" w:space="0" w:color="auto"/>
            <w:left w:val="none" w:sz="0" w:space="0" w:color="auto"/>
            <w:bottom w:val="none" w:sz="0" w:space="0" w:color="auto"/>
            <w:right w:val="none" w:sz="0" w:space="0" w:color="auto"/>
          </w:divBdr>
        </w:div>
        <w:div w:id="694116321">
          <w:marLeft w:val="640"/>
          <w:marRight w:val="0"/>
          <w:marTop w:val="0"/>
          <w:marBottom w:val="0"/>
          <w:divBdr>
            <w:top w:val="none" w:sz="0" w:space="0" w:color="auto"/>
            <w:left w:val="none" w:sz="0" w:space="0" w:color="auto"/>
            <w:bottom w:val="none" w:sz="0" w:space="0" w:color="auto"/>
            <w:right w:val="none" w:sz="0" w:space="0" w:color="auto"/>
          </w:divBdr>
        </w:div>
        <w:div w:id="1412660123">
          <w:marLeft w:val="640"/>
          <w:marRight w:val="0"/>
          <w:marTop w:val="0"/>
          <w:marBottom w:val="0"/>
          <w:divBdr>
            <w:top w:val="none" w:sz="0" w:space="0" w:color="auto"/>
            <w:left w:val="none" w:sz="0" w:space="0" w:color="auto"/>
            <w:bottom w:val="none" w:sz="0" w:space="0" w:color="auto"/>
            <w:right w:val="none" w:sz="0" w:space="0" w:color="auto"/>
          </w:divBdr>
        </w:div>
        <w:div w:id="521821872">
          <w:marLeft w:val="640"/>
          <w:marRight w:val="0"/>
          <w:marTop w:val="0"/>
          <w:marBottom w:val="0"/>
          <w:divBdr>
            <w:top w:val="none" w:sz="0" w:space="0" w:color="auto"/>
            <w:left w:val="none" w:sz="0" w:space="0" w:color="auto"/>
            <w:bottom w:val="none" w:sz="0" w:space="0" w:color="auto"/>
            <w:right w:val="none" w:sz="0" w:space="0" w:color="auto"/>
          </w:divBdr>
        </w:div>
      </w:divsChild>
    </w:div>
    <w:div w:id="632444997">
      <w:bodyDiv w:val="1"/>
      <w:marLeft w:val="0"/>
      <w:marRight w:val="0"/>
      <w:marTop w:val="0"/>
      <w:marBottom w:val="0"/>
      <w:divBdr>
        <w:top w:val="none" w:sz="0" w:space="0" w:color="auto"/>
        <w:left w:val="none" w:sz="0" w:space="0" w:color="auto"/>
        <w:bottom w:val="none" w:sz="0" w:space="0" w:color="auto"/>
        <w:right w:val="none" w:sz="0" w:space="0" w:color="auto"/>
      </w:divBdr>
      <w:divsChild>
        <w:div w:id="1483892592">
          <w:marLeft w:val="640"/>
          <w:marRight w:val="0"/>
          <w:marTop w:val="0"/>
          <w:marBottom w:val="0"/>
          <w:divBdr>
            <w:top w:val="none" w:sz="0" w:space="0" w:color="auto"/>
            <w:left w:val="none" w:sz="0" w:space="0" w:color="auto"/>
            <w:bottom w:val="none" w:sz="0" w:space="0" w:color="auto"/>
            <w:right w:val="none" w:sz="0" w:space="0" w:color="auto"/>
          </w:divBdr>
        </w:div>
        <w:div w:id="1292978232">
          <w:marLeft w:val="640"/>
          <w:marRight w:val="0"/>
          <w:marTop w:val="0"/>
          <w:marBottom w:val="0"/>
          <w:divBdr>
            <w:top w:val="none" w:sz="0" w:space="0" w:color="auto"/>
            <w:left w:val="none" w:sz="0" w:space="0" w:color="auto"/>
            <w:bottom w:val="none" w:sz="0" w:space="0" w:color="auto"/>
            <w:right w:val="none" w:sz="0" w:space="0" w:color="auto"/>
          </w:divBdr>
        </w:div>
        <w:div w:id="525488757">
          <w:marLeft w:val="640"/>
          <w:marRight w:val="0"/>
          <w:marTop w:val="0"/>
          <w:marBottom w:val="0"/>
          <w:divBdr>
            <w:top w:val="none" w:sz="0" w:space="0" w:color="auto"/>
            <w:left w:val="none" w:sz="0" w:space="0" w:color="auto"/>
            <w:bottom w:val="none" w:sz="0" w:space="0" w:color="auto"/>
            <w:right w:val="none" w:sz="0" w:space="0" w:color="auto"/>
          </w:divBdr>
        </w:div>
        <w:div w:id="2048942455">
          <w:marLeft w:val="640"/>
          <w:marRight w:val="0"/>
          <w:marTop w:val="0"/>
          <w:marBottom w:val="0"/>
          <w:divBdr>
            <w:top w:val="none" w:sz="0" w:space="0" w:color="auto"/>
            <w:left w:val="none" w:sz="0" w:space="0" w:color="auto"/>
            <w:bottom w:val="none" w:sz="0" w:space="0" w:color="auto"/>
            <w:right w:val="none" w:sz="0" w:space="0" w:color="auto"/>
          </w:divBdr>
        </w:div>
        <w:div w:id="936519696">
          <w:marLeft w:val="640"/>
          <w:marRight w:val="0"/>
          <w:marTop w:val="0"/>
          <w:marBottom w:val="0"/>
          <w:divBdr>
            <w:top w:val="none" w:sz="0" w:space="0" w:color="auto"/>
            <w:left w:val="none" w:sz="0" w:space="0" w:color="auto"/>
            <w:bottom w:val="none" w:sz="0" w:space="0" w:color="auto"/>
            <w:right w:val="none" w:sz="0" w:space="0" w:color="auto"/>
          </w:divBdr>
        </w:div>
        <w:div w:id="290404553">
          <w:marLeft w:val="640"/>
          <w:marRight w:val="0"/>
          <w:marTop w:val="0"/>
          <w:marBottom w:val="0"/>
          <w:divBdr>
            <w:top w:val="none" w:sz="0" w:space="0" w:color="auto"/>
            <w:left w:val="none" w:sz="0" w:space="0" w:color="auto"/>
            <w:bottom w:val="none" w:sz="0" w:space="0" w:color="auto"/>
            <w:right w:val="none" w:sz="0" w:space="0" w:color="auto"/>
          </w:divBdr>
        </w:div>
        <w:div w:id="360861008">
          <w:marLeft w:val="640"/>
          <w:marRight w:val="0"/>
          <w:marTop w:val="0"/>
          <w:marBottom w:val="0"/>
          <w:divBdr>
            <w:top w:val="none" w:sz="0" w:space="0" w:color="auto"/>
            <w:left w:val="none" w:sz="0" w:space="0" w:color="auto"/>
            <w:bottom w:val="none" w:sz="0" w:space="0" w:color="auto"/>
            <w:right w:val="none" w:sz="0" w:space="0" w:color="auto"/>
          </w:divBdr>
        </w:div>
        <w:div w:id="123426316">
          <w:marLeft w:val="640"/>
          <w:marRight w:val="0"/>
          <w:marTop w:val="0"/>
          <w:marBottom w:val="0"/>
          <w:divBdr>
            <w:top w:val="none" w:sz="0" w:space="0" w:color="auto"/>
            <w:left w:val="none" w:sz="0" w:space="0" w:color="auto"/>
            <w:bottom w:val="none" w:sz="0" w:space="0" w:color="auto"/>
            <w:right w:val="none" w:sz="0" w:space="0" w:color="auto"/>
          </w:divBdr>
        </w:div>
        <w:div w:id="831679823">
          <w:marLeft w:val="640"/>
          <w:marRight w:val="0"/>
          <w:marTop w:val="0"/>
          <w:marBottom w:val="0"/>
          <w:divBdr>
            <w:top w:val="none" w:sz="0" w:space="0" w:color="auto"/>
            <w:left w:val="none" w:sz="0" w:space="0" w:color="auto"/>
            <w:bottom w:val="none" w:sz="0" w:space="0" w:color="auto"/>
            <w:right w:val="none" w:sz="0" w:space="0" w:color="auto"/>
          </w:divBdr>
        </w:div>
        <w:div w:id="476337960">
          <w:marLeft w:val="640"/>
          <w:marRight w:val="0"/>
          <w:marTop w:val="0"/>
          <w:marBottom w:val="0"/>
          <w:divBdr>
            <w:top w:val="none" w:sz="0" w:space="0" w:color="auto"/>
            <w:left w:val="none" w:sz="0" w:space="0" w:color="auto"/>
            <w:bottom w:val="none" w:sz="0" w:space="0" w:color="auto"/>
            <w:right w:val="none" w:sz="0" w:space="0" w:color="auto"/>
          </w:divBdr>
        </w:div>
        <w:div w:id="1125734225">
          <w:marLeft w:val="640"/>
          <w:marRight w:val="0"/>
          <w:marTop w:val="0"/>
          <w:marBottom w:val="0"/>
          <w:divBdr>
            <w:top w:val="none" w:sz="0" w:space="0" w:color="auto"/>
            <w:left w:val="none" w:sz="0" w:space="0" w:color="auto"/>
            <w:bottom w:val="none" w:sz="0" w:space="0" w:color="auto"/>
            <w:right w:val="none" w:sz="0" w:space="0" w:color="auto"/>
          </w:divBdr>
        </w:div>
        <w:div w:id="1804426318">
          <w:marLeft w:val="640"/>
          <w:marRight w:val="0"/>
          <w:marTop w:val="0"/>
          <w:marBottom w:val="0"/>
          <w:divBdr>
            <w:top w:val="none" w:sz="0" w:space="0" w:color="auto"/>
            <w:left w:val="none" w:sz="0" w:space="0" w:color="auto"/>
            <w:bottom w:val="none" w:sz="0" w:space="0" w:color="auto"/>
            <w:right w:val="none" w:sz="0" w:space="0" w:color="auto"/>
          </w:divBdr>
        </w:div>
        <w:div w:id="1335692009">
          <w:marLeft w:val="640"/>
          <w:marRight w:val="0"/>
          <w:marTop w:val="0"/>
          <w:marBottom w:val="0"/>
          <w:divBdr>
            <w:top w:val="none" w:sz="0" w:space="0" w:color="auto"/>
            <w:left w:val="none" w:sz="0" w:space="0" w:color="auto"/>
            <w:bottom w:val="none" w:sz="0" w:space="0" w:color="auto"/>
            <w:right w:val="none" w:sz="0" w:space="0" w:color="auto"/>
          </w:divBdr>
        </w:div>
        <w:div w:id="227305675">
          <w:marLeft w:val="640"/>
          <w:marRight w:val="0"/>
          <w:marTop w:val="0"/>
          <w:marBottom w:val="0"/>
          <w:divBdr>
            <w:top w:val="none" w:sz="0" w:space="0" w:color="auto"/>
            <w:left w:val="none" w:sz="0" w:space="0" w:color="auto"/>
            <w:bottom w:val="none" w:sz="0" w:space="0" w:color="auto"/>
            <w:right w:val="none" w:sz="0" w:space="0" w:color="auto"/>
          </w:divBdr>
        </w:div>
        <w:div w:id="1811702573">
          <w:marLeft w:val="640"/>
          <w:marRight w:val="0"/>
          <w:marTop w:val="0"/>
          <w:marBottom w:val="0"/>
          <w:divBdr>
            <w:top w:val="none" w:sz="0" w:space="0" w:color="auto"/>
            <w:left w:val="none" w:sz="0" w:space="0" w:color="auto"/>
            <w:bottom w:val="none" w:sz="0" w:space="0" w:color="auto"/>
            <w:right w:val="none" w:sz="0" w:space="0" w:color="auto"/>
          </w:divBdr>
        </w:div>
        <w:div w:id="1693189612">
          <w:marLeft w:val="640"/>
          <w:marRight w:val="0"/>
          <w:marTop w:val="0"/>
          <w:marBottom w:val="0"/>
          <w:divBdr>
            <w:top w:val="none" w:sz="0" w:space="0" w:color="auto"/>
            <w:left w:val="none" w:sz="0" w:space="0" w:color="auto"/>
            <w:bottom w:val="none" w:sz="0" w:space="0" w:color="auto"/>
            <w:right w:val="none" w:sz="0" w:space="0" w:color="auto"/>
          </w:divBdr>
        </w:div>
        <w:div w:id="1020931218">
          <w:marLeft w:val="640"/>
          <w:marRight w:val="0"/>
          <w:marTop w:val="0"/>
          <w:marBottom w:val="0"/>
          <w:divBdr>
            <w:top w:val="none" w:sz="0" w:space="0" w:color="auto"/>
            <w:left w:val="none" w:sz="0" w:space="0" w:color="auto"/>
            <w:bottom w:val="none" w:sz="0" w:space="0" w:color="auto"/>
            <w:right w:val="none" w:sz="0" w:space="0" w:color="auto"/>
          </w:divBdr>
        </w:div>
        <w:div w:id="1981884459">
          <w:marLeft w:val="640"/>
          <w:marRight w:val="0"/>
          <w:marTop w:val="0"/>
          <w:marBottom w:val="0"/>
          <w:divBdr>
            <w:top w:val="none" w:sz="0" w:space="0" w:color="auto"/>
            <w:left w:val="none" w:sz="0" w:space="0" w:color="auto"/>
            <w:bottom w:val="none" w:sz="0" w:space="0" w:color="auto"/>
            <w:right w:val="none" w:sz="0" w:space="0" w:color="auto"/>
          </w:divBdr>
        </w:div>
        <w:div w:id="225997961">
          <w:marLeft w:val="640"/>
          <w:marRight w:val="0"/>
          <w:marTop w:val="0"/>
          <w:marBottom w:val="0"/>
          <w:divBdr>
            <w:top w:val="none" w:sz="0" w:space="0" w:color="auto"/>
            <w:left w:val="none" w:sz="0" w:space="0" w:color="auto"/>
            <w:bottom w:val="none" w:sz="0" w:space="0" w:color="auto"/>
            <w:right w:val="none" w:sz="0" w:space="0" w:color="auto"/>
          </w:divBdr>
        </w:div>
        <w:div w:id="1631135205">
          <w:marLeft w:val="640"/>
          <w:marRight w:val="0"/>
          <w:marTop w:val="0"/>
          <w:marBottom w:val="0"/>
          <w:divBdr>
            <w:top w:val="none" w:sz="0" w:space="0" w:color="auto"/>
            <w:left w:val="none" w:sz="0" w:space="0" w:color="auto"/>
            <w:bottom w:val="none" w:sz="0" w:space="0" w:color="auto"/>
            <w:right w:val="none" w:sz="0" w:space="0" w:color="auto"/>
          </w:divBdr>
        </w:div>
        <w:div w:id="1139766658">
          <w:marLeft w:val="640"/>
          <w:marRight w:val="0"/>
          <w:marTop w:val="0"/>
          <w:marBottom w:val="0"/>
          <w:divBdr>
            <w:top w:val="none" w:sz="0" w:space="0" w:color="auto"/>
            <w:left w:val="none" w:sz="0" w:space="0" w:color="auto"/>
            <w:bottom w:val="none" w:sz="0" w:space="0" w:color="auto"/>
            <w:right w:val="none" w:sz="0" w:space="0" w:color="auto"/>
          </w:divBdr>
        </w:div>
        <w:div w:id="347753743">
          <w:marLeft w:val="640"/>
          <w:marRight w:val="0"/>
          <w:marTop w:val="0"/>
          <w:marBottom w:val="0"/>
          <w:divBdr>
            <w:top w:val="none" w:sz="0" w:space="0" w:color="auto"/>
            <w:left w:val="none" w:sz="0" w:space="0" w:color="auto"/>
            <w:bottom w:val="none" w:sz="0" w:space="0" w:color="auto"/>
            <w:right w:val="none" w:sz="0" w:space="0" w:color="auto"/>
          </w:divBdr>
        </w:div>
        <w:div w:id="1184518976">
          <w:marLeft w:val="640"/>
          <w:marRight w:val="0"/>
          <w:marTop w:val="0"/>
          <w:marBottom w:val="0"/>
          <w:divBdr>
            <w:top w:val="none" w:sz="0" w:space="0" w:color="auto"/>
            <w:left w:val="none" w:sz="0" w:space="0" w:color="auto"/>
            <w:bottom w:val="none" w:sz="0" w:space="0" w:color="auto"/>
            <w:right w:val="none" w:sz="0" w:space="0" w:color="auto"/>
          </w:divBdr>
        </w:div>
        <w:div w:id="1841431463">
          <w:marLeft w:val="640"/>
          <w:marRight w:val="0"/>
          <w:marTop w:val="0"/>
          <w:marBottom w:val="0"/>
          <w:divBdr>
            <w:top w:val="none" w:sz="0" w:space="0" w:color="auto"/>
            <w:left w:val="none" w:sz="0" w:space="0" w:color="auto"/>
            <w:bottom w:val="none" w:sz="0" w:space="0" w:color="auto"/>
            <w:right w:val="none" w:sz="0" w:space="0" w:color="auto"/>
          </w:divBdr>
        </w:div>
        <w:div w:id="758717375">
          <w:marLeft w:val="640"/>
          <w:marRight w:val="0"/>
          <w:marTop w:val="0"/>
          <w:marBottom w:val="0"/>
          <w:divBdr>
            <w:top w:val="none" w:sz="0" w:space="0" w:color="auto"/>
            <w:left w:val="none" w:sz="0" w:space="0" w:color="auto"/>
            <w:bottom w:val="none" w:sz="0" w:space="0" w:color="auto"/>
            <w:right w:val="none" w:sz="0" w:space="0" w:color="auto"/>
          </w:divBdr>
        </w:div>
        <w:div w:id="1927954889">
          <w:marLeft w:val="640"/>
          <w:marRight w:val="0"/>
          <w:marTop w:val="0"/>
          <w:marBottom w:val="0"/>
          <w:divBdr>
            <w:top w:val="none" w:sz="0" w:space="0" w:color="auto"/>
            <w:left w:val="none" w:sz="0" w:space="0" w:color="auto"/>
            <w:bottom w:val="none" w:sz="0" w:space="0" w:color="auto"/>
            <w:right w:val="none" w:sz="0" w:space="0" w:color="auto"/>
          </w:divBdr>
        </w:div>
        <w:div w:id="1450851611">
          <w:marLeft w:val="640"/>
          <w:marRight w:val="0"/>
          <w:marTop w:val="0"/>
          <w:marBottom w:val="0"/>
          <w:divBdr>
            <w:top w:val="none" w:sz="0" w:space="0" w:color="auto"/>
            <w:left w:val="none" w:sz="0" w:space="0" w:color="auto"/>
            <w:bottom w:val="none" w:sz="0" w:space="0" w:color="auto"/>
            <w:right w:val="none" w:sz="0" w:space="0" w:color="auto"/>
          </w:divBdr>
        </w:div>
        <w:div w:id="1157263973">
          <w:marLeft w:val="640"/>
          <w:marRight w:val="0"/>
          <w:marTop w:val="0"/>
          <w:marBottom w:val="0"/>
          <w:divBdr>
            <w:top w:val="none" w:sz="0" w:space="0" w:color="auto"/>
            <w:left w:val="none" w:sz="0" w:space="0" w:color="auto"/>
            <w:bottom w:val="none" w:sz="0" w:space="0" w:color="auto"/>
            <w:right w:val="none" w:sz="0" w:space="0" w:color="auto"/>
          </w:divBdr>
        </w:div>
        <w:div w:id="655575562">
          <w:marLeft w:val="640"/>
          <w:marRight w:val="0"/>
          <w:marTop w:val="0"/>
          <w:marBottom w:val="0"/>
          <w:divBdr>
            <w:top w:val="none" w:sz="0" w:space="0" w:color="auto"/>
            <w:left w:val="none" w:sz="0" w:space="0" w:color="auto"/>
            <w:bottom w:val="none" w:sz="0" w:space="0" w:color="auto"/>
            <w:right w:val="none" w:sz="0" w:space="0" w:color="auto"/>
          </w:divBdr>
        </w:div>
        <w:div w:id="150216819">
          <w:marLeft w:val="640"/>
          <w:marRight w:val="0"/>
          <w:marTop w:val="0"/>
          <w:marBottom w:val="0"/>
          <w:divBdr>
            <w:top w:val="none" w:sz="0" w:space="0" w:color="auto"/>
            <w:left w:val="none" w:sz="0" w:space="0" w:color="auto"/>
            <w:bottom w:val="none" w:sz="0" w:space="0" w:color="auto"/>
            <w:right w:val="none" w:sz="0" w:space="0" w:color="auto"/>
          </w:divBdr>
        </w:div>
        <w:div w:id="1551189791">
          <w:marLeft w:val="640"/>
          <w:marRight w:val="0"/>
          <w:marTop w:val="0"/>
          <w:marBottom w:val="0"/>
          <w:divBdr>
            <w:top w:val="none" w:sz="0" w:space="0" w:color="auto"/>
            <w:left w:val="none" w:sz="0" w:space="0" w:color="auto"/>
            <w:bottom w:val="none" w:sz="0" w:space="0" w:color="auto"/>
            <w:right w:val="none" w:sz="0" w:space="0" w:color="auto"/>
          </w:divBdr>
        </w:div>
        <w:div w:id="2132744236">
          <w:marLeft w:val="640"/>
          <w:marRight w:val="0"/>
          <w:marTop w:val="0"/>
          <w:marBottom w:val="0"/>
          <w:divBdr>
            <w:top w:val="none" w:sz="0" w:space="0" w:color="auto"/>
            <w:left w:val="none" w:sz="0" w:space="0" w:color="auto"/>
            <w:bottom w:val="none" w:sz="0" w:space="0" w:color="auto"/>
            <w:right w:val="none" w:sz="0" w:space="0" w:color="auto"/>
          </w:divBdr>
        </w:div>
        <w:div w:id="1275135808">
          <w:marLeft w:val="640"/>
          <w:marRight w:val="0"/>
          <w:marTop w:val="0"/>
          <w:marBottom w:val="0"/>
          <w:divBdr>
            <w:top w:val="none" w:sz="0" w:space="0" w:color="auto"/>
            <w:left w:val="none" w:sz="0" w:space="0" w:color="auto"/>
            <w:bottom w:val="none" w:sz="0" w:space="0" w:color="auto"/>
            <w:right w:val="none" w:sz="0" w:space="0" w:color="auto"/>
          </w:divBdr>
        </w:div>
        <w:div w:id="891620286">
          <w:marLeft w:val="640"/>
          <w:marRight w:val="0"/>
          <w:marTop w:val="0"/>
          <w:marBottom w:val="0"/>
          <w:divBdr>
            <w:top w:val="none" w:sz="0" w:space="0" w:color="auto"/>
            <w:left w:val="none" w:sz="0" w:space="0" w:color="auto"/>
            <w:bottom w:val="none" w:sz="0" w:space="0" w:color="auto"/>
            <w:right w:val="none" w:sz="0" w:space="0" w:color="auto"/>
          </w:divBdr>
        </w:div>
        <w:div w:id="2055693743">
          <w:marLeft w:val="640"/>
          <w:marRight w:val="0"/>
          <w:marTop w:val="0"/>
          <w:marBottom w:val="0"/>
          <w:divBdr>
            <w:top w:val="none" w:sz="0" w:space="0" w:color="auto"/>
            <w:left w:val="none" w:sz="0" w:space="0" w:color="auto"/>
            <w:bottom w:val="none" w:sz="0" w:space="0" w:color="auto"/>
            <w:right w:val="none" w:sz="0" w:space="0" w:color="auto"/>
          </w:divBdr>
        </w:div>
        <w:div w:id="252975261">
          <w:marLeft w:val="640"/>
          <w:marRight w:val="0"/>
          <w:marTop w:val="0"/>
          <w:marBottom w:val="0"/>
          <w:divBdr>
            <w:top w:val="none" w:sz="0" w:space="0" w:color="auto"/>
            <w:left w:val="none" w:sz="0" w:space="0" w:color="auto"/>
            <w:bottom w:val="none" w:sz="0" w:space="0" w:color="auto"/>
            <w:right w:val="none" w:sz="0" w:space="0" w:color="auto"/>
          </w:divBdr>
        </w:div>
        <w:div w:id="993950909">
          <w:marLeft w:val="640"/>
          <w:marRight w:val="0"/>
          <w:marTop w:val="0"/>
          <w:marBottom w:val="0"/>
          <w:divBdr>
            <w:top w:val="none" w:sz="0" w:space="0" w:color="auto"/>
            <w:left w:val="none" w:sz="0" w:space="0" w:color="auto"/>
            <w:bottom w:val="none" w:sz="0" w:space="0" w:color="auto"/>
            <w:right w:val="none" w:sz="0" w:space="0" w:color="auto"/>
          </w:divBdr>
        </w:div>
        <w:div w:id="2051490275">
          <w:marLeft w:val="640"/>
          <w:marRight w:val="0"/>
          <w:marTop w:val="0"/>
          <w:marBottom w:val="0"/>
          <w:divBdr>
            <w:top w:val="none" w:sz="0" w:space="0" w:color="auto"/>
            <w:left w:val="none" w:sz="0" w:space="0" w:color="auto"/>
            <w:bottom w:val="none" w:sz="0" w:space="0" w:color="auto"/>
            <w:right w:val="none" w:sz="0" w:space="0" w:color="auto"/>
          </w:divBdr>
        </w:div>
        <w:div w:id="781916536">
          <w:marLeft w:val="640"/>
          <w:marRight w:val="0"/>
          <w:marTop w:val="0"/>
          <w:marBottom w:val="0"/>
          <w:divBdr>
            <w:top w:val="none" w:sz="0" w:space="0" w:color="auto"/>
            <w:left w:val="none" w:sz="0" w:space="0" w:color="auto"/>
            <w:bottom w:val="none" w:sz="0" w:space="0" w:color="auto"/>
            <w:right w:val="none" w:sz="0" w:space="0" w:color="auto"/>
          </w:divBdr>
        </w:div>
        <w:div w:id="569657958">
          <w:marLeft w:val="640"/>
          <w:marRight w:val="0"/>
          <w:marTop w:val="0"/>
          <w:marBottom w:val="0"/>
          <w:divBdr>
            <w:top w:val="none" w:sz="0" w:space="0" w:color="auto"/>
            <w:left w:val="none" w:sz="0" w:space="0" w:color="auto"/>
            <w:bottom w:val="none" w:sz="0" w:space="0" w:color="auto"/>
            <w:right w:val="none" w:sz="0" w:space="0" w:color="auto"/>
          </w:divBdr>
        </w:div>
        <w:div w:id="1524125600">
          <w:marLeft w:val="640"/>
          <w:marRight w:val="0"/>
          <w:marTop w:val="0"/>
          <w:marBottom w:val="0"/>
          <w:divBdr>
            <w:top w:val="none" w:sz="0" w:space="0" w:color="auto"/>
            <w:left w:val="none" w:sz="0" w:space="0" w:color="auto"/>
            <w:bottom w:val="none" w:sz="0" w:space="0" w:color="auto"/>
            <w:right w:val="none" w:sz="0" w:space="0" w:color="auto"/>
          </w:divBdr>
        </w:div>
        <w:div w:id="1004481384">
          <w:marLeft w:val="640"/>
          <w:marRight w:val="0"/>
          <w:marTop w:val="0"/>
          <w:marBottom w:val="0"/>
          <w:divBdr>
            <w:top w:val="none" w:sz="0" w:space="0" w:color="auto"/>
            <w:left w:val="none" w:sz="0" w:space="0" w:color="auto"/>
            <w:bottom w:val="none" w:sz="0" w:space="0" w:color="auto"/>
            <w:right w:val="none" w:sz="0" w:space="0" w:color="auto"/>
          </w:divBdr>
        </w:div>
        <w:div w:id="1212618746">
          <w:marLeft w:val="640"/>
          <w:marRight w:val="0"/>
          <w:marTop w:val="0"/>
          <w:marBottom w:val="0"/>
          <w:divBdr>
            <w:top w:val="none" w:sz="0" w:space="0" w:color="auto"/>
            <w:left w:val="none" w:sz="0" w:space="0" w:color="auto"/>
            <w:bottom w:val="none" w:sz="0" w:space="0" w:color="auto"/>
            <w:right w:val="none" w:sz="0" w:space="0" w:color="auto"/>
          </w:divBdr>
        </w:div>
        <w:div w:id="1811898119">
          <w:marLeft w:val="640"/>
          <w:marRight w:val="0"/>
          <w:marTop w:val="0"/>
          <w:marBottom w:val="0"/>
          <w:divBdr>
            <w:top w:val="none" w:sz="0" w:space="0" w:color="auto"/>
            <w:left w:val="none" w:sz="0" w:space="0" w:color="auto"/>
            <w:bottom w:val="none" w:sz="0" w:space="0" w:color="auto"/>
            <w:right w:val="none" w:sz="0" w:space="0" w:color="auto"/>
          </w:divBdr>
        </w:div>
        <w:div w:id="972565641">
          <w:marLeft w:val="640"/>
          <w:marRight w:val="0"/>
          <w:marTop w:val="0"/>
          <w:marBottom w:val="0"/>
          <w:divBdr>
            <w:top w:val="none" w:sz="0" w:space="0" w:color="auto"/>
            <w:left w:val="none" w:sz="0" w:space="0" w:color="auto"/>
            <w:bottom w:val="none" w:sz="0" w:space="0" w:color="auto"/>
            <w:right w:val="none" w:sz="0" w:space="0" w:color="auto"/>
          </w:divBdr>
        </w:div>
        <w:div w:id="406532597">
          <w:marLeft w:val="640"/>
          <w:marRight w:val="0"/>
          <w:marTop w:val="0"/>
          <w:marBottom w:val="0"/>
          <w:divBdr>
            <w:top w:val="none" w:sz="0" w:space="0" w:color="auto"/>
            <w:left w:val="none" w:sz="0" w:space="0" w:color="auto"/>
            <w:bottom w:val="none" w:sz="0" w:space="0" w:color="auto"/>
            <w:right w:val="none" w:sz="0" w:space="0" w:color="auto"/>
          </w:divBdr>
        </w:div>
        <w:div w:id="379938713">
          <w:marLeft w:val="640"/>
          <w:marRight w:val="0"/>
          <w:marTop w:val="0"/>
          <w:marBottom w:val="0"/>
          <w:divBdr>
            <w:top w:val="none" w:sz="0" w:space="0" w:color="auto"/>
            <w:left w:val="none" w:sz="0" w:space="0" w:color="auto"/>
            <w:bottom w:val="none" w:sz="0" w:space="0" w:color="auto"/>
            <w:right w:val="none" w:sz="0" w:space="0" w:color="auto"/>
          </w:divBdr>
        </w:div>
        <w:div w:id="2103184825">
          <w:marLeft w:val="640"/>
          <w:marRight w:val="0"/>
          <w:marTop w:val="0"/>
          <w:marBottom w:val="0"/>
          <w:divBdr>
            <w:top w:val="none" w:sz="0" w:space="0" w:color="auto"/>
            <w:left w:val="none" w:sz="0" w:space="0" w:color="auto"/>
            <w:bottom w:val="none" w:sz="0" w:space="0" w:color="auto"/>
            <w:right w:val="none" w:sz="0" w:space="0" w:color="auto"/>
          </w:divBdr>
        </w:div>
        <w:div w:id="1883250820">
          <w:marLeft w:val="640"/>
          <w:marRight w:val="0"/>
          <w:marTop w:val="0"/>
          <w:marBottom w:val="0"/>
          <w:divBdr>
            <w:top w:val="none" w:sz="0" w:space="0" w:color="auto"/>
            <w:left w:val="none" w:sz="0" w:space="0" w:color="auto"/>
            <w:bottom w:val="none" w:sz="0" w:space="0" w:color="auto"/>
            <w:right w:val="none" w:sz="0" w:space="0" w:color="auto"/>
          </w:divBdr>
        </w:div>
        <w:div w:id="85806305">
          <w:marLeft w:val="640"/>
          <w:marRight w:val="0"/>
          <w:marTop w:val="0"/>
          <w:marBottom w:val="0"/>
          <w:divBdr>
            <w:top w:val="none" w:sz="0" w:space="0" w:color="auto"/>
            <w:left w:val="none" w:sz="0" w:space="0" w:color="auto"/>
            <w:bottom w:val="none" w:sz="0" w:space="0" w:color="auto"/>
            <w:right w:val="none" w:sz="0" w:space="0" w:color="auto"/>
          </w:divBdr>
        </w:div>
        <w:div w:id="1667124522">
          <w:marLeft w:val="640"/>
          <w:marRight w:val="0"/>
          <w:marTop w:val="0"/>
          <w:marBottom w:val="0"/>
          <w:divBdr>
            <w:top w:val="none" w:sz="0" w:space="0" w:color="auto"/>
            <w:left w:val="none" w:sz="0" w:space="0" w:color="auto"/>
            <w:bottom w:val="none" w:sz="0" w:space="0" w:color="auto"/>
            <w:right w:val="none" w:sz="0" w:space="0" w:color="auto"/>
          </w:divBdr>
        </w:div>
        <w:div w:id="1605458219">
          <w:marLeft w:val="640"/>
          <w:marRight w:val="0"/>
          <w:marTop w:val="0"/>
          <w:marBottom w:val="0"/>
          <w:divBdr>
            <w:top w:val="none" w:sz="0" w:space="0" w:color="auto"/>
            <w:left w:val="none" w:sz="0" w:space="0" w:color="auto"/>
            <w:bottom w:val="none" w:sz="0" w:space="0" w:color="auto"/>
            <w:right w:val="none" w:sz="0" w:space="0" w:color="auto"/>
          </w:divBdr>
        </w:div>
        <w:div w:id="1695955616">
          <w:marLeft w:val="640"/>
          <w:marRight w:val="0"/>
          <w:marTop w:val="0"/>
          <w:marBottom w:val="0"/>
          <w:divBdr>
            <w:top w:val="none" w:sz="0" w:space="0" w:color="auto"/>
            <w:left w:val="none" w:sz="0" w:space="0" w:color="auto"/>
            <w:bottom w:val="none" w:sz="0" w:space="0" w:color="auto"/>
            <w:right w:val="none" w:sz="0" w:space="0" w:color="auto"/>
          </w:divBdr>
        </w:div>
        <w:div w:id="841941071">
          <w:marLeft w:val="640"/>
          <w:marRight w:val="0"/>
          <w:marTop w:val="0"/>
          <w:marBottom w:val="0"/>
          <w:divBdr>
            <w:top w:val="none" w:sz="0" w:space="0" w:color="auto"/>
            <w:left w:val="none" w:sz="0" w:space="0" w:color="auto"/>
            <w:bottom w:val="none" w:sz="0" w:space="0" w:color="auto"/>
            <w:right w:val="none" w:sz="0" w:space="0" w:color="auto"/>
          </w:divBdr>
        </w:div>
        <w:div w:id="1322928276">
          <w:marLeft w:val="640"/>
          <w:marRight w:val="0"/>
          <w:marTop w:val="0"/>
          <w:marBottom w:val="0"/>
          <w:divBdr>
            <w:top w:val="none" w:sz="0" w:space="0" w:color="auto"/>
            <w:left w:val="none" w:sz="0" w:space="0" w:color="auto"/>
            <w:bottom w:val="none" w:sz="0" w:space="0" w:color="auto"/>
            <w:right w:val="none" w:sz="0" w:space="0" w:color="auto"/>
          </w:divBdr>
        </w:div>
        <w:div w:id="1835102756">
          <w:marLeft w:val="640"/>
          <w:marRight w:val="0"/>
          <w:marTop w:val="0"/>
          <w:marBottom w:val="0"/>
          <w:divBdr>
            <w:top w:val="none" w:sz="0" w:space="0" w:color="auto"/>
            <w:left w:val="none" w:sz="0" w:space="0" w:color="auto"/>
            <w:bottom w:val="none" w:sz="0" w:space="0" w:color="auto"/>
            <w:right w:val="none" w:sz="0" w:space="0" w:color="auto"/>
          </w:divBdr>
        </w:div>
        <w:div w:id="1851870548">
          <w:marLeft w:val="640"/>
          <w:marRight w:val="0"/>
          <w:marTop w:val="0"/>
          <w:marBottom w:val="0"/>
          <w:divBdr>
            <w:top w:val="none" w:sz="0" w:space="0" w:color="auto"/>
            <w:left w:val="none" w:sz="0" w:space="0" w:color="auto"/>
            <w:bottom w:val="none" w:sz="0" w:space="0" w:color="auto"/>
            <w:right w:val="none" w:sz="0" w:space="0" w:color="auto"/>
          </w:divBdr>
        </w:div>
        <w:div w:id="671643499">
          <w:marLeft w:val="640"/>
          <w:marRight w:val="0"/>
          <w:marTop w:val="0"/>
          <w:marBottom w:val="0"/>
          <w:divBdr>
            <w:top w:val="none" w:sz="0" w:space="0" w:color="auto"/>
            <w:left w:val="none" w:sz="0" w:space="0" w:color="auto"/>
            <w:bottom w:val="none" w:sz="0" w:space="0" w:color="auto"/>
            <w:right w:val="none" w:sz="0" w:space="0" w:color="auto"/>
          </w:divBdr>
        </w:div>
        <w:div w:id="2093354303">
          <w:marLeft w:val="640"/>
          <w:marRight w:val="0"/>
          <w:marTop w:val="0"/>
          <w:marBottom w:val="0"/>
          <w:divBdr>
            <w:top w:val="none" w:sz="0" w:space="0" w:color="auto"/>
            <w:left w:val="none" w:sz="0" w:space="0" w:color="auto"/>
            <w:bottom w:val="none" w:sz="0" w:space="0" w:color="auto"/>
            <w:right w:val="none" w:sz="0" w:space="0" w:color="auto"/>
          </w:divBdr>
        </w:div>
      </w:divsChild>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835459637">
      <w:bodyDiv w:val="1"/>
      <w:marLeft w:val="0"/>
      <w:marRight w:val="0"/>
      <w:marTop w:val="0"/>
      <w:marBottom w:val="0"/>
      <w:divBdr>
        <w:top w:val="none" w:sz="0" w:space="0" w:color="auto"/>
        <w:left w:val="none" w:sz="0" w:space="0" w:color="auto"/>
        <w:bottom w:val="none" w:sz="0" w:space="0" w:color="auto"/>
        <w:right w:val="none" w:sz="0" w:space="0" w:color="auto"/>
      </w:divBdr>
      <w:divsChild>
        <w:div w:id="2360176">
          <w:marLeft w:val="640"/>
          <w:marRight w:val="0"/>
          <w:marTop w:val="0"/>
          <w:marBottom w:val="0"/>
          <w:divBdr>
            <w:top w:val="none" w:sz="0" w:space="0" w:color="auto"/>
            <w:left w:val="none" w:sz="0" w:space="0" w:color="auto"/>
            <w:bottom w:val="none" w:sz="0" w:space="0" w:color="auto"/>
            <w:right w:val="none" w:sz="0" w:space="0" w:color="auto"/>
          </w:divBdr>
        </w:div>
        <w:div w:id="1614240537">
          <w:marLeft w:val="640"/>
          <w:marRight w:val="0"/>
          <w:marTop w:val="0"/>
          <w:marBottom w:val="0"/>
          <w:divBdr>
            <w:top w:val="none" w:sz="0" w:space="0" w:color="auto"/>
            <w:left w:val="none" w:sz="0" w:space="0" w:color="auto"/>
            <w:bottom w:val="none" w:sz="0" w:space="0" w:color="auto"/>
            <w:right w:val="none" w:sz="0" w:space="0" w:color="auto"/>
          </w:divBdr>
        </w:div>
        <w:div w:id="1937244731">
          <w:marLeft w:val="640"/>
          <w:marRight w:val="0"/>
          <w:marTop w:val="0"/>
          <w:marBottom w:val="0"/>
          <w:divBdr>
            <w:top w:val="none" w:sz="0" w:space="0" w:color="auto"/>
            <w:left w:val="none" w:sz="0" w:space="0" w:color="auto"/>
            <w:bottom w:val="none" w:sz="0" w:space="0" w:color="auto"/>
            <w:right w:val="none" w:sz="0" w:space="0" w:color="auto"/>
          </w:divBdr>
        </w:div>
        <w:div w:id="413748019">
          <w:marLeft w:val="640"/>
          <w:marRight w:val="0"/>
          <w:marTop w:val="0"/>
          <w:marBottom w:val="0"/>
          <w:divBdr>
            <w:top w:val="none" w:sz="0" w:space="0" w:color="auto"/>
            <w:left w:val="none" w:sz="0" w:space="0" w:color="auto"/>
            <w:bottom w:val="none" w:sz="0" w:space="0" w:color="auto"/>
            <w:right w:val="none" w:sz="0" w:space="0" w:color="auto"/>
          </w:divBdr>
        </w:div>
        <w:div w:id="224223609">
          <w:marLeft w:val="640"/>
          <w:marRight w:val="0"/>
          <w:marTop w:val="0"/>
          <w:marBottom w:val="0"/>
          <w:divBdr>
            <w:top w:val="none" w:sz="0" w:space="0" w:color="auto"/>
            <w:left w:val="none" w:sz="0" w:space="0" w:color="auto"/>
            <w:bottom w:val="none" w:sz="0" w:space="0" w:color="auto"/>
            <w:right w:val="none" w:sz="0" w:space="0" w:color="auto"/>
          </w:divBdr>
        </w:div>
        <w:div w:id="1893883580">
          <w:marLeft w:val="640"/>
          <w:marRight w:val="0"/>
          <w:marTop w:val="0"/>
          <w:marBottom w:val="0"/>
          <w:divBdr>
            <w:top w:val="none" w:sz="0" w:space="0" w:color="auto"/>
            <w:left w:val="none" w:sz="0" w:space="0" w:color="auto"/>
            <w:bottom w:val="none" w:sz="0" w:space="0" w:color="auto"/>
            <w:right w:val="none" w:sz="0" w:space="0" w:color="auto"/>
          </w:divBdr>
        </w:div>
        <w:div w:id="1996831313">
          <w:marLeft w:val="640"/>
          <w:marRight w:val="0"/>
          <w:marTop w:val="0"/>
          <w:marBottom w:val="0"/>
          <w:divBdr>
            <w:top w:val="none" w:sz="0" w:space="0" w:color="auto"/>
            <w:left w:val="none" w:sz="0" w:space="0" w:color="auto"/>
            <w:bottom w:val="none" w:sz="0" w:space="0" w:color="auto"/>
            <w:right w:val="none" w:sz="0" w:space="0" w:color="auto"/>
          </w:divBdr>
        </w:div>
        <w:div w:id="1452169302">
          <w:marLeft w:val="640"/>
          <w:marRight w:val="0"/>
          <w:marTop w:val="0"/>
          <w:marBottom w:val="0"/>
          <w:divBdr>
            <w:top w:val="none" w:sz="0" w:space="0" w:color="auto"/>
            <w:left w:val="none" w:sz="0" w:space="0" w:color="auto"/>
            <w:bottom w:val="none" w:sz="0" w:space="0" w:color="auto"/>
            <w:right w:val="none" w:sz="0" w:space="0" w:color="auto"/>
          </w:divBdr>
        </w:div>
        <w:div w:id="1957642066">
          <w:marLeft w:val="640"/>
          <w:marRight w:val="0"/>
          <w:marTop w:val="0"/>
          <w:marBottom w:val="0"/>
          <w:divBdr>
            <w:top w:val="none" w:sz="0" w:space="0" w:color="auto"/>
            <w:left w:val="none" w:sz="0" w:space="0" w:color="auto"/>
            <w:bottom w:val="none" w:sz="0" w:space="0" w:color="auto"/>
            <w:right w:val="none" w:sz="0" w:space="0" w:color="auto"/>
          </w:divBdr>
        </w:div>
        <w:div w:id="1071580955">
          <w:marLeft w:val="640"/>
          <w:marRight w:val="0"/>
          <w:marTop w:val="0"/>
          <w:marBottom w:val="0"/>
          <w:divBdr>
            <w:top w:val="none" w:sz="0" w:space="0" w:color="auto"/>
            <w:left w:val="none" w:sz="0" w:space="0" w:color="auto"/>
            <w:bottom w:val="none" w:sz="0" w:space="0" w:color="auto"/>
            <w:right w:val="none" w:sz="0" w:space="0" w:color="auto"/>
          </w:divBdr>
        </w:div>
        <w:div w:id="380639447">
          <w:marLeft w:val="640"/>
          <w:marRight w:val="0"/>
          <w:marTop w:val="0"/>
          <w:marBottom w:val="0"/>
          <w:divBdr>
            <w:top w:val="none" w:sz="0" w:space="0" w:color="auto"/>
            <w:left w:val="none" w:sz="0" w:space="0" w:color="auto"/>
            <w:bottom w:val="none" w:sz="0" w:space="0" w:color="auto"/>
            <w:right w:val="none" w:sz="0" w:space="0" w:color="auto"/>
          </w:divBdr>
        </w:div>
        <w:div w:id="157113203">
          <w:marLeft w:val="640"/>
          <w:marRight w:val="0"/>
          <w:marTop w:val="0"/>
          <w:marBottom w:val="0"/>
          <w:divBdr>
            <w:top w:val="none" w:sz="0" w:space="0" w:color="auto"/>
            <w:left w:val="none" w:sz="0" w:space="0" w:color="auto"/>
            <w:bottom w:val="none" w:sz="0" w:space="0" w:color="auto"/>
            <w:right w:val="none" w:sz="0" w:space="0" w:color="auto"/>
          </w:divBdr>
        </w:div>
        <w:div w:id="1593902111">
          <w:marLeft w:val="640"/>
          <w:marRight w:val="0"/>
          <w:marTop w:val="0"/>
          <w:marBottom w:val="0"/>
          <w:divBdr>
            <w:top w:val="none" w:sz="0" w:space="0" w:color="auto"/>
            <w:left w:val="none" w:sz="0" w:space="0" w:color="auto"/>
            <w:bottom w:val="none" w:sz="0" w:space="0" w:color="auto"/>
            <w:right w:val="none" w:sz="0" w:space="0" w:color="auto"/>
          </w:divBdr>
        </w:div>
        <w:div w:id="433938036">
          <w:marLeft w:val="640"/>
          <w:marRight w:val="0"/>
          <w:marTop w:val="0"/>
          <w:marBottom w:val="0"/>
          <w:divBdr>
            <w:top w:val="none" w:sz="0" w:space="0" w:color="auto"/>
            <w:left w:val="none" w:sz="0" w:space="0" w:color="auto"/>
            <w:bottom w:val="none" w:sz="0" w:space="0" w:color="auto"/>
            <w:right w:val="none" w:sz="0" w:space="0" w:color="auto"/>
          </w:divBdr>
        </w:div>
        <w:div w:id="977802159">
          <w:marLeft w:val="640"/>
          <w:marRight w:val="0"/>
          <w:marTop w:val="0"/>
          <w:marBottom w:val="0"/>
          <w:divBdr>
            <w:top w:val="none" w:sz="0" w:space="0" w:color="auto"/>
            <w:left w:val="none" w:sz="0" w:space="0" w:color="auto"/>
            <w:bottom w:val="none" w:sz="0" w:space="0" w:color="auto"/>
            <w:right w:val="none" w:sz="0" w:space="0" w:color="auto"/>
          </w:divBdr>
        </w:div>
        <w:div w:id="822312945">
          <w:marLeft w:val="640"/>
          <w:marRight w:val="0"/>
          <w:marTop w:val="0"/>
          <w:marBottom w:val="0"/>
          <w:divBdr>
            <w:top w:val="none" w:sz="0" w:space="0" w:color="auto"/>
            <w:left w:val="none" w:sz="0" w:space="0" w:color="auto"/>
            <w:bottom w:val="none" w:sz="0" w:space="0" w:color="auto"/>
            <w:right w:val="none" w:sz="0" w:space="0" w:color="auto"/>
          </w:divBdr>
        </w:div>
        <w:div w:id="24138080">
          <w:marLeft w:val="640"/>
          <w:marRight w:val="0"/>
          <w:marTop w:val="0"/>
          <w:marBottom w:val="0"/>
          <w:divBdr>
            <w:top w:val="none" w:sz="0" w:space="0" w:color="auto"/>
            <w:left w:val="none" w:sz="0" w:space="0" w:color="auto"/>
            <w:bottom w:val="none" w:sz="0" w:space="0" w:color="auto"/>
            <w:right w:val="none" w:sz="0" w:space="0" w:color="auto"/>
          </w:divBdr>
        </w:div>
        <w:div w:id="1873685708">
          <w:marLeft w:val="640"/>
          <w:marRight w:val="0"/>
          <w:marTop w:val="0"/>
          <w:marBottom w:val="0"/>
          <w:divBdr>
            <w:top w:val="none" w:sz="0" w:space="0" w:color="auto"/>
            <w:left w:val="none" w:sz="0" w:space="0" w:color="auto"/>
            <w:bottom w:val="none" w:sz="0" w:space="0" w:color="auto"/>
            <w:right w:val="none" w:sz="0" w:space="0" w:color="auto"/>
          </w:divBdr>
        </w:div>
        <w:div w:id="393044335">
          <w:marLeft w:val="640"/>
          <w:marRight w:val="0"/>
          <w:marTop w:val="0"/>
          <w:marBottom w:val="0"/>
          <w:divBdr>
            <w:top w:val="none" w:sz="0" w:space="0" w:color="auto"/>
            <w:left w:val="none" w:sz="0" w:space="0" w:color="auto"/>
            <w:bottom w:val="none" w:sz="0" w:space="0" w:color="auto"/>
            <w:right w:val="none" w:sz="0" w:space="0" w:color="auto"/>
          </w:divBdr>
        </w:div>
        <w:div w:id="3095850">
          <w:marLeft w:val="640"/>
          <w:marRight w:val="0"/>
          <w:marTop w:val="0"/>
          <w:marBottom w:val="0"/>
          <w:divBdr>
            <w:top w:val="none" w:sz="0" w:space="0" w:color="auto"/>
            <w:left w:val="none" w:sz="0" w:space="0" w:color="auto"/>
            <w:bottom w:val="none" w:sz="0" w:space="0" w:color="auto"/>
            <w:right w:val="none" w:sz="0" w:space="0" w:color="auto"/>
          </w:divBdr>
        </w:div>
        <w:div w:id="431366232">
          <w:marLeft w:val="640"/>
          <w:marRight w:val="0"/>
          <w:marTop w:val="0"/>
          <w:marBottom w:val="0"/>
          <w:divBdr>
            <w:top w:val="none" w:sz="0" w:space="0" w:color="auto"/>
            <w:left w:val="none" w:sz="0" w:space="0" w:color="auto"/>
            <w:bottom w:val="none" w:sz="0" w:space="0" w:color="auto"/>
            <w:right w:val="none" w:sz="0" w:space="0" w:color="auto"/>
          </w:divBdr>
        </w:div>
        <w:div w:id="1438914943">
          <w:marLeft w:val="640"/>
          <w:marRight w:val="0"/>
          <w:marTop w:val="0"/>
          <w:marBottom w:val="0"/>
          <w:divBdr>
            <w:top w:val="none" w:sz="0" w:space="0" w:color="auto"/>
            <w:left w:val="none" w:sz="0" w:space="0" w:color="auto"/>
            <w:bottom w:val="none" w:sz="0" w:space="0" w:color="auto"/>
            <w:right w:val="none" w:sz="0" w:space="0" w:color="auto"/>
          </w:divBdr>
        </w:div>
        <w:div w:id="751582206">
          <w:marLeft w:val="640"/>
          <w:marRight w:val="0"/>
          <w:marTop w:val="0"/>
          <w:marBottom w:val="0"/>
          <w:divBdr>
            <w:top w:val="none" w:sz="0" w:space="0" w:color="auto"/>
            <w:left w:val="none" w:sz="0" w:space="0" w:color="auto"/>
            <w:bottom w:val="none" w:sz="0" w:space="0" w:color="auto"/>
            <w:right w:val="none" w:sz="0" w:space="0" w:color="auto"/>
          </w:divBdr>
        </w:div>
        <w:div w:id="614026410">
          <w:marLeft w:val="640"/>
          <w:marRight w:val="0"/>
          <w:marTop w:val="0"/>
          <w:marBottom w:val="0"/>
          <w:divBdr>
            <w:top w:val="none" w:sz="0" w:space="0" w:color="auto"/>
            <w:left w:val="none" w:sz="0" w:space="0" w:color="auto"/>
            <w:bottom w:val="none" w:sz="0" w:space="0" w:color="auto"/>
            <w:right w:val="none" w:sz="0" w:space="0" w:color="auto"/>
          </w:divBdr>
        </w:div>
        <w:div w:id="1033922387">
          <w:marLeft w:val="640"/>
          <w:marRight w:val="0"/>
          <w:marTop w:val="0"/>
          <w:marBottom w:val="0"/>
          <w:divBdr>
            <w:top w:val="none" w:sz="0" w:space="0" w:color="auto"/>
            <w:left w:val="none" w:sz="0" w:space="0" w:color="auto"/>
            <w:bottom w:val="none" w:sz="0" w:space="0" w:color="auto"/>
            <w:right w:val="none" w:sz="0" w:space="0" w:color="auto"/>
          </w:divBdr>
        </w:div>
        <w:div w:id="331757682">
          <w:marLeft w:val="640"/>
          <w:marRight w:val="0"/>
          <w:marTop w:val="0"/>
          <w:marBottom w:val="0"/>
          <w:divBdr>
            <w:top w:val="none" w:sz="0" w:space="0" w:color="auto"/>
            <w:left w:val="none" w:sz="0" w:space="0" w:color="auto"/>
            <w:bottom w:val="none" w:sz="0" w:space="0" w:color="auto"/>
            <w:right w:val="none" w:sz="0" w:space="0" w:color="auto"/>
          </w:divBdr>
        </w:div>
        <w:div w:id="211161746">
          <w:marLeft w:val="640"/>
          <w:marRight w:val="0"/>
          <w:marTop w:val="0"/>
          <w:marBottom w:val="0"/>
          <w:divBdr>
            <w:top w:val="none" w:sz="0" w:space="0" w:color="auto"/>
            <w:left w:val="none" w:sz="0" w:space="0" w:color="auto"/>
            <w:bottom w:val="none" w:sz="0" w:space="0" w:color="auto"/>
            <w:right w:val="none" w:sz="0" w:space="0" w:color="auto"/>
          </w:divBdr>
        </w:div>
        <w:div w:id="2057771167">
          <w:marLeft w:val="640"/>
          <w:marRight w:val="0"/>
          <w:marTop w:val="0"/>
          <w:marBottom w:val="0"/>
          <w:divBdr>
            <w:top w:val="none" w:sz="0" w:space="0" w:color="auto"/>
            <w:left w:val="none" w:sz="0" w:space="0" w:color="auto"/>
            <w:bottom w:val="none" w:sz="0" w:space="0" w:color="auto"/>
            <w:right w:val="none" w:sz="0" w:space="0" w:color="auto"/>
          </w:divBdr>
        </w:div>
        <w:div w:id="597643793">
          <w:marLeft w:val="640"/>
          <w:marRight w:val="0"/>
          <w:marTop w:val="0"/>
          <w:marBottom w:val="0"/>
          <w:divBdr>
            <w:top w:val="none" w:sz="0" w:space="0" w:color="auto"/>
            <w:left w:val="none" w:sz="0" w:space="0" w:color="auto"/>
            <w:bottom w:val="none" w:sz="0" w:space="0" w:color="auto"/>
            <w:right w:val="none" w:sz="0" w:space="0" w:color="auto"/>
          </w:divBdr>
        </w:div>
        <w:div w:id="1745175428">
          <w:marLeft w:val="640"/>
          <w:marRight w:val="0"/>
          <w:marTop w:val="0"/>
          <w:marBottom w:val="0"/>
          <w:divBdr>
            <w:top w:val="none" w:sz="0" w:space="0" w:color="auto"/>
            <w:left w:val="none" w:sz="0" w:space="0" w:color="auto"/>
            <w:bottom w:val="none" w:sz="0" w:space="0" w:color="auto"/>
            <w:right w:val="none" w:sz="0" w:space="0" w:color="auto"/>
          </w:divBdr>
        </w:div>
        <w:div w:id="1014919028">
          <w:marLeft w:val="640"/>
          <w:marRight w:val="0"/>
          <w:marTop w:val="0"/>
          <w:marBottom w:val="0"/>
          <w:divBdr>
            <w:top w:val="none" w:sz="0" w:space="0" w:color="auto"/>
            <w:left w:val="none" w:sz="0" w:space="0" w:color="auto"/>
            <w:bottom w:val="none" w:sz="0" w:space="0" w:color="auto"/>
            <w:right w:val="none" w:sz="0" w:space="0" w:color="auto"/>
          </w:divBdr>
        </w:div>
        <w:div w:id="1291210381">
          <w:marLeft w:val="640"/>
          <w:marRight w:val="0"/>
          <w:marTop w:val="0"/>
          <w:marBottom w:val="0"/>
          <w:divBdr>
            <w:top w:val="none" w:sz="0" w:space="0" w:color="auto"/>
            <w:left w:val="none" w:sz="0" w:space="0" w:color="auto"/>
            <w:bottom w:val="none" w:sz="0" w:space="0" w:color="auto"/>
            <w:right w:val="none" w:sz="0" w:space="0" w:color="auto"/>
          </w:divBdr>
        </w:div>
        <w:div w:id="78645835">
          <w:marLeft w:val="640"/>
          <w:marRight w:val="0"/>
          <w:marTop w:val="0"/>
          <w:marBottom w:val="0"/>
          <w:divBdr>
            <w:top w:val="none" w:sz="0" w:space="0" w:color="auto"/>
            <w:left w:val="none" w:sz="0" w:space="0" w:color="auto"/>
            <w:bottom w:val="none" w:sz="0" w:space="0" w:color="auto"/>
            <w:right w:val="none" w:sz="0" w:space="0" w:color="auto"/>
          </w:divBdr>
        </w:div>
        <w:div w:id="1904414392">
          <w:marLeft w:val="640"/>
          <w:marRight w:val="0"/>
          <w:marTop w:val="0"/>
          <w:marBottom w:val="0"/>
          <w:divBdr>
            <w:top w:val="none" w:sz="0" w:space="0" w:color="auto"/>
            <w:left w:val="none" w:sz="0" w:space="0" w:color="auto"/>
            <w:bottom w:val="none" w:sz="0" w:space="0" w:color="auto"/>
            <w:right w:val="none" w:sz="0" w:space="0" w:color="auto"/>
          </w:divBdr>
        </w:div>
        <w:div w:id="748767032">
          <w:marLeft w:val="640"/>
          <w:marRight w:val="0"/>
          <w:marTop w:val="0"/>
          <w:marBottom w:val="0"/>
          <w:divBdr>
            <w:top w:val="none" w:sz="0" w:space="0" w:color="auto"/>
            <w:left w:val="none" w:sz="0" w:space="0" w:color="auto"/>
            <w:bottom w:val="none" w:sz="0" w:space="0" w:color="auto"/>
            <w:right w:val="none" w:sz="0" w:space="0" w:color="auto"/>
          </w:divBdr>
        </w:div>
        <w:div w:id="1045720246">
          <w:marLeft w:val="640"/>
          <w:marRight w:val="0"/>
          <w:marTop w:val="0"/>
          <w:marBottom w:val="0"/>
          <w:divBdr>
            <w:top w:val="none" w:sz="0" w:space="0" w:color="auto"/>
            <w:left w:val="none" w:sz="0" w:space="0" w:color="auto"/>
            <w:bottom w:val="none" w:sz="0" w:space="0" w:color="auto"/>
            <w:right w:val="none" w:sz="0" w:space="0" w:color="auto"/>
          </w:divBdr>
        </w:div>
        <w:div w:id="696125655">
          <w:marLeft w:val="640"/>
          <w:marRight w:val="0"/>
          <w:marTop w:val="0"/>
          <w:marBottom w:val="0"/>
          <w:divBdr>
            <w:top w:val="none" w:sz="0" w:space="0" w:color="auto"/>
            <w:left w:val="none" w:sz="0" w:space="0" w:color="auto"/>
            <w:bottom w:val="none" w:sz="0" w:space="0" w:color="auto"/>
            <w:right w:val="none" w:sz="0" w:space="0" w:color="auto"/>
          </w:divBdr>
        </w:div>
        <w:div w:id="730272956">
          <w:marLeft w:val="640"/>
          <w:marRight w:val="0"/>
          <w:marTop w:val="0"/>
          <w:marBottom w:val="0"/>
          <w:divBdr>
            <w:top w:val="none" w:sz="0" w:space="0" w:color="auto"/>
            <w:left w:val="none" w:sz="0" w:space="0" w:color="auto"/>
            <w:bottom w:val="none" w:sz="0" w:space="0" w:color="auto"/>
            <w:right w:val="none" w:sz="0" w:space="0" w:color="auto"/>
          </w:divBdr>
        </w:div>
        <w:div w:id="1869030099">
          <w:marLeft w:val="640"/>
          <w:marRight w:val="0"/>
          <w:marTop w:val="0"/>
          <w:marBottom w:val="0"/>
          <w:divBdr>
            <w:top w:val="none" w:sz="0" w:space="0" w:color="auto"/>
            <w:left w:val="none" w:sz="0" w:space="0" w:color="auto"/>
            <w:bottom w:val="none" w:sz="0" w:space="0" w:color="auto"/>
            <w:right w:val="none" w:sz="0" w:space="0" w:color="auto"/>
          </w:divBdr>
        </w:div>
        <w:div w:id="2084141463">
          <w:marLeft w:val="640"/>
          <w:marRight w:val="0"/>
          <w:marTop w:val="0"/>
          <w:marBottom w:val="0"/>
          <w:divBdr>
            <w:top w:val="none" w:sz="0" w:space="0" w:color="auto"/>
            <w:left w:val="none" w:sz="0" w:space="0" w:color="auto"/>
            <w:bottom w:val="none" w:sz="0" w:space="0" w:color="auto"/>
            <w:right w:val="none" w:sz="0" w:space="0" w:color="auto"/>
          </w:divBdr>
        </w:div>
        <w:div w:id="877737449">
          <w:marLeft w:val="640"/>
          <w:marRight w:val="0"/>
          <w:marTop w:val="0"/>
          <w:marBottom w:val="0"/>
          <w:divBdr>
            <w:top w:val="none" w:sz="0" w:space="0" w:color="auto"/>
            <w:left w:val="none" w:sz="0" w:space="0" w:color="auto"/>
            <w:bottom w:val="none" w:sz="0" w:space="0" w:color="auto"/>
            <w:right w:val="none" w:sz="0" w:space="0" w:color="auto"/>
          </w:divBdr>
        </w:div>
        <w:div w:id="828863491">
          <w:marLeft w:val="640"/>
          <w:marRight w:val="0"/>
          <w:marTop w:val="0"/>
          <w:marBottom w:val="0"/>
          <w:divBdr>
            <w:top w:val="none" w:sz="0" w:space="0" w:color="auto"/>
            <w:left w:val="none" w:sz="0" w:space="0" w:color="auto"/>
            <w:bottom w:val="none" w:sz="0" w:space="0" w:color="auto"/>
            <w:right w:val="none" w:sz="0" w:space="0" w:color="auto"/>
          </w:divBdr>
        </w:div>
        <w:div w:id="1069111791">
          <w:marLeft w:val="640"/>
          <w:marRight w:val="0"/>
          <w:marTop w:val="0"/>
          <w:marBottom w:val="0"/>
          <w:divBdr>
            <w:top w:val="none" w:sz="0" w:space="0" w:color="auto"/>
            <w:left w:val="none" w:sz="0" w:space="0" w:color="auto"/>
            <w:bottom w:val="none" w:sz="0" w:space="0" w:color="auto"/>
            <w:right w:val="none" w:sz="0" w:space="0" w:color="auto"/>
          </w:divBdr>
        </w:div>
        <w:div w:id="1179779368">
          <w:marLeft w:val="640"/>
          <w:marRight w:val="0"/>
          <w:marTop w:val="0"/>
          <w:marBottom w:val="0"/>
          <w:divBdr>
            <w:top w:val="none" w:sz="0" w:space="0" w:color="auto"/>
            <w:left w:val="none" w:sz="0" w:space="0" w:color="auto"/>
            <w:bottom w:val="none" w:sz="0" w:space="0" w:color="auto"/>
            <w:right w:val="none" w:sz="0" w:space="0" w:color="auto"/>
          </w:divBdr>
        </w:div>
        <w:div w:id="1742677682">
          <w:marLeft w:val="640"/>
          <w:marRight w:val="0"/>
          <w:marTop w:val="0"/>
          <w:marBottom w:val="0"/>
          <w:divBdr>
            <w:top w:val="none" w:sz="0" w:space="0" w:color="auto"/>
            <w:left w:val="none" w:sz="0" w:space="0" w:color="auto"/>
            <w:bottom w:val="none" w:sz="0" w:space="0" w:color="auto"/>
            <w:right w:val="none" w:sz="0" w:space="0" w:color="auto"/>
          </w:divBdr>
        </w:div>
        <w:div w:id="475799928">
          <w:marLeft w:val="640"/>
          <w:marRight w:val="0"/>
          <w:marTop w:val="0"/>
          <w:marBottom w:val="0"/>
          <w:divBdr>
            <w:top w:val="none" w:sz="0" w:space="0" w:color="auto"/>
            <w:left w:val="none" w:sz="0" w:space="0" w:color="auto"/>
            <w:bottom w:val="none" w:sz="0" w:space="0" w:color="auto"/>
            <w:right w:val="none" w:sz="0" w:space="0" w:color="auto"/>
          </w:divBdr>
        </w:div>
        <w:div w:id="2110277170">
          <w:marLeft w:val="640"/>
          <w:marRight w:val="0"/>
          <w:marTop w:val="0"/>
          <w:marBottom w:val="0"/>
          <w:divBdr>
            <w:top w:val="none" w:sz="0" w:space="0" w:color="auto"/>
            <w:left w:val="none" w:sz="0" w:space="0" w:color="auto"/>
            <w:bottom w:val="none" w:sz="0" w:space="0" w:color="auto"/>
            <w:right w:val="none" w:sz="0" w:space="0" w:color="auto"/>
          </w:divBdr>
        </w:div>
        <w:div w:id="90395171">
          <w:marLeft w:val="640"/>
          <w:marRight w:val="0"/>
          <w:marTop w:val="0"/>
          <w:marBottom w:val="0"/>
          <w:divBdr>
            <w:top w:val="none" w:sz="0" w:space="0" w:color="auto"/>
            <w:left w:val="none" w:sz="0" w:space="0" w:color="auto"/>
            <w:bottom w:val="none" w:sz="0" w:space="0" w:color="auto"/>
            <w:right w:val="none" w:sz="0" w:space="0" w:color="auto"/>
          </w:divBdr>
        </w:div>
        <w:div w:id="376974774">
          <w:marLeft w:val="640"/>
          <w:marRight w:val="0"/>
          <w:marTop w:val="0"/>
          <w:marBottom w:val="0"/>
          <w:divBdr>
            <w:top w:val="none" w:sz="0" w:space="0" w:color="auto"/>
            <w:left w:val="none" w:sz="0" w:space="0" w:color="auto"/>
            <w:bottom w:val="none" w:sz="0" w:space="0" w:color="auto"/>
            <w:right w:val="none" w:sz="0" w:space="0" w:color="auto"/>
          </w:divBdr>
        </w:div>
        <w:div w:id="668991893">
          <w:marLeft w:val="640"/>
          <w:marRight w:val="0"/>
          <w:marTop w:val="0"/>
          <w:marBottom w:val="0"/>
          <w:divBdr>
            <w:top w:val="none" w:sz="0" w:space="0" w:color="auto"/>
            <w:left w:val="none" w:sz="0" w:space="0" w:color="auto"/>
            <w:bottom w:val="none" w:sz="0" w:space="0" w:color="auto"/>
            <w:right w:val="none" w:sz="0" w:space="0" w:color="auto"/>
          </w:divBdr>
        </w:div>
        <w:div w:id="668212131">
          <w:marLeft w:val="640"/>
          <w:marRight w:val="0"/>
          <w:marTop w:val="0"/>
          <w:marBottom w:val="0"/>
          <w:divBdr>
            <w:top w:val="none" w:sz="0" w:space="0" w:color="auto"/>
            <w:left w:val="none" w:sz="0" w:space="0" w:color="auto"/>
            <w:bottom w:val="none" w:sz="0" w:space="0" w:color="auto"/>
            <w:right w:val="none" w:sz="0" w:space="0" w:color="auto"/>
          </w:divBdr>
        </w:div>
        <w:div w:id="968364171">
          <w:marLeft w:val="640"/>
          <w:marRight w:val="0"/>
          <w:marTop w:val="0"/>
          <w:marBottom w:val="0"/>
          <w:divBdr>
            <w:top w:val="none" w:sz="0" w:space="0" w:color="auto"/>
            <w:left w:val="none" w:sz="0" w:space="0" w:color="auto"/>
            <w:bottom w:val="none" w:sz="0" w:space="0" w:color="auto"/>
            <w:right w:val="none" w:sz="0" w:space="0" w:color="auto"/>
          </w:divBdr>
        </w:div>
        <w:div w:id="615791781">
          <w:marLeft w:val="640"/>
          <w:marRight w:val="0"/>
          <w:marTop w:val="0"/>
          <w:marBottom w:val="0"/>
          <w:divBdr>
            <w:top w:val="none" w:sz="0" w:space="0" w:color="auto"/>
            <w:left w:val="none" w:sz="0" w:space="0" w:color="auto"/>
            <w:bottom w:val="none" w:sz="0" w:space="0" w:color="auto"/>
            <w:right w:val="none" w:sz="0" w:space="0" w:color="auto"/>
          </w:divBdr>
        </w:div>
        <w:div w:id="469051987">
          <w:marLeft w:val="640"/>
          <w:marRight w:val="0"/>
          <w:marTop w:val="0"/>
          <w:marBottom w:val="0"/>
          <w:divBdr>
            <w:top w:val="none" w:sz="0" w:space="0" w:color="auto"/>
            <w:left w:val="none" w:sz="0" w:space="0" w:color="auto"/>
            <w:bottom w:val="none" w:sz="0" w:space="0" w:color="auto"/>
            <w:right w:val="none" w:sz="0" w:space="0" w:color="auto"/>
          </w:divBdr>
        </w:div>
        <w:div w:id="1217203197">
          <w:marLeft w:val="640"/>
          <w:marRight w:val="0"/>
          <w:marTop w:val="0"/>
          <w:marBottom w:val="0"/>
          <w:divBdr>
            <w:top w:val="none" w:sz="0" w:space="0" w:color="auto"/>
            <w:left w:val="none" w:sz="0" w:space="0" w:color="auto"/>
            <w:bottom w:val="none" w:sz="0" w:space="0" w:color="auto"/>
            <w:right w:val="none" w:sz="0" w:space="0" w:color="auto"/>
          </w:divBdr>
        </w:div>
        <w:div w:id="1642080950">
          <w:marLeft w:val="640"/>
          <w:marRight w:val="0"/>
          <w:marTop w:val="0"/>
          <w:marBottom w:val="0"/>
          <w:divBdr>
            <w:top w:val="none" w:sz="0" w:space="0" w:color="auto"/>
            <w:left w:val="none" w:sz="0" w:space="0" w:color="auto"/>
            <w:bottom w:val="none" w:sz="0" w:space="0" w:color="auto"/>
            <w:right w:val="none" w:sz="0" w:space="0" w:color="auto"/>
          </w:divBdr>
        </w:div>
        <w:div w:id="645202201">
          <w:marLeft w:val="640"/>
          <w:marRight w:val="0"/>
          <w:marTop w:val="0"/>
          <w:marBottom w:val="0"/>
          <w:divBdr>
            <w:top w:val="none" w:sz="0" w:space="0" w:color="auto"/>
            <w:left w:val="none" w:sz="0" w:space="0" w:color="auto"/>
            <w:bottom w:val="none" w:sz="0" w:space="0" w:color="auto"/>
            <w:right w:val="none" w:sz="0" w:space="0" w:color="auto"/>
          </w:divBdr>
        </w:div>
        <w:div w:id="764419525">
          <w:marLeft w:val="640"/>
          <w:marRight w:val="0"/>
          <w:marTop w:val="0"/>
          <w:marBottom w:val="0"/>
          <w:divBdr>
            <w:top w:val="none" w:sz="0" w:space="0" w:color="auto"/>
            <w:left w:val="none" w:sz="0" w:space="0" w:color="auto"/>
            <w:bottom w:val="none" w:sz="0" w:space="0" w:color="auto"/>
            <w:right w:val="none" w:sz="0" w:space="0" w:color="auto"/>
          </w:divBdr>
        </w:div>
      </w:divsChild>
    </w:div>
    <w:div w:id="873883210">
      <w:bodyDiv w:val="1"/>
      <w:marLeft w:val="0"/>
      <w:marRight w:val="0"/>
      <w:marTop w:val="0"/>
      <w:marBottom w:val="0"/>
      <w:divBdr>
        <w:top w:val="none" w:sz="0" w:space="0" w:color="auto"/>
        <w:left w:val="none" w:sz="0" w:space="0" w:color="auto"/>
        <w:bottom w:val="none" w:sz="0" w:space="0" w:color="auto"/>
        <w:right w:val="none" w:sz="0" w:space="0" w:color="auto"/>
      </w:divBdr>
      <w:divsChild>
        <w:div w:id="46924952">
          <w:marLeft w:val="640"/>
          <w:marRight w:val="0"/>
          <w:marTop w:val="0"/>
          <w:marBottom w:val="0"/>
          <w:divBdr>
            <w:top w:val="none" w:sz="0" w:space="0" w:color="auto"/>
            <w:left w:val="none" w:sz="0" w:space="0" w:color="auto"/>
            <w:bottom w:val="none" w:sz="0" w:space="0" w:color="auto"/>
            <w:right w:val="none" w:sz="0" w:space="0" w:color="auto"/>
          </w:divBdr>
        </w:div>
        <w:div w:id="930427319">
          <w:marLeft w:val="640"/>
          <w:marRight w:val="0"/>
          <w:marTop w:val="0"/>
          <w:marBottom w:val="0"/>
          <w:divBdr>
            <w:top w:val="none" w:sz="0" w:space="0" w:color="auto"/>
            <w:left w:val="none" w:sz="0" w:space="0" w:color="auto"/>
            <w:bottom w:val="none" w:sz="0" w:space="0" w:color="auto"/>
            <w:right w:val="none" w:sz="0" w:space="0" w:color="auto"/>
          </w:divBdr>
        </w:div>
        <w:div w:id="1091051430">
          <w:marLeft w:val="640"/>
          <w:marRight w:val="0"/>
          <w:marTop w:val="0"/>
          <w:marBottom w:val="0"/>
          <w:divBdr>
            <w:top w:val="none" w:sz="0" w:space="0" w:color="auto"/>
            <w:left w:val="none" w:sz="0" w:space="0" w:color="auto"/>
            <w:bottom w:val="none" w:sz="0" w:space="0" w:color="auto"/>
            <w:right w:val="none" w:sz="0" w:space="0" w:color="auto"/>
          </w:divBdr>
        </w:div>
        <w:div w:id="908341894">
          <w:marLeft w:val="640"/>
          <w:marRight w:val="0"/>
          <w:marTop w:val="0"/>
          <w:marBottom w:val="0"/>
          <w:divBdr>
            <w:top w:val="none" w:sz="0" w:space="0" w:color="auto"/>
            <w:left w:val="none" w:sz="0" w:space="0" w:color="auto"/>
            <w:bottom w:val="none" w:sz="0" w:space="0" w:color="auto"/>
            <w:right w:val="none" w:sz="0" w:space="0" w:color="auto"/>
          </w:divBdr>
        </w:div>
        <w:div w:id="1240558023">
          <w:marLeft w:val="640"/>
          <w:marRight w:val="0"/>
          <w:marTop w:val="0"/>
          <w:marBottom w:val="0"/>
          <w:divBdr>
            <w:top w:val="none" w:sz="0" w:space="0" w:color="auto"/>
            <w:left w:val="none" w:sz="0" w:space="0" w:color="auto"/>
            <w:bottom w:val="none" w:sz="0" w:space="0" w:color="auto"/>
            <w:right w:val="none" w:sz="0" w:space="0" w:color="auto"/>
          </w:divBdr>
        </w:div>
        <w:div w:id="290670257">
          <w:marLeft w:val="640"/>
          <w:marRight w:val="0"/>
          <w:marTop w:val="0"/>
          <w:marBottom w:val="0"/>
          <w:divBdr>
            <w:top w:val="none" w:sz="0" w:space="0" w:color="auto"/>
            <w:left w:val="none" w:sz="0" w:space="0" w:color="auto"/>
            <w:bottom w:val="none" w:sz="0" w:space="0" w:color="auto"/>
            <w:right w:val="none" w:sz="0" w:space="0" w:color="auto"/>
          </w:divBdr>
        </w:div>
        <w:div w:id="303121748">
          <w:marLeft w:val="640"/>
          <w:marRight w:val="0"/>
          <w:marTop w:val="0"/>
          <w:marBottom w:val="0"/>
          <w:divBdr>
            <w:top w:val="none" w:sz="0" w:space="0" w:color="auto"/>
            <w:left w:val="none" w:sz="0" w:space="0" w:color="auto"/>
            <w:bottom w:val="none" w:sz="0" w:space="0" w:color="auto"/>
            <w:right w:val="none" w:sz="0" w:space="0" w:color="auto"/>
          </w:divBdr>
        </w:div>
        <w:div w:id="1449277588">
          <w:marLeft w:val="640"/>
          <w:marRight w:val="0"/>
          <w:marTop w:val="0"/>
          <w:marBottom w:val="0"/>
          <w:divBdr>
            <w:top w:val="none" w:sz="0" w:space="0" w:color="auto"/>
            <w:left w:val="none" w:sz="0" w:space="0" w:color="auto"/>
            <w:bottom w:val="none" w:sz="0" w:space="0" w:color="auto"/>
            <w:right w:val="none" w:sz="0" w:space="0" w:color="auto"/>
          </w:divBdr>
        </w:div>
        <w:div w:id="297952814">
          <w:marLeft w:val="640"/>
          <w:marRight w:val="0"/>
          <w:marTop w:val="0"/>
          <w:marBottom w:val="0"/>
          <w:divBdr>
            <w:top w:val="none" w:sz="0" w:space="0" w:color="auto"/>
            <w:left w:val="none" w:sz="0" w:space="0" w:color="auto"/>
            <w:bottom w:val="none" w:sz="0" w:space="0" w:color="auto"/>
            <w:right w:val="none" w:sz="0" w:space="0" w:color="auto"/>
          </w:divBdr>
        </w:div>
        <w:div w:id="665594711">
          <w:marLeft w:val="640"/>
          <w:marRight w:val="0"/>
          <w:marTop w:val="0"/>
          <w:marBottom w:val="0"/>
          <w:divBdr>
            <w:top w:val="none" w:sz="0" w:space="0" w:color="auto"/>
            <w:left w:val="none" w:sz="0" w:space="0" w:color="auto"/>
            <w:bottom w:val="none" w:sz="0" w:space="0" w:color="auto"/>
            <w:right w:val="none" w:sz="0" w:space="0" w:color="auto"/>
          </w:divBdr>
        </w:div>
        <w:div w:id="1344169841">
          <w:marLeft w:val="640"/>
          <w:marRight w:val="0"/>
          <w:marTop w:val="0"/>
          <w:marBottom w:val="0"/>
          <w:divBdr>
            <w:top w:val="none" w:sz="0" w:space="0" w:color="auto"/>
            <w:left w:val="none" w:sz="0" w:space="0" w:color="auto"/>
            <w:bottom w:val="none" w:sz="0" w:space="0" w:color="auto"/>
            <w:right w:val="none" w:sz="0" w:space="0" w:color="auto"/>
          </w:divBdr>
        </w:div>
        <w:div w:id="7761828">
          <w:marLeft w:val="640"/>
          <w:marRight w:val="0"/>
          <w:marTop w:val="0"/>
          <w:marBottom w:val="0"/>
          <w:divBdr>
            <w:top w:val="none" w:sz="0" w:space="0" w:color="auto"/>
            <w:left w:val="none" w:sz="0" w:space="0" w:color="auto"/>
            <w:bottom w:val="none" w:sz="0" w:space="0" w:color="auto"/>
            <w:right w:val="none" w:sz="0" w:space="0" w:color="auto"/>
          </w:divBdr>
        </w:div>
        <w:div w:id="571963716">
          <w:marLeft w:val="640"/>
          <w:marRight w:val="0"/>
          <w:marTop w:val="0"/>
          <w:marBottom w:val="0"/>
          <w:divBdr>
            <w:top w:val="none" w:sz="0" w:space="0" w:color="auto"/>
            <w:left w:val="none" w:sz="0" w:space="0" w:color="auto"/>
            <w:bottom w:val="none" w:sz="0" w:space="0" w:color="auto"/>
            <w:right w:val="none" w:sz="0" w:space="0" w:color="auto"/>
          </w:divBdr>
        </w:div>
        <w:div w:id="1542203884">
          <w:marLeft w:val="640"/>
          <w:marRight w:val="0"/>
          <w:marTop w:val="0"/>
          <w:marBottom w:val="0"/>
          <w:divBdr>
            <w:top w:val="none" w:sz="0" w:space="0" w:color="auto"/>
            <w:left w:val="none" w:sz="0" w:space="0" w:color="auto"/>
            <w:bottom w:val="none" w:sz="0" w:space="0" w:color="auto"/>
            <w:right w:val="none" w:sz="0" w:space="0" w:color="auto"/>
          </w:divBdr>
        </w:div>
        <w:div w:id="1672875223">
          <w:marLeft w:val="640"/>
          <w:marRight w:val="0"/>
          <w:marTop w:val="0"/>
          <w:marBottom w:val="0"/>
          <w:divBdr>
            <w:top w:val="none" w:sz="0" w:space="0" w:color="auto"/>
            <w:left w:val="none" w:sz="0" w:space="0" w:color="auto"/>
            <w:bottom w:val="none" w:sz="0" w:space="0" w:color="auto"/>
            <w:right w:val="none" w:sz="0" w:space="0" w:color="auto"/>
          </w:divBdr>
        </w:div>
        <w:div w:id="812521883">
          <w:marLeft w:val="640"/>
          <w:marRight w:val="0"/>
          <w:marTop w:val="0"/>
          <w:marBottom w:val="0"/>
          <w:divBdr>
            <w:top w:val="none" w:sz="0" w:space="0" w:color="auto"/>
            <w:left w:val="none" w:sz="0" w:space="0" w:color="auto"/>
            <w:bottom w:val="none" w:sz="0" w:space="0" w:color="auto"/>
            <w:right w:val="none" w:sz="0" w:space="0" w:color="auto"/>
          </w:divBdr>
        </w:div>
        <w:div w:id="1769496256">
          <w:marLeft w:val="640"/>
          <w:marRight w:val="0"/>
          <w:marTop w:val="0"/>
          <w:marBottom w:val="0"/>
          <w:divBdr>
            <w:top w:val="none" w:sz="0" w:space="0" w:color="auto"/>
            <w:left w:val="none" w:sz="0" w:space="0" w:color="auto"/>
            <w:bottom w:val="none" w:sz="0" w:space="0" w:color="auto"/>
            <w:right w:val="none" w:sz="0" w:space="0" w:color="auto"/>
          </w:divBdr>
        </w:div>
        <w:div w:id="233394883">
          <w:marLeft w:val="640"/>
          <w:marRight w:val="0"/>
          <w:marTop w:val="0"/>
          <w:marBottom w:val="0"/>
          <w:divBdr>
            <w:top w:val="none" w:sz="0" w:space="0" w:color="auto"/>
            <w:left w:val="none" w:sz="0" w:space="0" w:color="auto"/>
            <w:bottom w:val="none" w:sz="0" w:space="0" w:color="auto"/>
            <w:right w:val="none" w:sz="0" w:space="0" w:color="auto"/>
          </w:divBdr>
        </w:div>
        <w:div w:id="355741651">
          <w:marLeft w:val="640"/>
          <w:marRight w:val="0"/>
          <w:marTop w:val="0"/>
          <w:marBottom w:val="0"/>
          <w:divBdr>
            <w:top w:val="none" w:sz="0" w:space="0" w:color="auto"/>
            <w:left w:val="none" w:sz="0" w:space="0" w:color="auto"/>
            <w:bottom w:val="none" w:sz="0" w:space="0" w:color="auto"/>
            <w:right w:val="none" w:sz="0" w:space="0" w:color="auto"/>
          </w:divBdr>
        </w:div>
        <w:div w:id="972835522">
          <w:marLeft w:val="640"/>
          <w:marRight w:val="0"/>
          <w:marTop w:val="0"/>
          <w:marBottom w:val="0"/>
          <w:divBdr>
            <w:top w:val="none" w:sz="0" w:space="0" w:color="auto"/>
            <w:left w:val="none" w:sz="0" w:space="0" w:color="auto"/>
            <w:bottom w:val="none" w:sz="0" w:space="0" w:color="auto"/>
            <w:right w:val="none" w:sz="0" w:space="0" w:color="auto"/>
          </w:divBdr>
        </w:div>
        <w:div w:id="244849110">
          <w:marLeft w:val="640"/>
          <w:marRight w:val="0"/>
          <w:marTop w:val="0"/>
          <w:marBottom w:val="0"/>
          <w:divBdr>
            <w:top w:val="none" w:sz="0" w:space="0" w:color="auto"/>
            <w:left w:val="none" w:sz="0" w:space="0" w:color="auto"/>
            <w:bottom w:val="none" w:sz="0" w:space="0" w:color="auto"/>
            <w:right w:val="none" w:sz="0" w:space="0" w:color="auto"/>
          </w:divBdr>
        </w:div>
        <w:div w:id="615067729">
          <w:marLeft w:val="640"/>
          <w:marRight w:val="0"/>
          <w:marTop w:val="0"/>
          <w:marBottom w:val="0"/>
          <w:divBdr>
            <w:top w:val="none" w:sz="0" w:space="0" w:color="auto"/>
            <w:left w:val="none" w:sz="0" w:space="0" w:color="auto"/>
            <w:bottom w:val="none" w:sz="0" w:space="0" w:color="auto"/>
            <w:right w:val="none" w:sz="0" w:space="0" w:color="auto"/>
          </w:divBdr>
        </w:div>
        <w:div w:id="391778576">
          <w:marLeft w:val="640"/>
          <w:marRight w:val="0"/>
          <w:marTop w:val="0"/>
          <w:marBottom w:val="0"/>
          <w:divBdr>
            <w:top w:val="none" w:sz="0" w:space="0" w:color="auto"/>
            <w:left w:val="none" w:sz="0" w:space="0" w:color="auto"/>
            <w:bottom w:val="none" w:sz="0" w:space="0" w:color="auto"/>
            <w:right w:val="none" w:sz="0" w:space="0" w:color="auto"/>
          </w:divBdr>
        </w:div>
        <w:div w:id="297225882">
          <w:marLeft w:val="640"/>
          <w:marRight w:val="0"/>
          <w:marTop w:val="0"/>
          <w:marBottom w:val="0"/>
          <w:divBdr>
            <w:top w:val="none" w:sz="0" w:space="0" w:color="auto"/>
            <w:left w:val="none" w:sz="0" w:space="0" w:color="auto"/>
            <w:bottom w:val="none" w:sz="0" w:space="0" w:color="auto"/>
            <w:right w:val="none" w:sz="0" w:space="0" w:color="auto"/>
          </w:divBdr>
        </w:div>
        <w:div w:id="2126462428">
          <w:marLeft w:val="640"/>
          <w:marRight w:val="0"/>
          <w:marTop w:val="0"/>
          <w:marBottom w:val="0"/>
          <w:divBdr>
            <w:top w:val="none" w:sz="0" w:space="0" w:color="auto"/>
            <w:left w:val="none" w:sz="0" w:space="0" w:color="auto"/>
            <w:bottom w:val="none" w:sz="0" w:space="0" w:color="auto"/>
            <w:right w:val="none" w:sz="0" w:space="0" w:color="auto"/>
          </w:divBdr>
        </w:div>
        <w:div w:id="1049258478">
          <w:marLeft w:val="640"/>
          <w:marRight w:val="0"/>
          <w:marTop w:val="0"/>
          <w:marBottom w:val="0"/>
          <w:divBdr>
            <w:top w:val="none" w:sz="0" w:space="0" w:color="auto"/>
            <w:left w:val="none" w:sz="0" w:space="0" w:color="auto"/>
            <w:bottom w:val="none" w:sz="0" w:space="0" w:color="auto"/>
            <w:right w:val="none" w:sz="0" w:space="0" w:color="auto"/>
          </w:divBdr>
        </w:div>
        <w:div w:id="77483185">
          <w:marLeft w:val="640"/>
          <w:marRight w:val="0"/>
          <w:marTop w:val="0"/>
          <w:marBottom w:val="0"/>
          <w:divBdr>
            <w:top w:val="none" w:sz="0" w:space="0" w:color="auto"/>
            <w:left w:val="none" w:sz="0" w:space="0" w:color="auto"/>
            <w:bottom w:val="none" w:sz="0" w:space="0" w:color="auto"/>
            <w:right w:val="none" w:sz="0" w:space="0" w:color="auto"/>
          </w:divBdr>
        </w:div>
        <w:div w:id="1064916934">
          <w:marLeft w:val="640"/>
          <w:marRight w:val="0"/>
          <w:marTop w:val="0"/>
          <w:marBottom w:val="0"/>
          <w:divBdr>
            <w:top w:val="none" w:sz="0" w:space="0" w:color="auto"/>
            <w:left w:val="none" w:sz="0" w:space="0" w:color="auto"/>
            <w:bottom w:val="none" w:sz="0" w:space="0" w:color="auto"/>
            <w:right w:val="none" w:sz="0" w:space="0" w:color="auto"/>
          </w:divBdr>
        </w:div>
        <w:div w:id="2054651590">
          <w:marLeft w:val="640"/>
          <w:marRight w:val="0"/>
          <w:marTop w:val="0"/>
          <w:marBottom w:val="0"/>
          <w:divBdr>
            <w:top w:val="none" w:sz="0" w:space="0" w:color="auto"/>
            <w:left w:val="none" w:sz="0" w:space="0" w:color="auto"/>
            <w:bottom w:val="none" w:sz="0" w:space="0" w:color="auto"/>
            <w:right w:val="none" w:sz="0" w:space="0" w:color="auto"/>
          </w:divBdr>
        </w:div>
        <w:div w:id="766460146">
          <w:marLeft w:val="640"/>
          <w:marRight w:val="0"/>
          <w:marTop w:val="0"/>
          <w:marBottom w:val="0"/>
          <w:divBdr>
            <w:top w:val="none" w:sz="0" w:space="0" w:color="auto"/>
            <w:left w:val="none" w:sz="0" w:space="0" w:color="auto"/>
            <w:bottom w:val="none" w:sz="0" w:space="0" w:color="auto"/>
            <w:right w:val="none" w:sz="0" w:space="0" w:color="auto"/>
          </w:divBdr>
        </w:div>
        <w:div w:id="333578322">
          <w:marLeft w:val="640"/>
          <w:marRight w:val="0"/>
          <w:marTop w:val="0"/>
          <w:marBottom w:val="0"/>
          <w:divBdr>
            <w:top w:val="none" w:sz="0" w:space="0" w:color="auto"/>
            <w:left w:val="none" w:sz="0" w:space="0" w:color="auto"/>
            <w:bottom w:val="none" w:sz="0" w:space="0" w:color="auto"/>
            <w:right w:val="none" w:sz="0" w:space="0" w:color="auto"/>
          </w:divBdr>
        </w:div>
        <w:div w:id="1652712918">
          <w:marLeft w:val="640"/>
          <w:marRight w:val="0"/>
          <w:marTop w:val="0"/>
          <w:marBottom w:val="0"/>
          <w:divBdr>
            <w:top w:val="none" w:sz="0" w:space="0" w:color="auto"/>
            <w:left w:val="none" w:sz="0" w:space="0" w:color="auto"/>
            <w:bottom w:val="none" w:sz="0" w:space="0" w:color="auto"/>
            <w:right w:val="none" w:sz="0" w:space="0" w:color="auto"/>
          </w:divBdr>
        </w:div>
        <w:div w:id="1893617789">
          <w:marLeft w:val="640"/>
          <w:marRight w:val="0"/>
          <w:marTop w:val="0"/>
          <w:marBottom w:val="0"/>
          <w:divBdr>
            <w:top w:val="none" w:sz="0" w:space="0" w:color="auto"/>
            <w:left w:val="none" w:sz="0" w:space="0" w:color="auto"/>
            <w:bottom w:val="none" w:sz="0" w:space="0" w:color="auto"/>
            <w:right w:val="none" w:sz="0" w:space="0" w:color="auto"/>
          </w:divBdr>
        </w:div>
        <w:div w:id="1904175627">
          <w:marLeft w:val="640"/>
          <w:marRight w:val="0"/>
          <w:marTop w:val="0"/>
          <w:marBottom w:val="0"/>
          <w:divBdr>
            <w:top w:val="none" w:sz="0" w:space="0" w:color="auto"/>
            <w:left w:val="none" w:sz="0" w:space="0" w:color="auto"/>
            <w:bottom w:val="none" w:sz="0" w:space="0" w:color="auto"/>
            <w:right w:val="none" w:sz="0" w:space="0" w:color="auto"/>
          </w:divBdr>
        </w:div>
        <w:div w:id="1332757836">
          <w:marLeft w:val="640"/>
          <w:marRight w:val="0"/>
          <w:marTop w:val="0"/>
          <w:marBottom w:val="0"/>
          <w:divBdr>
            <w:top w:val="none" w:sz="0" w:space="0" w:color="auto"/>
            <w:left w:val="none" w:sz="0" w:space="0" w:color="auto"/>
            <w:bottom w:val="none" w:sz="0" w:space="0" w:color="auto"/>
            <w:right w:val="none" w:sz="0" w:space="0" w:color="auto"/>
          </w:divBdr>
        </w:div>
        <w:div w:id="44571737">
          <w:marLeft w:val="640"/>
          <w:marRight w:val="0"/>
          <w:marTop w:val="0"/>
          <w:marBottom w:val="0"/>
          <w:divBdr>
            <w:top w:val="none" w:sz="0" w:space="0" w:color="auto"/>
            <w:left w:val="none" w:sz="0" w:space="0" w:color="auto"/>
            <w:bottom w:val="none" w:sz="0" w:space="0" w:color="auto"/>
            <w:right w:val="none" w:sz="0" w:space="0" w:color="auto"/>
          </w:divBdr>
        </w:div>
        <w:div w:id="505554758">
          <w:marLeft w:val="640"/>
          <w:marRight w:val="0"/>
          <w:marTop w:val="0"/>
          <w:marBottom w:val="0"/>
          <w:divBdr>
            <w:top w:val="none" w:sz="0" w:space="0" w:color="auto"/>
            <w:left w:val="none" w:sz="0" w:space="0" w:color="auto"/>
            <w:bottom w:val="none" w:sz="0" w:space="0" w:color="auto"/>
            <w:right w:val="none" w:sz="0" w:space="0" w:color="auto"/>
          </w:divBdr>
        </w:div>
        <w:div w:id="1252813578">
          <w:marLeft w:val="640"/>
          <w:marRight w:val="0"/>
          <w:marTop w:val="0"/>
          <w:marBottom w:val="0"/>
          <w:divBdr>
            <w:top w:val="none" w:sz="0" w:space="0" w:color="auto"/>
            <w:left w:val="none" w:sz="0" w:space="0" w:color="auto"/>
            <w:bottom w:val="none" w:sz="0" w:space="0" w:color="auto"/>
            <w:right w:val="none" w:sz="0" w:space="0" w:color="auto"/>
          </w:divBdr>
        </w:div>
        <w:div w:id="314341253">
          <w:marLeft w:val="640"/>
          <w:marRight w:val="0"/>
          <w:marTop w:val="0"/>
          <w:marBottom w:val="0"/>
          <w:divBdr>
            <w:top w:val="none" w:sz="0" w:space="0" w:color="auto"/>
            <w:left w:val="none" w:sz="0" w:space="0" w:color="auto"/>
            <w:bottom w:val="none" w:sz="0" w:space="0" w:color="auto"/>
            <w:right w:val="none" w:sz="0" w:space="0" w:color="auto"/>
          </w:divBdr>
        </w:div>
        <w:div w:id="1284113562">
          <w:marLeft w:val="640"/>
          <w:marRight w:val="0"/>
          <w:marTop w:val="0"/>
          <w:marBottom w:val="0"/>
          <w:divBdr>
            <w:top w:val="none" w:sz="0" w:space="0" w:color="auto"/>
            <w:left w:val="none" w:sz="0" w:space="0" w:color="auto"/>
            <w:bottom w:val="none" w:sz="0" w:space="0" w:color="auto"/>
            <w:right w:val="none" w:sz="0" w:space="0" w:color="auto"/>
          </w:divBdr>
        </w:div>
        <w:div w:id="2118523716">
          <w:marLeft w:val="640"/>
          <w:marRight w:val="0"/>
          <w:marTop w:val="0"/>
          <w:marBottom w:val="0"/>
          <w:divBdr>
            <w:top w:val="none" w:sz="0" w:space="0" w:color="auto"/>
            <w:left w:val="none" w:sz="0" w:space="0" w:color="auto"/>
            <w:bottom w:val="none" w:sz="0" w:space="0" w:color="auto"/>
            <w:right w:val="none" w:sz="0" w:space="0" w:color="auto"/>
          </w:divBdr>
        </w:div>
        <w:div w:id="503590351">
          <w:marLeft w:val="640"/>
          <w:marRight w:val="0"/>
          <w:marTop w:val="0"/>
          <w:marBottom w:val="0"/>
          <w:divBdr>
            <w:top w:val="none" w:sz="0" w:space="0" w:color="auto"/>
            <w:left w:val="none" w:sz="0" w:space="0" w:color="auto"/>
            <w:bottom w:val="none" w:sz="0" w:space="0" w:color="auto"/>
            <w:right w:val="none" w:sz="0" w:space="0" w:color="auto"/>
          </w:divBdr>
        </w:div>
        <w:div w:id="72243003">
          <w:marLeft w:val="640"/>
          <w:marRight w:val="0"/>
          <w:marTop w:val="0"/>
          <w:marBottom w:val="0"/>
          <w:divBdr>
            <w:top w:val="none" w:sz="0" w:space="0" w:color="auto"/>
            <w:left w:val="none" w:sz="0" w:space="0" w:color="auto"/>
            <w:bottom w:val="none" w:sz="0" w:space="0" w:color="auto"/>
            <w:right w:val="none" w:sz="0" w:space="0" w:color="auto"/>
          </w:divBdr>
        </w:div>
        <w:div w:id="530842297">
          <w:marLeft w:val="640"/>
          <w:marRight w:val="0"/>
          <w:marTop w:val="0"/>
          <w:marBottom w:val="0"/>
          <w:divBdr>
            <w:top w:val="none" w:sz="0" w:space="0" w:color="auto"/>
            <w:left w:val="none" w:sz="0" w:space="0" w:color="auto"/>
            <w:bottom w:val="none" w:sz="0" w:space="0" w:color="auto"/>
            <w:right w:val="none" w:sz="0" w:space="0" w:color="auto"/>
          </w:divBdr>
        </w:div>
        <w:div w:id="25327448">
          <w:marLeft w:val="640"/>
          <w:marRight w:val="0"/>
          <w:marTop w:val="0"/>
          <w:marBottom w:val="0"/>
          <w:divBdr>
            <w:top w:val="none" w:sz="0" w:space="0" w:color="auto"/>
            <w:left w:val="none" w:sz="0" w:space="0" w:color="auto"/>
            <w:bottom w:val="none" w:sz="0" w:space="0" w:color="auto"/>
            <w:right w:val="none" w:sz="0" w:space="0" w:color="auto"/>
          </w:divBdr>
        </w:div>
        <w:div w:id="151603673">
          <w:marLeft w:val="640"/>
          <w:marRight w:val="0"/>
          <w:marTop w:val="0"/>
          <w:marBottom w:val="0"/>
          <w:divBdr>
            <w:top w:val="none" w:sz="0" w:space="0" w:color="auto"/>
            <w:left w:val="none" w:sz="0" w:space="0" w:color="auto"/>
            <w:bottom w:val="none" w:sz="0" w:space="0" w:color="auto"/>
            <w:right w:val="none" w:sz="0" w:space="0" w:color="auto"/>
          </w:divBdr>
        </w:div>
        <w:div w:id="973757354">
          <w:marLeft w:val="640"/>
          <w:marRight w:val="0"/>
          <w:marTop w:val="0"/>
          <w:marBottom w:val="0"/>
          <w:divBdr>
            <w:top w:val="none" w:sz="0" w:space="0" w:color="auto"/>
            <w:left w:val="none" w:sz="0" w:space="0" w:color="auto"/>
            <w:bottom w:val="none" w:sz="0" w:space="0" w:color="auto"/>
            <w:right w:val="none" w:sz="0" w:space="0" w:color="auto"/>
          </w:divBdr>
        </w:div>
        <w:div w:id="847594218">
          <w:marLeft w:val="640"/>
          <w:marRight w:val="0"/>
          <w:marTop w:val="0"/>
          <w:marBottom w:val="0"/>
          <w:divBdr>
            <w:top w:val="none" w:sz="0" w:space="0" w:color="auto"/>
            <w:left w:val="none" w:sz="0" w:space="0" w:color="auto"/>
            <w:bottom w:val="none" w:sz="0" w:space="0" w:color="auto"/>
            <w:right w:val="none" w:sz="0" w:space="0" w:color="auto"/>
          </w:divBdr>
        </w:div>
        <w:div w:id="921646513">
          <w:marLeft w:val="640"/>
          <w:marRight w:val="0"/>
          <w:marTop w:val="0"/>
          <w:marBottom w:val="0"/>
          <w:divBdr>
            <w:top w:val="none" w:sz="0" w:space="0" w:color="auto"/>
            <w:left w:val="none" w:sz="0" w:space="0" w:color="auto"/>
            <w:bottom w:val="none" w:sz="0" w:space="0" w:color="auto"/>
            <w:right w:val="none" w:sz="0" w:space="0" w:color="auto"/>
          </w:divBdr>
        </w:div>
        <w:div w:id="1467774403">
          <w:marLeft w:val="640"/>
          <w:marRight w:val="0"/>
          <w:marTop w:val="0"/>
          <w:marBottom w:val="0"/>
          <w:divBdr>
            <w:top w:val="none" w:sz="0" w:space="0" w:color="auto"/>
            <w:left w:val="none" w:sz="0" w:space="0" w:color="auto"/>
            <w:bottom w:val="none" w:sz="0" w:space="0" w:color="auto"/>
            <w:right w:val="none" w:sz="0" w:space="0" w:color="auto"/>
          </w:divBdr>
        </w:div>
        <w:div w:id="1769932323">
          <w:marLeft w:val="640"/>
          <w:marRight w:val="0"/>
          <w:marTop w:val="0"/>
          <w:marBottom w:val="0"/>
          <w:divBdr>
            <w:top w:val="none" w:sz="0" w:space="0" w:color="auto"/>
            <w:left w:val="none" w:sz="0" w:space="0" w:color="auto"/>
            <w:bottom w:val="none" w:sz="0" w:space="0" w:color="auto"/>
            <w:right w:val="none" w:sz="0" w:space="0" w:color="auto"/>
          </w:divBdr>
        </w:div>
        <w:div w:id="1682706921">
          <w:marLeft w:val="640"/>
          <w:marRight w:val="0"/>
          <w:marTop w:val="0"/>
          <w:marBottom w:val="0"/>
          <w:divBdr>
            <w:top w:val="none" w:sz="0" w:space="0" w:color="auto"/>
            <w:left w:val="none" w:sz="0" w:space="0" w:color="auto"/>
            <w:bottom w:val="none" w:sz="0" w:space="0" w:color="auto"/>
            <w:right w:val="none" w:sz="0" w:space="0" w:color="auto"/>
          </w:divBdr>
        </w:div>
        <w:div w:id="483475591">
          <w:marLeft w:val="640"/>
          <w:marRight w:val="0"/>
          <w:marTop w:val="0"/>
          <w:marBottom w:val="0"/>
          <w:divBdr>
            <w:top w:val="none" w:sz="0" w:space="0" w:color="auto"/>
            <w:left w:val="none" w:sz="0" w:space="0" w:color="auto"/>
            <w:bottom w:val="none" w:sz="0" w:space="0" w:color="auto"/>
            <w:right w:val="none" w:sz="0" w:space="0" w:color="auto"/>
          </w:divBdr>
        </w:div>
        <w:div w:id="54203243">
          <w:marLeft w:val="640"/>
          <w:marRight w:val="0"/>
          <w:marTop w:val="0"/>
          <w:marBottom w:val="0"/>
          <w:divBdr>
            <w:top w:val="none" w:sz="0" w:space="0" w:color="auto"/>
            <w:left w:val="none" w:sz="0" w:space="0" w:color="auto"/>
            <w:bottom w:val="none" w:sz="0" w:space="0" w:color="auto"/>
            <w:right w:val="none" w:sz="0" w:space="0" w:color="auto"/>
          </w:divBdr>
        </w:div>
        <w:div w:id="261957167">
          <w:marLeft w:val="640"/>
          <w:marRight w:val="0"/>
          <w:marTop w:val="0"/>
          <w:marBottom w:val="0"/>
          <w:divBdr>
            <w:top w:val="none" w:sz="0" w:space="0" w:color="auto"/>
            <w:left w:val="none" w:sz="0" w:space="0" w:color="auto"/>
            <w:bottom w:val="none" w:sz="0" w:space="0" w:color="auto"/>
            <w:right w:val="none" w:sz="0" w:space="0" w:color="auto"/>
          </w:divBdr>
        </w:div>
        <w:div w:id="1876194862">
          <w:marLeft w:val="640"/>
          <w:marRight w:val="0"/>
          <w:marTop w:val="0"/>
          <w:marBottom w:val="0"/>
          <w:divBdr>
            <w:top w:val="none" w:sz="0" w:space="0" w:color="auto"/>
            <w:left w:val="none" w:sz="0" w:space="0" w:color="auto"/>
            <w:bottom w:val="none" w:sz="0" w:space="0" w:color="auto"/>
            <w:right w:val="none" w:sz="0" w:space="0" w:color="auto"/>
          </w:divBdr>
        </w:div>
        <w:div w:id="1533297632">
          <w:marLeft w:val="640"/>
          <w:marRight w:val="0"/>
          <w:marTop w:val="0"/>
          <w:marBottom w:val="0"/>
          <w:divBdr>
            <w:top w:val="none" w:sz="0" w:space="0" w:color="auto"/>
            <w:left w:val="none" w:sz="0" w:space="0" w:color="auto"/>
            <w:bottom w:val="none" w:sz="0" w:space="0" w:color="auto"/>
            <w:right w:val="none" w:sz="0" w:space="0" w:color="auto"/>
          </w:divBdr>
        </w:div>
        <w:div w:id="356856461">
          <w:marLeft w:val="640"/>
          <w:marRight w:val="0"/>
          <w:marTop w:val="0"/>
          <w:marBottom w:val="0"/>
          <w:divBdr>
            <w:top w:val="none" w:sz="0" w:space="0" w:color="auto"/>
            <w:left w:val="none" w:sz="0" w:space="0" w:color="auto"/>
            <w:bottom w:val="none" w:sz="0" w:space="0" w:color="auto"/>
            <w:right w:val="none" w:sz="0" w:space="0" w:color="auto"/>
          </w:divBdr>
        </w:div>
        <w:div w:id="1379281402">
          <w:marLeft w:val="640"/>
          <w:marRight w:val="0"/>
          <w:marTop w:val="0"/>
          <w:marBottom w:val="0"/>
          <w:divBdr>
            <w:top w:val="none" w:sz="0" w:space="0" w:color="auto"/>
            <w:left w:val="none" w:sz="0" w:space="0" w:color="auto"/>
            <w:bottom w:val="none" w:sz="0" w:space="0" w:color="auto"/>
            <w:right w:val="none" w:sz="0" w:space="0" w:color="auto"/>
          </w:divBdr>
        </w:div>
        <w:div w:id="1776359797">
          <w:marLeft w:val="640"/>
          <w:marRight w:val="0"/>
          <w:marTop w:val="0"/>
          <w:marBottom w:val="0"/>
          <w:divBdr>
            <w:top w:val="none" w:sz="0" w:space="0" w:color="auto"/>
            <w:left w:val="none" w:sz="0" w:space="0" w:color="auto"/>
            <w:bottom w:val="none" w:sz="0" w:space="0" w:color="auto"/>
            <w:right w:val="none" w:sz="0" w:space="0" w:color="auto"/>
          </w:divBdr>
        </w:div>
      </w:divsChild>
    </w:div>
    <w:div w:id="882793220">
      <w:bodyDiv w:val="1"/>
      <w:marLeft w:val="0"/>
      <w:marRight w:val="0"/>
      <w:marTop w:val="0"/>
      <w:marBottom w:val="0"/>
      <w:divBdr>
        <w:top w:val="none" w:sz="0" w:space="0" w:color="auto"/>
        <w:left w:val="none" w:sz="0" w:space="0" w:color="auto"/>
        <w:bottom w:val="none" w:sz="0" w:space="0" w:color="auto"/>
        <w:right w:val="none" w:sz="0" w:space="0" w:color="auto"/>
      </w:divBdr>
      <w:divsChild>
        <w:div w:id="2111587472">
          <w:marLeft w:val="640"/>
          <w:marRight w:val="0"/>
          <w:marTop w:val="0"/>
          <w:marBottom w:val="0"/>
          <w:divBdr>
            <w:top w:val="none" w:sz="0" w:space="0" w:color="auto"/>
            <w:left w:val="none" w:sz="0" w:space="0" w:color="auto"/>
            <w:bottom w:val="none" w:sz="0" w:space="0" w:color="auto"/>
            <w:right w:val="none" w:sz="0" w:space="0" w:color="auto"/>
          </w:divBdr>
        </w:div>
        <w:div w:id="1973361358">
          <w:marLeft w:val="640"/>
          <w:marRight w:val="0"/>
          <w:marTop w:val="0"/>
          <w:marBottom w:val="0"/>
          <w:divBdr>
            <w:top w:val="none" w:sz="0" w:space="0" w:color="auto"/>
            <w:left w:val="none" w:sz="0" w:space="0" w:color="auto"/>
            <w:bottom w:val="none" w:sz="0" w:space="0" w:color="auto"/>
            <w:right w:val="none" w:sz="0" w:space="0" w:color="auto"/>
          </w:divBdr>
        </w:div>
        <w:div w:id="1408766692">
          <w:marLeft w:val="640"/>
          <w:marRight w:val="0"/>
          <w:marTop w:val="0"/>
          <w:marBottom w:val="0"/>
          <w:divBdr>
            <w:top w:val="none" w:sz="0" w:space="0" w:color="auto"/>
            <w:left w:val="none" w:sz="0" w:space="0" w:color="auto"/>
            <w:bottom w:val="none" w:sz="0" w:space="0" w:color="auto"/>
            <w:right w:val="none" w:sz="0" w:space="0" w:color="auto"/>
          </w:divBdr>
        </w:div>
        <w:div w:id="1107775524">
          <w:marLeft w:val="640"/>
          <w:marRight w:val="0"/>
          <w:marTop w:val="0"/>
          <w:marBottom w:val="0"/>
          <w:divBdr>
            <w:top w:val="none" w:sz="0" w:space="0" w:color="auto"/>
            <w:left w:val="none" w:sz="0" w:space="0" w:color="auto"/>
            <w:bottom w:val="none" w:sz="0" w:space="0" w:color="auto"/>
            <w:right w:val="none" w:sz="0" w:space="0" w:color="auto"/>
          </w:divBdr>
        </w:div>
        <w:div w:id="365906864">
          <w:marLeft w:val="640"/>
          <w:marRight w:val="0"/>
          <w:marTop w:val="0"/>
          <w:marBottom w:val="0"/>
          <w:divBdr>
            <w:top w:val="none" w:sz="0" w:space="0" w:color="auto"/>
            <w:left w:val="none" w:sz="0" w:space="0" w:color="auto"/>
            <w:bottom w:val="none" w:sz="0" w:space="0" w:color="auto"/>
            <w:right w:val="none" w:sz="0" w:space="0" w:color="auto"/>
          </w:divBdr>
        </w:div>
        <w:div w:id="1324241562">
          <w:marLeft w:val="640"/>
          <w:marRight w:val="0"/>
          <w:marTop w:val="0"/>
          <w:marBottom w:val="0"/>
          <w:divBdr>
            <w:top w:val="none" w:sz="0" w:space="0" w:color="auto"/>
            <w:left w:val="none" w:sz="0" w:space="0" w:color="auto"/>
            <w:bottom w:val="none" w:sz="0" w:space="0" w:color="auto"/>
            <w:right w:val="none" w:sz="0" w:space="0" w:color="auto"/>
          </w:divBdr>
        </w:div>
        <w:div w:id="1916282376">
          <w:marLeft w:val="640"/>
          <w:marRight w:val="0"/>
          <w:marTop w:val="0"/>
          <w:marBottom w:val="0"/>
          <w:divBdr>
            <w:top w:val="none" w:sz="0" w:space="0" w:color="auto"/>
            <w:left w:val="none" w:sz="0" w:space="0" w:color="auto"/>
            <w:bottom w:val="none" w:sz="0" w:space="0" w:color="auto"/>
            <w:right w:val="none" w:sz="0" w:space="0" w:color="auto"/>
          </w:divBdr>
        </w:div>
        <w:div w:id="460391601">
          <w:marLeft w:val="640"/>
          <w:marRight w:val="0"/>
          <w:marTop w:val="0"/>
          <w:marBottom w:val="0"/>
          <w:divBdr>
            <w:top w:val="none" w:sz="0" w:space="0" w:color="auto"/>
            <w:left w:val="none" w:sz="0" w:space="0" w:color="auto"/>
            <w:bottom w:val="none" w:sz="0" w:space="0" w:color="auto"/>
            <w:right w:val="none" w:sz="0" w:space="0" w:color="auto"/>
          </w:divBdr>
        </w:div>
        <w:div w:id="25569646">
          <w:marLeft w:val="640"/>
          <w:marRight w:val="0"/>
          <w:marTop w:val="0"/>
          <w:marBottom w:val="0"/>
          <w:divBdr>
            <w:top w:val="none" w:sz="0" w:space="0" w:color="auto"/>
            <w:left w:val="none" w:sz="0" w:space="0" w:color="auto"/>
            <w:bottom w:val="none" w:sz="0" w:space="0" w:color="auto"/>
            <w:right w:val="none" w:sz="0" w:space="0" w:color="auto"/>
          </w:divBdr>
        </w:div>
        <w:div w:id="77142022">
          <w:marLeft w:val="640"/>
          <w:marRight w:val="0"/>
          <w:marTop w:val="0"/>
          <w:marBottom w:val="0"/>
          <w:divBdr>
            <w:top w:val="none" w:sz="0" w:space="0" w:color="auto"/>
            <w:left w:val="none" w:sz="0" w:space="0" w:color="auto"/>
            <w:bottom w:val="none" w:sz="0" w:space="0" w:color="auto"/>
            <w:right w:val="none" w:sz="0" w:space="0" w:color="auto"/>
          </w:divBdr>
        </w:div>
        <w:div w:id="437453723">
          <w:marLeft w:val="640"/>
          <w:marRight w:val="0"/>
          <w:marTop w:val="0"/>
          <w:marBottom w:val="0"/>
          <w:divBdr>
            <w:top w:val="none" w:sz="0" w:space="0" w:color="auto"/>
            <w:left w:val="none" w:sz="0" w:space="0" w:color="auto"/>
            <w:bottom w:val="none" w:sz="0" w:space="0" w:color="auto"/>
            <w:right w:val="none" w:sz="0" w:space="0" w:color="auto"/>
          </w:divBdr>
        </w:div>
        <w:div w:id="1258053169">
          <w:marLeft w:val="640"/>
          <w:marRight w:val="0"/>
          <w:marTop w:val="0"/>
          <w:marBottom w:val="0"/>
          <w:divBdr>
            <w:top w:val="none" w:sz="0" w:space="0" w:color="auto"/>
            <w:left w:val="none" w:sz="0" w:space="0" w:color="auto"/>
            <w:bottom w:val="none" w:sz="0" w:space="0" w:color="auto"/>
            <w:right w:val="none" w:sz="0" w:space="0" w:color="auto"/>
          </w:divBdr>
        </w:div>
        <w:div w:id="254677803">
          <w:marLeft w:val="640"/>
          <w:marRight w:val="0"/>
          <w:marTop w:val="0"/>
          <w:marBottom w:val="0"/>
          <w:divBdr>
            <w:top w:val="none" w:sz="0" w:space="0" w:color="auto"/>
            <w:left w:val="none" w:sz="0" w:space="0" w:color="auto"/>
            <w:bottom w:val="none" w:sz="0" w:space="0" w:color="auto"/>
            <w:right w:val="none" w:sz="0" w:space="0" w:color="auto"/>
          </w:divBdr>
        </w:div>
        <w:div w:id="2001301632">
          <w:marLeft w:val="640"/>
          <w:marRight w:val="0"/>
          <w:marTop w:val="0"/>
          <w:marBottom w:val="0"/>
          <w:divBdr>
            <w:top w:val="none" w:sz="0" w:space="0" w:color="auto"/>
            <w:left w:val="none" w:sz="0" w:space="0" w:color="auto"/>
            <w:bottom w:val="none" w:sz="0" w:space="0" w:color="auto"/>
            <w:right w:val="none" w:sz="0" w:space="0" w:color="auto"/>
          </w:divBdr>
        </w:div>
        <w:div w:id="88548120">
          <w:marLeft w:val="640"/>
          <w:marRight w:val="0"/>
          <w:marTop w:val="0"/>
          <w:marBottom w:val="0"/>
          <w:divBdr>
            <w:top w:val="none" w:sz="0" w:space="0" w:color="auto"/>
            <w:left w:val="none" w:sz="0" w:space="0" w:color="auto"/>
            <w:bottom w:val="none" w:sz="0" w:space="0" w:color="auto"/>
            <w:right w:val="none" w:sz="0" w:space="0" w:color="auto"/>
          </w:divBdr>
        </w:div>
        <w:div w:id="1829320148">
          <w:marLeft w:val="640"/>
          <w:marRight w:val="0"/>
          <w:marTop w:val="0"/>
          <w:marBottom w:val="0"/>
          <w:divBdr>
            <w:top w:val="none" w:sz="0" w:space="0" w:color="auto"/>
            <w:left w:val="none" w:sz="0" w:space="0" w:color="auto"/>
            <w:bottom w:val="none" w:sz="0" w:space="0" w:color="auto"/>
            <w:right w:val="none" w:sz="0" w:space="0" w:color="auto"/>
          </w:divBdr>
        </w:div>
        <w:div w:id="289674656">
          <w:marLeft w:val="640"/>
          <w:marRight w:val="0"/>
          <w:marTop w:val="0"/>
          <w:marBottom w:val="0"/>
          <w:divBdr>
            <w:top w:val="none" w:sz="0" w:space="0" w:color="auto"/>
            <w:left w:val="none" w:sz="0" w:space="0" w:color="auto"/>
            <w:bottom w:val="none" w:sz="0" w:space="0" w:color="auto"/>
            <w:right w:val="none" w:sz="0" w:space="0" w:color="auto"/>
          </w:divBdr>
        </w:div>
        <w:div w:id="564608653">
          <w:marLeft w:val="640"/>
          <w:marRight w:val="0"/>
          <w:marTop w:val="0"/>
          <w:marBottom w:val="0"/>
          <w:divBdr>
            <w:top w:val="none" w:sz="0" w:space="0" w:color="auto"/>
            <w:left w:val="none" w:sz="0" w:space="0" w:color="auto"/>
            <w:bottom w:val="none" w:sz="0" w:space="0" w:color="auto"/>
            <w:right w:val="none" w:sz="0" w:space="0" w:color="auto"/>
          </w:divBdr>
        </w:div>
        <w:div w:id="989671690">
          <w:marLeft w:val="640"/>
          <w:marRight w:val="0"/>
          <w:marTop w:val="0"/>
          <w:marBottom w:val="0"/>
          <w:divBdr>
            <w:top w:val="none" w:sz="0" w:space="0" w:color="auto"/>
            <w:left w:val="none" w:sz="0" w:space="0" w:color="auto"/>
            <w:bottom w:val="none" w:sz="0" w:space="0" w:color="auto"/>
            <w:right w:val="none" w:sz="0" w:space="0" w:color="auto"/>
          </w:divBdr>
        </w:div>
        <w:div w:id="1366759051">
          <w:marLeft w:val="640"/>
          <w:marRight w:val="0"/>
          <w:marTop w:val="0"/>
          <w:marBottom w:val="0"/>
          <w:divBdr>
            <w:top w:val="none" w:sz="0" w:space="0" w:color="auto"/>
            <w:left w:val="none" w:sz="0" w:space="0" w:color="auto"/>
            <w:bottom w:val="none" w:sz="0" w:space="0" w:color="auto"/>
            <w:right w:val="none" w:sz="0" w:space="0" w:color="auto"/>
          </w:divBdr>
        </w:div>
        <w:div w:id="1353916770">
          <w:marLeft w:val="640"/>
          <w:marRight w:val="0"/>
          <w:marTop w:val="0"/>
          <w:marBottom w:val="0"/>
          <w:divBdr>
            <w:top w:val="none" w:sz="0" w:space="0" w:color="auto"/>
            <w:left w:val="none" w:sz="0" w:space="0" w:color="auto"/>
            <w:bottom w:val="none" w:sz="0" w:space="0" w:color="auto"/>
            <w:right w:val="none" w:sz="0" w:space="0" w:color="auto"/>
          </w:divBdr>
        </w:div>
        <w:div w:id="1202015676">
          <w:marLeft w:val="640"/>
          <w:marRight w:val="0"/>
          <w:marTop w:val="0"/>
          <w:marBottom w:val="0"/>
          <w:divBdr>
            <w:top w:val="none" w:sz="0" w:space="0" w:color="auto"/>
            <w:left w:val="none" w:sz="0" w:space="0" w:color="auto"/>
            <w:bottom w:val="none" w:sz="0" w:space="0" w:color="auto"/>
            <w:right w:val="none" w:sz="0" w:space="0" w:color="auto"/>
          </w:divBdr>
        </w:div>
        <w:div w:id="1244871196">
          <w:marLeft w:val="640"/>
          <w:marRight w:val="0"/>
          <w:marTop w:val="0"/>
          <w:marBottom w:val="0"/>
          <w:divBdr>
            <w:top w:val="none" w:sz="0" w:space="0" w:color="auto"/>
            <w:left w:val="none" w:sz="0" w:space="0" w:color="auto"/>
            <w:bottom w:val="none" w:sz="0" w:space="0" w:color="auto"/>
            <w:right w:val="none" w:sz="0" w:space="0" w:color="auto"/>
          </w:divBdr>
        </w:div>
        <w:div w:id="1307316008">
          <w:marLeft w:val="640"/>
          <w:marRight w:val="0"/>
          <w:marTop w:val="0"/>
          <w:marBottom w:val="0"/>
          <w:divBdr>
            <w:top w:val="none" w:sz="0" w:space="0" w:color="auto"/>
            <w:left w:val="none" w:sz="0" w:space="0" w:color="auto"/>
            <w:bottom w:val="none" w:sz="0" w:space="0" w:color="auto"/>
            <w:right w:val="none" w:sz="0" w:space="0" w:color="auto"/>
          </w:divBdr>
        </w:div>
        <w:div w:id="2020498067">
          <w:marLeft w:val="640"/>
          <w:marRight w:val="0"/>
          <w:marTop w:val="0"/>
          <w:marBottom w:val="0"/>
          <w:divBdr>
            <w:top w:val="none" w:sz="0" w:space="0" w:color="auto"/>
            <w:left w:val="none" w:sz="0" w:space="0" w:color="auto"/>
            <w:bottom w:val="none" w:sz="0" w:space="0" w:color="auto"/>
            <w:right w:val="none" w:sz="0" w:space="0" w:color="auto"/>
          </w:divBdr>
        </w:div>
        <w:div w:id="1778986654">
          <w:marLeft w:val="640"/>
          <w:marRight w:val="0"/>
          <w:marTop w:val="0"/>
          <w:marBottom w:val="0"/>
          <w:divBdr>
            <w:top w:val="none" w:sz="0" w:space="0" w:color="auto"/>
            <w:left w:val="none" w:sz="0" w:space="0" w:color="auto"/>
            <w:bottom w:val="none" w:sz="0" w:space="0" w:color="auto"/>
            <w:right w:val="none" w:sz="0" w:space="0" w:color="auto"/>
          </w:divBdr>
        </w:div>
        <w:div w:id="2093040605">
          <w:marLeft w:val="640"/>
          <w:marRight w:val="0"/>
          <w:marTop w:val="0"/>
          <w:marBottom w:val="0"/>
          <w:divBdr>
            <w:top w:val="none" w:sz="0" w:space="0" w:color="auto"/>
            <w:left w:val="none" w:sz="0" w:space="0" w:color="auto"/>
            <w:bottom w:val="none" w:sz="0" w:space="0" w:color="auto"/>
            <w:right w:val="none" w:sz="0" w:space="0" w:color="auto"/>
          </w:divBdr>
        </w:div>
        <w:div w:id="437409104">
          <w:marLeft w:val="640"/>
          <w:marRight w:val="0"/>
          <w:marTop w:val="0"/>
          <w:marBottom w:val="0"/>
          <w:divBdr>
            <w:top w:val="none" w:sz="0" w:space="0" w:color="auto"/>
            <w:left w:val="none" w:sz="0" w:space="0" w:color="auto"/>
            <w:bottom w:val="none" w:sz="0" w:space="0" w:color="auto"/>
            <w:right w:val="none" w:sz="0" w:space="0" w:color="auto"/>
          </w:divBdr>
        </w:div>
        <w:div w:id="2003045899">
          <w:marLeft w:val="640"/>
          <w:marRight w:val="0"/>
          <w:marTop w:val="0"/>
          <w:marBottom w:val="0"/>
          <w:divBdr>
            <w:top w:val="none" w:sz="0" w:space="0" w:color="auto"/>
            <w:left w:val="none" w:sz="0" w:space="0" w:color="auto"/>
            <w:bottom w:val="none" w:sz="0" w:space="0" w:color="auto"/>
            <w:right w:val="none" w:sz="0" w:space="0" w:color="auto"/>
          </w:divBdr>
        </w:div>
        <w:div w:id="1037238336">
          <w:marLeft w:val="640"/>
          <w:marRight w:val="0"/>
          <w:marTop w:val="0"/>
          <w:marBottom w:val="0"/>
          <w:divBdr>
            <w:top w:val="none" w:sz="0" w:space="0" w:color="auto"/>
            <w:left w:val="none" w:sz="0" w:space="0" w:color="auto"/>
            <w:bottom w:val="none" w:sz="0" w:space="0" w:color="auto"/>
            <w:right w:val="none" w:sz="0" w:space="0" w:color="auto"/>
          </w:divBdr>
        </w:div>
        <w:div w:id="223103449">
          <w:marLeft w:val="640"/>
          <w:marRight w:val="0"/>
          <w:marTop w:val="0"/>
          <w:marBottom w:val="0"/>
          <w:divBdr>
            <w:top w:val="none" w:sz="0" w:space="0" w:color="auto"/>
            <w:left w:val="none" w:sz="0" w:space="0" w:color="auto"/>
            <w:bottom w:val="none" w:sz="0" w:space="0" w:color="auto"/>
            <w:right w:val="none" w:sz="0" w:space="0" w:color="auto"/>
          </w:divBdr>
        </w:div>
        <w:div w:id="553277357">
          <w:marLeft w:val="640"/>
          <w:marRight w:val="0"/>
          <w:marTop w:val="0"/>
          <w:marBottom w:val="0"/>
          <w:divBdr>
            <w:top w:val="none" w:sz="0" w:space="0" w:color="auto"/>
            <w:left w:val="none" w:sz="0" w:space="0" w:color="auto"/>
            <w:bottom w:val="none" w:sz="0" w:space="0" w:color="auto"/>
            <w:right w:val="none" w:sz="0" w:space="0" w:color="auto"/>
          </w:divBdr>
        </w:div>
        <w:div w:id="616258124">
          <w:marLeft w:val="640"/>
          <w:marRight w:val="0"/>
          <w:marTop w:val="0"/>
          <w:marBottom w:val="0"/>
          <w:divBdr>
            <w:top w:val="none" w:sz="0" w:space="0" w:color="auto"/>
            <w:left w:val="none" w:sz="0" w:space="0" w:color="auto"/>
            <w:bottom w:val="none" w:sz="0" w:space="0" w:color="auto"/>
            <w:right w:val="none" w:sz="0" w:space="0" w:color="auto"/>
          </w:divBdr>
        </w:div>
        <w:div w:id="940142774">
          <w:marLeft w:val="640"/>
          <w:marRight w:val="0"/>
          <w:marTop w:val="0"/>
          <w:marBottom w:val="0"/>
          <w:divBdr>
            <w:top w:val="none" w:sz="0" w:space="0" w:color="auto"/>
            <w:left w:val="none" w:sz="0" w:space="0" w:color="auto"/>
            <w:bottom w:val="none" w:sz="0" w:space="0" w:color="auto"/>
            <w:right w:val="none" w:sz="0" w:space="0" w:color="auto"/>
          </w:divBdr>
        </w:div>
        <w:div w:id="800538765">
          <w:marLeft w:val="640"/>
          <w:marRight w:val="0"/>
          <w:marTop w:val="0"/>
          <w:marBottom w:val="0"/>
          <w:divBdr>
            <w:top w:val="none" w:sz="0" w:space="0" w:color="auto"/>
            <w:left w:val="none" w:sz="0" w:space="0" w:color="auto"/>
            <w:bottom w:val="none" w:sz="0" w:space="0" w:color="auto"/>
            <w:right w:val="none" w:sz="0" w:space="0" w:color="auto"/>
          </w:divBdr>
        </w:div>
        <w:div w:id="2000768074">
          <w:marLeft w:val="640"/>
          <w:marRight w:val="0"/>
          <w:marTop w:val="0"/>
          <w:marBottom w:val="0"/>
          <w:divBdr>
            <w:top w:val="none" w:sz="0" w:space="0" w:color="auto"/>
            <w:left w:val="none" w:sz="0" w:space="0" w:color="auto"/>
            <w:bottom w:val="none" w:sz="0" w:space="0" w:color="auto"/>
            <w:right w:val="none" w:sz="0" w:space="0" w:color="auto"/>
          </w:divBdr>
        </w:div>
        <w:div w:id="1528986521">
          <w:marLeft w:val="640"/>
          <w:marRight w:val="0"/>
          <w:marTop w:val="0"/>
          <w:marBottom w:val="0"/>
          <w:divBdr>
            <w:top w:val="none" w:sz="0" w:space="0" w:color="auto"/>
            <w:left w:val="none" w:sz="0" w:space="0" w:color="auto"/>
            <w:bottom w:val="none" w:sz="0" w:space="0" w:color="auto"/>
            <w:right w:val="none" w:sz="0" w:space="0" w:color="auto"/>
          </w:divBdr>
        </w:div>
        <w:div w:id="1513379732">
          <w:marLeft w:val="640"/>
          <w:marRight w:val="0"/>
          <w:marTop w:val="0"/>
          <w:marBottom w:val="0"/>
          <w:divBdr>
            <w:top w:val="none" w:sz="0" w:space="0" w:color="auto"/>
            <w:left w:val="none" w:sz="0" w:space="0" w:color="auto"/>
            <w:bottom w:val="none" w:sz="0" w:space="0" w:color="auto"/>
            <w:right w:val="none" w:sz="0" w:space="0" w:color="auto"/>
          </w:divBdr>
        </w:div>
        <w:div w:id="1958684610">
          <w:marLeft w:val="640"/>
          <w:marRight w:val="0"/>
          <w:marTop w:val="0"/>
          <w:marBottom w:val="0"/>
          <w:divBdr>
            <w:top w:val="none" w:sz="0" w:space="0" w:color="auto"/>
            <w:left w:val="none" w:sz="0" w:space="0" w:color="auto"/>
            <w:bottom w:val="none" w:sz="0" w:space="0" w:color="auto"/>
            <w:right w:val="none" w:sz="0" w:space="0" w:color="auto"/>
          </w:divBdr>
        </w:div>
        <w:div w:id="1308512417">
          <w:marLeft w:val="640"/>
          <w:marRight w:val="0"/>
          <w:marTop w:val="0"/>
          <w:marBottom w:val="0"/>
          <w:divBdr>
            <w:top w:val="none" w:sz="0" w:space="0" w:color="auto"/>
            <w:left w:val="none" w:sz="0" w:space="0" w:color="auto"/>
            <w:bottom w:val="none" w:sz="0" w:space="0" w:color="auto"/>
            <w:right w:val="none" w:sz="0" w:space="0" w:color="auto"/>
          </w:divBdr>
        </w:div>
        <w:div w:id="1350257332">
          <w:marLeft w:val="640"/>
          <w:marRight w:val="0"/>
          <w:marTop w:val="0"/>
          <w:marBottom w:val="0"/>
          <w:divBdr>
            <w:top w:val="none" w:sz="0" w:space="0" w:color="auto"/>
            <w:left w:val="none" w:sz="0" w:space="0" w:color="auto"/>
            <w:bottom w:val="none" w:sz="0" w:space="0" w:color="auto"/>
            <w:right w:val="none" w:sz="0" w:space="0" w:color="auto"/>
          </w:divBdr>
        </w:div>
        <w:div w:id="16977666">
          <w:marLeft w:val="640"/>
          <w:marRight w:val="0"/>
          <w:marTop w:val="0"/>
          <w:marBottom w:val="0"/>
          <w:divBdr>
            <w:top w:val="none" w:sz="0" w:space="0" w:color="auto"/>
            <w:left w:val="none" w:sz="0" w:space="0" w:color="auto"/>
            <w:bottom w:val="none" w:sz="0" w:space="0" w:color="auto"/>
            <w:right w:val="none" w:sz="0" w:space="0" w:color="auto"/>
          </w:divBdr>
        </w:div>
        <w:div w:id="1172796340">
          <w:marLeft w:val="640"/>
          <w:marRight w:val="0"/>
          <w:marTop w:val="0"/>
          <w:marBottom w:val="0"/>
          <w:divBdr>
            <w:top w:val="none" w:sz="0" w:space="0" w:color="auto"/>
            <w:left w:val="none" w:sz="0" w:space="0" w:color="auto"/>
            <w:bottom w:val="none" w:sz="0" w:space="0" w:color="auto"/>
            <w:right w:val="none" w:sz="0" w:space="0" w:color="auto"/>
          </w:divBdr>
        </w:div>
        <w:div w:id="1694380695">
          <w:marLeft w:val="640"/>
          <w:marRight w:val="0"/>
          <w:marTop w:val="0"/>
          <w:marBottom w:val="0"/>
          <w:divBdr>
            <w:top w:val="none" w:sz="0" w:space="0" w:color="auto"/>
            <w:left w:val="none" w:sz="0" w:space="0" w:color="auto"/>
            <w:bottom w:val="none" w:sz="0" w:space="0" w:color="auto"/>
            <w:right w:val="none" w:sz="0" w:space="0" w:color="auto"/>
          </w:divBdr>
        </w:div>
        <w:div w:id="1949963958">
          <w:marLeft w:val="640"/>
          <w:marRight w:val="0"/>
          <w:marTop w:val="0"/>
          <w:marBottom w:val="0"/>
          <w:divBdr>
            <w:top w:val="none" w:sz="0" w:space="0" w:color="auto"/>
            <w:left w:val="none" w:sz="0" w:space="0" w:color="auto"/>
            <w:bottom w:val="none" w:sz="0" w:space="0" w:color="auto"/>
            <w:right w:val="none" w:sz="0" w:space="0" w:color="auto"/>
          </w:divBdr>
        </w:div>
        <w:div w:id="1598442356">
          <w:marLeft w:val="640"/>
          <w:marRight w:val="0"/>
          <w:marTop w:val="0"/>
          <w:marBottom w:val="0"/>
          <w:divBdr>
            <w:top w:val="none" w:sz="0" w:space="0" w:color="auto"/>
            <w:left w:val="none" w:sz="0" w:space="0" w:color="auto"/>
            <w:bottom w:val="none" w:sz="0" w:space="0" w:color="auto"/>
            <w:right w:val="none" w:sz="0" w:space="0" w:color="auto"/>
          </w:divBdr>
        </w:div>
        <w:div w:id="1075862255">
          <w:marLeft w:val="640"/>
          <w:marRight w:val="0"/>
          <w:marTop w:val="0"/>
          <w:marBottom w:val="0"/>
          <w:divBdr>
            <w:top w:val="none" w:sz="0" w:space="0" w:color="auto"/>
            <w:left w:val="none" w:sz="0" w:space="0" w:color="auto"/>
            <w:bottom w:val="none" w:sz="0" w:space="0" w:color="auto"/>
            <w:right w:val="none" w:sz="0" w:space="0" w:color="auto"/>
          </w:divBdr>
        </w:div>
        <w:div w:id="619916951">
          <w:marLeft w:val="640"/>
          <w:marRight w:val="0"/>
          <w:marTop w:val="0"/>
          <w:marBottom w:val="0"/>
          <w:divBdr>
            <w:top w:val="none" w:sz="0" w:space="0" w:color="auto"/>
            <w:left w:val="none" w:sz="0" w:space="0" w:color="auto"/>
            <w:bottom w:val="none" w:sz="0" w:space="0" w:color="auto"/>
            <w:right w:val="none" w:sz="0" w:space="0" w:color="auto"/>
          </w:divBdr>
        </w:div>
        <w:div w:id="1672098701">
          <w:marLeft w:val="640"/>
          <w:marRight w:val="0"/>
          <w:marTop w:val="0"/>
          <w:marBottom w:val="0"/>
          <w:divBdr>
            <w:top w:val="none" w:sz="0" w:space="0" w:color="auto"/>
            <w:left w:val="none" w:sz="0" w:space="0" w:color="auto"/>
            <w:bottom w:val="none" w:sz="0" w:space="0" w:color="auto"/>
            <w:right w:val="none" w:sz="0" w:space="0" w:color="auto"/>
          </w:divBdr>
        </w:div>
        <w:div w:id="1324118718">
          <w:marLeft w:val="640"/>
          <w:marRight w:val="0"/>
          <w:marTop w:val="0"/>
          <w:marBottom w:val="0"/>
          <w:divBdr>
            <w:top w:val="none" w:sz="0" w:space="0" w:color="auto"/>
            <w:left w:val="none" w:sz="0" w:space="0" w:color="auto"/>
            <w:bottom w:val="none" w:sz="0" w:space="0" w:color="auto"/>
            <w:right w:val="none" w:sz="0" w:space="0" w:color="auto"/>
          </w:divBdr>
        </w:div>
        <w:div w:id="178198029">
          <w:marLeft w:val="640"/>
          <w:marRight w:val="0"/>
          <w:marTop w:val="0"/>
          <w:marBottom w:val="0"/>
          <w:divBdr>
            <w:top w:val="none" w:sz="0" w:space="0" w:color="auto"/>
            <w:left w:val="none" w:sz="0" w:space="0" w:color="auto"/>
            <w:bottom w:val="none" w:sz="0" w:space="0" w:color="auto"/>
            <w:right w:val="none" w:sz="0" w:space="0" w:color="auto"/>
          </w:divBdr>
        </w:div>
        <w:div w:id="2010672161">
          <w:marLeft w:val="640"/>
          <w:marRight w:val="0"/>
          <w:marTop w:val="0"/>
          <w:marBottom w:val="0"/>
          <w:divBdr>
            <w:top w:val="none" w:sz="0" w:space="0" w:color="auto"/>
            <w:left w:val="none" w:sz="0" w:space="0" w:color="auto"/>
            <w:bottom w:val="none" w:sz="0" w:space="0" w:color="auto"/>
            <w:right w:val="none" w:sz="0" w:space="0" w:color="auto"/>
          </w:divBdr>
        </w:div>
        <w:div w:id="1395276025">
          <w:marLeft w:val="640"/>
          <w:marRight w:val="0"/>
          <w:marTop w:val="0"/>
          <w:marBottom w:val="0"/>
          <w:divBdr>
            <w:top w:val="none" w:sz="0" w:space="0" w:color="auto"/>
            <w:left w:val="none" w:sz="0" w:space="0" w:color="auto"/>
            <w:bottom w:val="none" w:sz="0" w:space="0" w:color="auto"/>
            <w:right w:val="none" w:sz="0" w:space="0" w:color="auto"/>
          </w:divBdr>
        </w:div>
        <w:div w:id="887230657">
          <w:marLeft w:val="640"/>
          <w:marRight w:val="0"/>
          <w:marTop w:val="0"/>
          <w:marBottom w:val="0"/>
          <w:divBdr>
            <w:top w:val="none" w:sz="0" w:space="0" w:color="auto"/>
            <w:left w:val="none" w:sz="0" w:space="0" w:color="auto"/>
            <w:bottom w:val="none" w:sz="0" w:space="0" w:color="auto"/>
            <w:right w:val="none" w:sz="0" w:space="0" w:color="auto"/>
          </w:divBdr>
        </w:div>
        <w:div w:id="1007177988">
          <w:marLeft w:val="640"/>
          <w:marRight w:val="0"/>
          <w:marTop w:val="0"/>
          <w:marBottom w:val="0"/>
          <w:divBdr>
            <w:top w:val="none" w:sz="0" w:space="0" w:color="auto"/>
            <w:left w:val="none" w:sz="0" w:space="0" w:color="auto"/>
            <w:bottom w:val="none" w:sz="0" w:space="0" w:color="auto"/>
            <w:right w:val="none" w:sz="0" w:space="0" w:color="auto"/>
          </w:divBdr>
        </w:div>
        <w:div w:id="899437052">
          <w:marLeft w:val="640"/>
          <w:marRight w:val="0"/>
          <w:marTop w:val="0"/>
          <w:marBottom w:val="0"/>
          <w:divBdr>
            <w:top w:val="none" w:sz="0" w:space="0" w:color="auto"/>
            <w:left w:val="none" w:sz="0" w:space="0" w:color="auto"/>
            <w:bottom w:val="none" w:sz="0" w:space="0" w:color="auto"/>
            <w:right w:val="none" w:sz="0" w:space="0" w:color="auto"/>
          </w:divBdr>
        </w:div>
        <w:div w:id="1482843880">
          <w:marLeft w:val="640"/>
          <w:marRight w:val="0"/>
          <w:marTop w:val="0"/>
          <w:marBottom w:val="0"/>
          <w:divBdr>
            <w:top w:val="none" w:sz="0" w:space="0" w:color="auto"/>
            <w:left w:val="none" w:sz="0" w:space="0" w:color="auto"/>
            <w:bottom w:val="none" w:sz="0" w:space="0" w:color="auto"/>
            <w:right w:val="none" w:sz="0" w:space="0" w:color="auto"/>
          </w:divBdr>
        </w:div>
        <w:div w:id="1785417084">
          <w:marLeft w:val="640"/>
          <w:marRight w:val="0"/>
          <w:marTop w:val="0"/>
          <w:marBottom w:val="0"/>
          <w:divBdr>
            <w:top w:val="none" w:sz="0" w:space="0" w:color="auto"/>
            <w:left w:val="none" w:sz="0" w:space="0" w:color="auto"/>
            <w:bottom w:val="none" w:sz="0" w:space="0" w:color="auto"/>
            <w:right w:val="none" w:sz="0" w:space="0" w:color="auto"/>
          </w:divBdr>
        </w:div>
      </w:divsChild>
    </w:div>
    <w:div w:id="903757239">
      <w:bodyDiv w:val="1"/>
      <w:marLeft w:val="0"/>
      <w:marRight w:val="0"/>
      <w:marTop w:val="0"/>
      <w:marBottom w:val="0"/>
      <w:divBdr>
        <w:top w:val="none" w:sz="0" w:space="0" w:color="auto"/>
        <w:left w:val="none" w:sz="0" w:space="0" w:color="auto"/>
        <w:bottom w:val="none" w:sz="0" w:space="0" w:color="auto"/>
        <w:right w:val="none" w:sz="0" w:space="0" w:color="auto"/>
      </w:divBdr>
      <w:divsChild>
        <w:div w:id="910774293">
          <w:marLeft w:val="640"/>
          <w:marRight w:val="0"/>
          <w:marTop w:val="0"/>
          <w:marBottom w:val="0"/>
          <w:divBdr>
            <w:top w:val="none" w:sz="0" w:space="0" w:color="auto"/>
            <w:left w:val="none" w:sz="0" w:space="0" w:color="auto"/>
            <w:bottom w:val="none" w:sz="0" w:space="0" w:color="auto"/>
            <w:right w:val="none" w:sz="0" w:space="0" w:color="auto"/>
          </w:divBdr>
        </w:div>
        <w:div w:id="1736660865">
          <w:marLeft w:val="640"/>
          <w:marRight w:val="0"/>
          <w:marTop w:val="0"/>
          <w:marBottom w:val="0"/>
          <w:divBdr>
            <w:top w:val="none" w:sz="0" w:space="0" w:color="auto"/>
            <w:left w:val="none" w:sz="0" w:space="0" w:color="auto"/>
            <w:bottom w:val="none" w:sz="0" w:space="0" w:color="auto"/>
            <w:right w:val="none" w:sz="0" w:space="0" w:color="auto"/>
          </w:divBdr>
        </w:div>
        <w:div w:id="113520414">
          <w:marLeft w:val="640"/>
          <w:marRight w:val="0"/>
          <w:marTop w:val="0"/>
          <w:marBottom w:val="0"/>
          <w:divBdr>
            <w:top w:val="none" w:sz="0" w:space="0" w:color="auto"/>
            <w:left w:val="none" w:sz="0" w:space="0" w:color="auto"/>
            <w:bottom w:val="none" w:sz="0" w:space="0" w:color="auto"/>
            <w:right w:val="none" w:sz="0" w:space="0" w:color="auto"/>
          </w:divBdr>
        </w:div>
        <w:div w:id="712968113">
          <w:marLeft w:val="640"/>
          <w:marRight w:val="0"/>
          <w:marTop w:val="0"/>
          <w:marBottom w:val="0"/>
          <w:divBdr>
            <w:top w:val="none" w:sz="0" w:space="0" w:color="auto"/>
            <w:left w:val="none" w:sz="0" w:space="0" w:color="auto"/>
            <w:bottom w:val="none" w:sz="0" w:space="0" w:color="auto"/>
            <w:right w:val="none" w:sz="0" w:space="0" w:color="auto"/>
          </w:divBdr>
        </w:div>
        <w:div w:id="332608479">
          <w:marLeft w:val="640"/>
          <w:marRight w:val="0"/>
          <w:marTop w:val="0"/>
          <w:marBottom w:val="0"/>
          <w:divBdr>
            <w:top w:val="none" w:sz="0" w:space="0" w:color="auto"/>
            <w:left w:val="none" w:sz="0" w:space="0" w:color="auto"/>
            <w:bottom w:val="none" w:sz="0" w:space="0" w:color="auto"/>
            <w:right w:val="none" w:sz="0" w:space="0" w:color="auto"/>
          </w:divBdr>
        </w:div>
        <w:div w:id="476608563">
          <w:marLeft w:val="640"/>
          <w:marRight w:val="0"/>
          <w:marTop w:val="0"/>
          <w:marBottom w:val="0"/>
          <w:divBdr>
            <w:top w:val="none" w:sz="0" w:space="0" w:color="auto"/>
            <w:left w:val="none" w:sz="0" w:space="0" w:color="auto"/>
            <w:bottom w:val="none" w:sz="0" w:space="0" w:color="auto"/>
            <w:right w:val="none" w:sz="0" w:space="0" w:color="auto"/>
          </w:divBdr>
        </w:div>
        <w:div w:id="1821266499">
          <w:marLeft w:val="640"/>
          <w:marRight w:val="0"/>
          <w:marTop w:val="0"/>
          <w:marBottom w:val="0"/>
          <w:divBdr>
            <w:top w:val="none" w:sz="0" w:space="0" w:color="auto"/>
            <w:left w:val="none" w:sz="0" w:space="0" w:color="auto"/>
            <w:bottom w:val="none" w:sz="0" w:space="0" w:color="auto"/>
            <w:right w:val="none" w:sz="0" w:space="0" w:color="auto"/>
          </w:divBdr>
        </w:div>
        <w:div w:id="2075278328">
          <w:marLeft w:val="640"/>
          <w:marRight w:val="0"/>
          <w:marTop w:val="0"/>
          <w:marBottom w:val="0"/>
          <w:divBdr>
            <w:top w:val="none" w:sz="0" w:space="0" w:color="auto"/>
            <w:left w:val="none" w:sz="0" w:space="0" w:color="auto"/>
            <w:bottom w:val="none" w:sz="0" w:space="0" w:color="auto"/>
            <w:right w:val="none" w:sz="0" w:space="0" w:color="auto"/>
          </w:divBdr>
        </w:div>
        <w:div w:id="625042931">
          <w:marLeft w:val="640"/>
          <w:marRight w:val="0"/>
          <w:marTop w:val="0"/>
          <w:marBottom w:val="0"/>
          <w:divBdr>
            <w:top w:val="none" w:sz="0" w:space="0" w:color="auto"/>
            <w:left w:val="none" w:sz="0" w:space="0" w:color="auto"/>
            <w:bottom w:val="none" w:sz="0" w:space="0" w:color="auto"/>
            <w:right w:val="none" w:sz="0" w:space="0" w:color="auto"/>
          </w:divBdr>
        </w:div>
        <w:div w:id="1126660442">
          <w:marLeft w:val="640"/>
          <w:marRight w:val="0"/>
          <w:marTop w:val="0"/>
          <w:marBottom w:val="0"/>
          <w:divBdr>
            <w:top w:val="none" w:sz="0" w:space="0" w:color="auto"/>
            <w:left w:val="none" w:sz="0" w:space="0" w:color="auto"/>
            <w:bottom w:val="none" w:sz="0" w:space="0" w:color="auto"/>
            <w:right w:val="none" w:sz="0" w:space="0" w:color="auto"/>
          </w:divBdr>
        </w:div>
        <w:div w:id="406659543">
          <w:marLeft w:val="640"/>
          <w:marRight w:val="0"/>
          <w:marTop w:val="0"/>
          <w:marBottom w:val="0"/>
          <w:divBdr>
            <w:top w:val="none" w:sz="0" w:space="0" w:color="auto"/>
            <w:left w:val="none" w:sz="0" w:space="0" w:color="auto"/>
            <w:bottom w:val="none" w:sz="0" w:space="0" w:color="auto"/>
            <w:right w:val="none" w:sz="0" w:space="0" w:color="auto"/>
          </w:divBdr>
        </w:div>
        <w:div w:id="1227061090">
          <w:marLeft w:val="640"/>
          <w:marRight w:val="0"/>
          <w:marTop w:val="0"/>
          <w:marBottom w:val="0"/>
          <w:divBdr>
            <w:top w:val="none" w:sz="0" w:space="0" w:color="auto"/>
            <w:left w:val="none" w:sz="0" w:space="0" w:color="auto"/>
            <w:bottom w:val="none" w:sz="0" w:space="0" w:color="auto"/>
            <w:right w:val="none" w:sz="0" w:space="0" w:color="auto"/>
          </w:divBdr>
        </w:div>
        <w:div w:id="251814706">
          <w:marLeft w:val="640"/>
          <w:marRight w:val="0"/>
          <w:marTop w:val="0"/>
          <w:marBottom w:val="0"/>
          <w:divBdr>
            <w:top w:val="none" w:sz="0" w:space="0" w:color="auto"/>
            <w:left w:val="none" w:sz="0" w:space="0" w:color="auto"/>
            <w:bottom w:val="none" w:sz="0" w:space="0" w:color="auto"/>
            <w:right w:val="none" w:sz="0" w:space="0" w:color="auto"/>
          </w:divBdr>
        </w:div>
        <w:div w:id="497499508">
          <w:marLeft w:val="640"/>
          <w:marRight w:val="0"/>
          <w:marTop w:val="0"/>
          <w:marBottom w:val="0"/>
          <w:divBdr>
            <w:top w:val="none" w:sz="0" w:space="0" w:color="auto"/>
            <w:left w:val="none" w:sz="0" w:space="0" w:color="auto"/>
            <w:bottom w:val="none" w:sz="0" w:space="0" w:color="auto"/>
            <w:right w:val="none" w:sz="0" w:space="0" w:color="auto"/>
          </w:divBdr>
        </w:div>
        <w:div w:id="622151261">
          <w:marLeft w:val="640"/>
          <w:marRight w:val="0"/>
          <w:marTop w:val="0"/>
          <w:marBottom w:val="0"/>
          <w:divBdr>
            <w:top w:val="none" w:sz="0" w:space="0" w:color="auto"/>
            <w:left w:val="none" w:sz="0" w:space="0" w:color="auto"/>
            <w:bottom w:val="none" w:sz="0" w:space="0" w:color="auto"/>
            <w:right w:val="none" w:sz="0" w:space="0" w:color="auto"/>
          </w:divBdr>
        </w:div>
        <w:div w:id="34236907">
          <w:marLeft w:val="640"/>
          <w:marRight w:val="0"/>
          <w:marTop w:val="0"/>
          <w:marBottom w:val="0"/>
          <w:divBdr>
            <w:top w:val="none" w:sz="0" w:space="0" w:color="auto"/>
            <w:left w:val="none" w:sz="0" w:space="0" w:color="auto"/>
            <w:bottom w:val="none" w:sz="0" w:space="0" w:color="auto"/>
            <w:right w:val="none" w:sz="0" w:space="0" w:color="auto"/>
          </w:divBdr>
        </w:div>
        <w:div w:id="73286331">
          <w:marLeft w:val="640"/>
          <w:marRight w:val="0"/>
          <w:marTop w:val="0"/>
          <w:marBottom w:val="0"/>
          <w:divBdr>
            <w:top w:val="none" w:sz="0" w:space="0" w:color="auto"/>
            <w:left w:val="none" w:sz="0" w:space="0" w:color="auto"/>
            <w:bottom w:val="none" w:sz="0" w:space="0" w:color="auto"/>
            <w:right w:val="none" w:sz="0" w:space="0" w:color="auto"/>
          </w:divBdr>
        </w:div>
        <w:div w:id="646133879">
          <w:marLeft w:val="640"/>
          <w:marRight w:val="0"/>
          <w:marTop w:val="0"/>
          <w:marBottom w:val="0"/>
          <w:divBdr>
            <w:top w:val="none" w:sz="0" w:space="0" w:color="auto"/>
            <w:left w:val="none" w:sz="0" w:space="0" w:color="auto"/>
            <w:bottom w:val="none" w:sz="0" w:space="0" w:color="auto"/>
            <w:right w:val="none" w:sz="0" w:space="0" w:color="auto"/>
          </w:divBdr>
        </w:div>
        <w:div w:id="1141197183">
          <w:marLeft w:val="640"/>
          <w:marRight w:val="0"/>
          <w:marTop w:val="0"/>
          <w:marBottom w:val="0"/>
          <w:divBdr>
            <w:top w:val="none" w:sz="0" w:space="0" w:color="auto"/>
            <w:left w:val="none" w:sz="0" w:space="0" w:color="auto"/>
            <w:bottom w:val="none" w:sz="0" w:space="0" w:color="auto"/>
            <w:right w:val="none" w:sz="0" w:space="0" w:color="auto"/>
          </w:divBdr>
        </w:div>
        <w:div w:id="1019089878">
          <w:marLeft w:val="640"/>
          <w:marRight w:val="0"/>
          <w:marTop w:val="0"/>
          <w:marBottom w:val="0"/>
          <w:divBdr>
            <w:top w:val="none" w:sz="0" w:space="0" w:color="auto"/>
            <w:left w:val="none" w:sz="0" w:space="0" w:color="auto"/>
            <w:bottom w:val="none" w:sz="0" w:space="0" w:color="auto"/>
            <w:right w:val="none" w:sz="0" w:space="0" w:color="auto"/>
          </w:divBdr>
        </w:div>
        <w:div w:id="2059086505">
          <w:marLeft w:val="640"/>
          <w:marRight w:val="0"/>
          <w:marTop w:val="0"/>
          <w:marBottom w:val="0"/>
          <w:divBdr>
            <w:top w:val="none" w:sz="0" w:space="0" w:color="auto"/>
            <w:left w:val="none" w:sz="0" w:space="0" w:color="auto"/>
            <w:bottom w:val="none" w:sz="0" w:space="0" w:color="auto"/>
            <w:right w:val="none" w:sz="0" w:space="0" w:color="auto"/>
          </w:divBdr>
        </w:div>
        <w:div w:id="873225537">
          <w:marLeft w:val="640"/>
          <w:marRight w:val="0"/>
          <w:marTop w:val="0"/>
          <w:marBottom w:val="0"/>
          <w:divBdr>
            <w:top w:val="none" w:sz="0" w:space="0" w:color="auto"/>
            <w:left w:val="none" w:sz="0" w:space="0" w:color="auto"/>
            <w:bottom w:val="none" w:sz="0" w:space="0" w:color="auto"/>
            <w:right w:val="none" w:sz="0" w:space="0" w:color="auto"/>
          </w:divBdr>
        </w:div>
        <w:div w:id="527717124">
          <w:marLeft w:val="640"/>
          <w:marRight w:val="0"/>
          <w:marTop w:val="0"/>
          <w:marBottom w:val="0"/>
          <w:divBdr>
            <w:top w:val="none" w:sz="0" w:space="0" w:color="auto"/>
            <w:left w:val="none" w:sz="0" w:space="0" w:color="auto"/>
            <w:bottom w:val="none" w:sz="0" w:space="0" w:color="auto"/>
            <w:right w:val="none" w:sz="0" w:space="0" w:color="auto"/>
          </w:divBdr>
        </w:div>
        <w:div w:id="1489633350">
          <w:marLeft w:val="640"/>
          <w:marRight w:val="0"/>
          <w:marTop w:val="0"/>
          <w:marBottom w:val="0"/>
          <w:divBdr>
            <w:top w:val="none" w:sz="0" w:space="0" w:color="auto"/>
            <w:left w:val="none" w:sz="0" w:space="0" w:color="auto"/>
            <w:bottom w:val="none" w:sz="0" w:space="0" w:color="auto"/>
            <w:right w:val="none" w:sz="0" w:space="0" w:color="auto"/>
          </w:divBdr>
        </w:div>
        <w:div w:id="16321754">
          <w:marLeft w:val="640"/>
          <w:marRight w:val="0"/>
          <w:marTop w:val="0"/>
          <w:marBottom w:val="0"/>
          <w:divBdr>
            <w:top w:val="none" w:sz="0" w:space="0" w:color="auto"/>
            <w:left w:val="none" w:sz="0" w:space="0" w:color="auto"/>
            <w:bottom w:val="none" w:sz="0" w:space="0" w:color="auto"/>
            <w:right w:val="none" w:sz="0" w:space="0" w:color="auto"/>
          </w:divBdr>
        </w:div>
        <w:div w:id="511770813">
          <w:marLeft w:val="640"/>
          <w:marRight w:val="0"/>
          <w:marTop w:val="0"/>
          <w:marBottom w:val="0"/>
          <w:divBdr>
            <w:top w:val="none" w:sz="0" w:space="0" w:color="auto"/>
            <w:left w:val="none" w:sz="0" w:space="0" w:color="auto"/>
            <w:bottom w:val="none" w:sz="0" w:space="0" w:color="auto"/>
            <w:right w:val="none" w:sz="0" w:space="0" w:color="auto"/>
          </w:divBdr>
        </w:div>
        <w:div w:id="1322927135">
          <w:marLeft w:val="640"/>
          <w:marRight w:val="0"/>
          <w:marTop w:val="0"/>
          <w:marBottom w:val="0"/>
          <w:divBdr>
            <w:top w:val="none" w:sz="0" w:space="0" w:color="auto"/>
            <w:left w:val="none" w:sz="0" w:space="0" w:color="auto"/>
            <w:bottom w:val="none" w:sz="0" w:space="0" w:color="auto"/>
            <w:right w:val="none" w:sz="0" w:space="0" w:color="auto"/>
          </w:divBdr>
        </w:div>
        <w:div w:id="81805353">
          <w:marLeft w:val="640"/>
          <w:marRight w:val="0"/>
          <w:marTop w:val="0"/>
          <w:marBottom w:val="0"/>
          <w:divBdr>
            <w:top w:val="none" w:sz="0" w:space="0" w:color="auto"/>
            <w:left w:val="none" w:sz="0" w:space="0" w:color="auto"/>
            <w:bottom w:val="none" w:sz="0" w:space="0" w:color="auto"/>
            <w:right w:val="none" w:sz="0" w:space="0" w:color="auto"/>
          </w:divBdr>
        </w:div>
        <w:div w:id="2043482504">
          <w:marLeft w:val="640"/>
          <w:marRight w:val="0"/>
          <w:marTop w:val="0"/>
          <w:marBottom w:val="0"/>
          <w:divBdr>
            <w:top w:val="none" w:sz="0" w:space="0" w:color="auto"/>
            <w:left w:val="none" w:sz="0" w:space="0" w:color="auto"/>
            <w:bottom w:val="none" w:sz="0" w:space="0" w:color="auto"/>
            <w:right w:val="none" w:sz="0" w:space="0" w:color="auto"/>
          </w:divBdr>
        </w:div>
        <w:div w:id="659384149">
          <w:marLeft w:val="640"/>
          <w:marRight w:val="0"/>
          <w:marTop w:val="0"/>
          <w:marBottom w:val="0"/>
          <w:divBdr>
            <w:top w:val="none" w:sz="0" w:space="0" w:color="auto"/>
            <w:left w:val="none" w:sz="0" w:space="0" w:color="auto"/>
            <w:bottom w:val="none" w:sz="0" w:space="0" w:color="auto"/>
            <w:right w:val="none" w:sz="0" w:space="0" w:color="auto"/>
          </w:divBdr>
        </w:div>
        <w:div w:id="1485512995">
          <w:marLeft w:val="640"/>
          <w:marRight w:val="0"/>
          <w:marTop w:val="0"/>
          <w:marBottom w:val="0"/>
          <w:divBdr>
            <w:top w:val="none" w:sz="0" w:space="0" w:color="auto"/>
            <w:left w:val="none" w:sz="0" w:space="0" w:color="auto"/>
            <w:bottom w:val="none" w:sz="0" w:space="0" w:color="auto"/>
            <w:right w:val="none" w:sz="0" w:space="0" w:color="auto"/>
          </w:divBdr>
        </w:div>
        <w:div w:id="1513446006">
          <w:marLeft w:val="640"/>
          <w:marRight w:val="0"/>
          <w:marTop w:val="0"/>
          <w:marBottom w:val="0"/>
          <w:divBdr>
            <w:top w:val="none" w:sz="0" w:space="0" w:color="auto"/>
            <w:left w:val="none" w:sz="0" w:space="0" w:color="auto"/>
            <w:bottom w:val="none" w:sz="0" w:space="0" w:color="auto"/>
            <w:right w:val="none" w:sz="0" w:space="0" w:color="auto"/>
          </w:divBdr>
        </w:div>
        <w:div w:id="249579672">
          <w:marLeft w:val="640"/>
          <w:marRight w:val="0"/>
          <w:marTop w:val="0"/>
          <w:marBottom w:val="0"/>
          <w:divBdr>
            <w:top w:val="none" w:sz="0" w:space="0" w:color="auto"/>
            <w:left w:val="none" w:sz="0" w:space="0" w:color="auto"/>
            <w:bottom w:val="none" w:sz="0" w:space="0" w:color="auto"/>
            <w:right w:val="none" w:sz="0" w:space="0" w:color="auto"/>
          </w:divBdr>
        </w:div>
        <w:div w:id="2049522881">
          <w:marLeft w:val="640"/>
          <w:marRight w:val="0"/>
          <w:marTop w:val="0"/>
          <w:marBottom w:val="0"/>
          <w:divBdr>
            <w:top w:val="none" w:sz="0" w:space="0" w:color="auto"/>
            <w:left w:val="none" w:sz="0" w:space="0" w:color="auto"/>
            <w:bottom w:val="none" w:sz="0" w:space="0" w:color="auto"/>
            <w:right w:val="none" w:sz="0" w:space="0" w:color="auto"/>
          </w:divBdr>
        </w:div>
        <w:div w:id="1357584477">
          <w:marLeft w:val="640"/>
          <w:marRight w:val="0"/>
          <w:marTop w:val="0"/>
          <w:marBottom w:val="0"/>
          <w:divBdr>
            <w:top w:val="none" w:sz="0" w:space="0" w:color="auto"/>
            <w:left w:val="none" w:sz="0" w:space="0" w:color="auto"/>
            <w:bottom w:val="none" w:sz="0" w:space="0" w:color="auto"/>
            <w:right w:val="none" w:sz="0" w:space="0" w:color="auto"/>
          </w:divBdr>
        </w:div>
        <w:div w:id="885332912">
          <w:marLeft w:val="640"/>
          <w:marRight w:val="0"/>
          <w:marTop w:val="0"/>
          <w:marBottom w:val="0"/>
          <w:divBdr>
            <w:top w:val="none" w:sz="0" w:space="0" w:color="auto"/>
            <w:left w:val="none" w:sz="0" w:space="0" w:color="auto"/>
            <w:bottom w:val="none" w:sz="0" w:space="0" w:color="auto"/>
            <w:right w:val="none" w:sz="0" w:space="0" w:color="auto"/>
          </w:divBdr>
        </w:div>
        <w:div w:id="1005786755">
          <w:marLeft w:val="640"/>
          <w:marRight w:val="0"/>
          <w:marTop w:val="0"/>
          <w:marBottom w:val="0"/>
          <w:divBdr>
            <w:top w:val="none" w:sz="0" w:space="0" w:color="auto"/>
            <w:left w:val="none" w:sz="0" w:space="0" w:color="auto"/>
            <w:bottom w:val="none" w:sz="0" w:space="0" w:color="auto"/>
            <w:right w:val="none" w:sz="0" w:space="0" w:color="auto"/>
          </w:divBdr>
        </w:div>
        <w:div w:id="856428729">
          <w:marLeft w:val="640"/>
          <w:marRight w:val="0"/>
          <w:marTop w:val="0"/>
          <w:marBottom w:val="0"/>
          <w:divBdr>
            <w:top w:val="none" w:sz="0" w:space="0" w:color="auto"/>
            <w:left w:val="none" w:sz="0" w:space="0" w:color="auto"/>
            <w:bottom w:val="none" w:sz="0" w:space="0" w:color="auto"/>
            <w:right w:val="none" w:sz="0" w:space="0" w:color="auto"/>
          </w:divBdr>
        </w:div>
        <w:div w:id="385614013">
          <w:marLeft w:val="640"/>
          <w:marRight w:val="0"/>
          <w:marTop w:val="0"/>
          <w:marBottom w:val="0"/>
          <w:divBdr>
            <w:top w:val="none" w:sz="0" w:space="0" w:color="auto"/>
            <w:left w:val="none" w:sz="0" w:space="0" w:color="auto"/>
            <w:bottom w:val="none" w:sz="0" w:space="0" w:color="auto"/>
            <w:right w:val="none" w:sz="0" w:space="0" w:color="auto"/>
          </w:divBdr>
        </w:div>
        <w:div w:id="1788429053">
          <w:marLeft w:val="640"/>
          <w:marRight w:val="0"/>
          <w:marTop w:val="0"/>
          <w:marBottom w:val="0"/>
          <w:divBdr>
            <w:top w:val="none" w:sz="0" w:space="0" w:color="auto"/>
            <w:left w:val="none" w:sz="0" w:space="0" w:color="auto"/>
            <w:bottom w:val="none" w:sz="0" w:space="0" w:color="auto"/>
            <w:right w:val="none" w:sz="0" w:space="0" w:color="auto"/>
          </w:divBdr>
        </w:div>
        <w:div w:id="269357252">
          <w:marLeft w:val="640"/>
          <w:marRight w:val="0"/>
          <w:marTop w:val="0"/>
          <w:marBottom w:val="0"/>
          <w:divBdr>
            <w:top w:val="none" w:sz="0" w:space="0" w:color="auto"/>
            <w:left w:val="none" w:sz="0" w:space="0" w:color="auto"/>
            <w:bottom w:val="none" w:sz="0" w:space="0" w:color="auto"/>
            <w:right w:val="none" w:sz="0" w:space="0" w:color="auto"/>
          </w:divBdr>
        </w:div>
        <w:div w:id="900944230">
          <w:marLeft w:val="640"/>
          <w:marRight w:val="0"/>
          <w:marTop w:val="0"/>
          <w:marBottom w:val="0"/>
          <w:divBdr>
            <w:top w:val="none" w:sz="0" w:space="0" w:color="auto"/>
            <w:left w:val="none" w:sz="0" w:space="0" w:color="auto"/>
            <w:bottom w:val="none" w:sz="0" w:space="0" w:color="auto"/>
            <w:right w:val="none" w:sz="0" w:space="0" w:color="auto"/>
          </w:divBdr>
        </w:div>
        <w:div w:id="1605922475">
          <w:marLeft w:val="640"/>
          <w:marRight w:val="0"/>
          <w:marTop w:val="0"/>
          <w:marBottom w:val="0"/>
          <w:divBdr>
            <w:top w:val="none" w:sz="0" w:space="0" w:color="auto"/>
            <w:left w:val="none" w:sz="0" w:space="0" w:color="auto"/>
            <w:bottom w:val="none" w:sz="0" w:space="0" w:color="auto"/>
            <w:right w:val="none" w:sz="0" w:space="0" w:color="auto"/>
          </w:divBdr>
        </w:div>
        <w:div w:id="1314068311">
          <w:marLeft w:val="640"/>
          <w:marRight w:val="0"/>
          <w:marTop w:val="0"/>
          <w:marBottom w:val="0"/>
          <w:divBdr>
            <w:top w:val="none" w:sz="0" w:space="0" w:color="auto"/>
            <w:left w:val="none" w:sz="0" w:space="0" w:color="auto"/>
            <w:bottom w:val="none" w:sz="0" w:space="0" w:color="auto"/>
            <w:right w:val="none" w:sz="0" w:space="0" w:color="auto"/>
          </w:divBdr>
        </w:div>
        <w:div w:id="1948460673">
          <w:marLeft w:val="640"/>
          <w:marRight w:val="0"/>
          <w:marTop w:val="0"/>
          <w:marBottom w:val="0"/>
          <w:divBdr>
            <w:top w:val="none" w:sz="0" w:space="0" w:color="auto"/>
            <w:left w:val="none" w:sz="0" w:space="0" w:color="auto"/>
            <w:bottom w:val="none" w:sz="0" w:space="0" w:color="auto"/>
            <w:right w:val="none" w:sz="0" w:space="0" w:color="auto"/>
          </w:divBdr>
        </w:div>
        <w:div w:id="951977618">
          <w:marLeft w:val="640"/>
          <w:marRight w:val="0"/>
          <w:marTop w:val="0"/>
          <w:marBottom w:val="0"/>
          <w:divBdr>
            <w:top w:val="none" w:sz="0" w:space="0" w:color="auto"/>
            <w:left w:val="none" w:sz="0" w:space="0" w:color="auto"/>
            <w:bottom w:val="none" w:sz="0" w:space="0" w:color="auto"/>
            <w:right w:val="none" w:sz="0" w:space="0" w:color="auto"/>
          </w:divBdr>
        </w:div>
        <w:div w:id="312682989">
          <w:marLeft w:val="640"/>
          <w:marRight w:val="0"/>
          <w:marTop w:val="0"/>
          <w:marBottom w:val="0"/>
          <w:divBdr>
            <w:top w:val="none" w:sz="0" w:space="0" w:color="auto"/>
            <w:left w:val="none" w:sz="0" w:space="0" w:color="auto"/>
            <w:bottom w:val="none" w:sz="0" w:space="0" w:color="auto"/>
            <w:right w:val="none" w:sz="0" w:space="0" w:color="auto"/>
          </w:divBdr>
        </w:div>
        <w:div w:id="20862548">
          <w:marLeft w:val="640"/>
          <w:marRight w:val="0"/>
          <w:marTop w:val="0"/>
          <w:marBottom w:val="0"/>
          <w:divBdr>
            <w:top w:val="none" w:sz="0" w:space="0" w:color="auto"/>
            <w:left w:val="none" w:sz="0" w:space="0" w:color="auto"/>
            <w:bottom w:val="none" w:sz="0" w:space="0" w:color="auto"/>
            <w:right w:val="none" w:sz="0" w:space="0" w:color="auto"/>
          </w:divBdr>
        </w:div>
        <w:div w:id="1945527081">
          <w:marLeft w:val="640"/>
          <w:marRight w:val="0"/>
          <w:marTop w:val="0"/>
          <w:marBottom w:val="0"/>
          <w:divBdr>
            <w:top w:val="none" w:sz="0" w:space="0" w:color="auto"/>
            <w:left w:val="none" w:sz="0" w:space="0" w:color="auto"/>
            <w:bottom w:val="none" w:sz="0" w:space="0" w:color="auto"/>
            <w:right w:val="none" w:sz="0" w:space="0" w:color="auto"/>
          </w:divBdr>
        </w:div>
        <w:div w:id="1117986373">
          <w:marLeft w:val="640"/>
          <w:marRight w:val="0"/>
          <w:marTop w:val="0"/>
          <w:marBottom w:val="0"/>
          <w:divBdr>
            <w:top w:val="none" w:sz="0" w:space="0" w:color="auto"/>
            <w:left w:val="none" w:sz="0" w:space="0" w:color="auto"/>
            <w:bottom w:val="none" w:sz="0" w:space="0" w:color="auto"/>
            <w:right w:val="none" w:sz="0" w:space="0" w:color="auto"/>
          </w:divBdr>
        </w:div>
        <w:div w:id="1123763841">
          <w:marLeft w:val="640"/>
          <w:marRight w:val="0"/>
          <w:marTop w:val="0"/>
          <w:marBottom w:val="0"/>
          <w:divBdr>
            <w:top w:val="none" w:sz="0" w:space="0" w:color="auto"/>
            <w:left w:val="none" w:sz="0" w:space="0" w:color="auto"/>
            <w:bottom w:val="none" w:sz="0" w:space="0" w:color="auto"/>
            <w:right w:val="none" w:sz="0" w:space="0" w:color="auto"/>
          </w:divBdr>
        </w:div>
        <w:div w:id="1454325176">
          <w:marLeft w:val="640"/>
          <w:marRight w:val="0"/>
          <w:marTop w:val="0"/>
          <w:marBottom w:val="0"/>
          <w:divBdr>
            <w:top w:val="none" w:sz="0" w:space="0" w:color="auto"/>
            <w:left w:val="none" w:sz="0" w:space="0" w:color="auto"/>
            <w:bottom w:val="none" w:sz="0" w:space="0" w:color="auto"/>
            <w:right w:val="none" w:sz="0" w:space="0" w:color="auto"/>
          </w:divBdr>
        </w:div>
        <w:div w:id="1452213075">
          <w:marLeft w:val="640"/>
          <w:marRight w:val="0"/>
          <w:marTop w:val="0"/>
          <w:marBottom w:val="0"/>
          <w:divBdr>
            <w:top w:val="none" w:sz="0" w:space="0" w:color="auto"/>
            <w:left w:val="none" w:sz="0" w:space="0" w:color="auto"/>
            <w:bottom w:val="none" w:sz="0" w:space="0" w:color="auto"/>
            <w:right w:val="none" w:sz="0" w:space="0" w:color="auto"/>
          </w:divBdr>
        </w:div>
        <w:div w:id="306399407">
          <w:marLeft w:val="640"/>
          <w:marRight w:val="0"/>
          <w:marTop w:val="0"/>
          <w:marBottom w:val="0"/>
          <w:divBdr>
            <w:top w:val="none" w:sz="0" w:space="0" w:color="auto"/>
            <w:left w:val="none" w:sz="0" w:space="0" w:color="auto"/>
            <w:bottom w:val="none" w:sz="0" w:space="0" w:color="auto"/>
            <w:right w:val="none" w:sz="0" w:space="0" w:color="auto"/>
          </w:divBdr>
        </w:div>
        <w:div w:id="111897428">
          <w:marLeft w:val="640"/>
          <w:marRight w:val="0"/>
          <w:marTop w:val="0"/>
          <w:marBottom w:val="0"/>
          <w:divBdr>
            <w:top w:val="none" w:sz="0" w:space="0" w:color="auto"/>
            <w:left w:val="none" w:sz="0" w:space="0" w:color="auto"/>
            <w:bottom w:val="none" w:sz="0" w:space="0" w:color="auto"/>
            <w:right w:val="none" w:sz="0" w:space="0" w:color="auto"/>
          </w:divBdr>
        </w:div>
        <w:div w:id="507599703">
          <w:marLeft w:val="640"/>
          <w:marRight w:val="0"/>
          <w:marTop w:val="0"/>
          <w:marBottom w:val="0"/>
          <w:divBdr>
            <w:top w:val="none" w:sz="0" w:space="0" w:color="auto"/>
            <w:left w:val="none" w:sz="0" w:space="0" w:color="auto"/>
            <w:bottom w:val="none" w:sz="0" w:space="0" w:color="auto"/>
            <w:right w:val="none" w:sz="0" w:space="0" w:color="auto"/>
          </w:divBdr>
        </w:div>
        <w:div w:id="1227452330">
          <w:marLeft w:val="640"/>
          <w:marRight w:val="0"/>
          <w:marTop w:val="0"/>
          <w:marBottom w:val="0"/>
          <w:divBdr>
            <w:top w:val="none" w:sz="0" w:space="0" w:color="auto"/>
            <w:left w:val="none" w:sz="0" w:space="0" w:color="auto"/>
            <w:bottom w:val="none" w:sz="0" w:space="0" w:color="auto"/>
            <w:right w:val="none" w:sz="0" w:space="0" w:color="auto"/>
          </w:divBdr>
        </w:div>
        <w:div w:id="52123338">
          <w:marLeft w:val="640"/>
          <w:marRight w:val="0"/>
          <w:marTop w:val="0"/>
          <w:marBottom w:val="0"/>
          <w:divBdr>
            <w:top w:val="none" w:sz="0" w:space="0" w:color="auto"/>
            <w:left w:val="none" w:sz="0" w:space="0" w:color="auto"/>
            <w:bottom w:val="none" w:sz="0" w:space="0" w:color="auto"/>
            <w:right w:val="none" w:sz="0" w:space="0" w:color="auto"/>
          </w:divBdr>
        </w:div>
      </w:divsChild>
    </w:div>
    <w:div w:id="974917359">
      <w:bodyDiv w:val="1"/>
      <w:marLeft w:val="0"/>
      <w:marRight w:val="0"/>
      <w:marTop w:val="0"/>
      <w:marBottom w:val="0"/>
      <w:divBdr>
        <w:top w:val="none" w:sz="0" w:space="0" w:color="auto"/>
        <w:left w:val="none" w:sz="0" w:space="0" w:color="auto"/>
        <w:bottom w:val="none" w:sz="0" w:space="0" w:color="auto"/>
        <w:right w:val="none" w:sz="0" w:space="0" w:color="auto"/>
      </w:divBdr>
      <w:divsChild>
        <w:div w:id="457529053">
          <w:marLeft w:val="640"/>
          <w:marRight w:val="0"/>
          <w:marTop w:val="0"/>
          <w:marBottom w:val="0"/>
          <w:divBdr>
            <w:top w:val="none" w:sz="0" w:space="0" w:color="auto"/>
            <w:left w:val="none" w:sz="0" w:space="0" w:color="auto"/>
            <w:bottom w:val="none" w:sz="0" w:space="0" w:color="auto"/>
            <w:right w:val="none" w:sz="0" w:space="0" w:color="auto"/>
          </w:divBdr>
        </w:div>
        <w:div w:id="216400593">
          <w:marLeft w:val="640"/>
          <w:marRight w:val="0"/>
          <w:marTop w:val="0"/>
          <w:marBottom w:val="0"/>
          <w:divBdr>
            <w:top w:val="none" w:sz="0" w:space="0" w:color="auto"/>
            <w:left w:val="none" w:sz="0" w:space="0" w:color="auto"/>
            <w:bottom w:val="none" w:sz="0" w:space="0" w:color="auto"/>
            <w:right w:val="none" w:sz="0" w:space="0" w:color="auto"/>
          </w:divBdr>
        </w:div>
        <w:div w:id="225576133">
          <w:marLeft w:val="640"/>
          <w:marRight w:val="0"/>
          <w:marTop w:val="0"/>
          <w:marBottom w:val="0"/>
          <w:divBdr>
            <w:top w:val="none" w:sz="0" w:space="0" w:color="auto"/>
            <w:left w:val="none" w:sz="0" w:space="0" w:color="auto"/>
            <w:bottom w:val="none" w:sz="0" w:space="0" w:color="auto"/>
            <w:right w:val="none" w:sz="0" w:space="0" w:color="auto"/>
          </w:divBdr>
        </w:div>
        <w:div w:id="2084595757">
          <w:marLeft w:val="640"/>
          <w:marRight w:val="0"/>
          <w:marTop w:val="0"/>
          <w:marBottom w:val="0"/>
          <w:divBdr>
            <w:top w:val="none" w:sz="0" w:space="0" w:color="auto"/>
            <w:left w:val="none" w:sz="0" w:space="0" w:color="auto"/>
            <w:bottom w:val="none" w:sz="0" w:space="0" w:color="auto"/>
            <w:right w:val="none" w:sz="0" w:space="0" w:color="auto"/>
          </w:divBdr>
        </w:div>
        <w:div w:id="1035034435">
          <w:marLeft w:val="640"/>
          <w:marRight w:val="0"/>
          <w:marTop w:val="0"/>
          <w:marBottom w:val="0"/>
          <w:divBdr>
            <w:top w:val="none" w:sz="0" w:space="0" w:color="auto"/>
            <w:left w:val="none" w:sz="0" w:space="0" w:color="auto"/>
            <w:bottom w:val="none" w:sz="0" w:space="0" w:color="auto"/>
            <w:right w:val="none" w:sz="0" w:space="0" w:color="auto"/>
          </w:divBdr>
        </w:div>
        <w:div w:id="863010164">
          <w:marLeft w:val="640"/>
          <w:marRight w:val="0"/>
          <w:marTop w:val="0"/>
          <w:marBottom w:val="0"/>
          <w:divBdr>
            <w:top w:val="none" w:sz="0" w:space="0" w:color="auto"/>
            <w:left w:val="none" w:sz="0" w:space="0" w:color="auto"/>
            <w:bottom w:val="none" w:sz="0" w:space="0" w:color="auto"/>
            <w:right w:val="none" w:sz="0" w:space="0" w:color="auto"/>
          </w:divBdr>
        </w:div>
        <w:div w:id="1975788361">
          <w:marLeft w:val="640"/>
          <w:marRight w:val="0"/>
          <w:marTop w:val="0"/>
          <w:marBottom w:val="0"/>
          <w:divBdr>
            <w:top w:val="none" w:sz="0" w:space="0" w:color="auto"/>
            <w:left w:val="none" w:sz="0" w:space="0" w:color="auto"/>
            <w:bottom w:val="none" w:sz="0" w:space="0" w:color="auto"/>
            <w:right w:val="none" w:sz="0" w:space="0" w:color="auto"/>
          </w:divBdr>
        </w:div>
        <w:div w:id="968051176">
          <w:marLeft w:val="640"/>
          <w:marRight w:val="0"/>
          <w:marTop w:val="0"/>
          <w:marBottom w:val="0"/>
          <w:divBdr>
            <w:top w:val="none" w:sz="0" w:space="0" w:color="auto"/>
            <w:left w:val="none" w:sz="0" w:space="0" w:color="auto"/>
            <w:bottom w:val="none" w:sz="0" w:space="0" w:color="auto"/>
            <w:right w:val="none" w:sz="0" w:space="0" w:color="auto"/>
          </w:divBdr>
        </w:div>
        <w:div w:id="1748454886">
          <w:marLeft w:val="640"/>
          <w:marRight w:val="0"/>
          <w:marTop w:val="0"/>
          <w:marBottom w:val="0"/>
          <w:divBdr>
            <w:top w:val="none" w:sz="0" w:space="0" w:color="auto"/>
            <w:left w:val="none" w:sz="0" w:space="0" w:color="auto"/>
            <w:bottom w:val="none" w:sz="0" w:space="0" w:color="auto"/>
            <w:right w:val="none" w:sz="0" w:space="0" w:color="auto"/>
          </w:divBdr>
        </w:div>
        <w:div w:id="326591689">
          <w:marLeft w:val="640"/>
          <w:marRight w:val="0"/>
          <w:marTop w:val="0"/>
          <w:marBottom w:val="0"/>
          <w:divBdr>
            <w:top w:val="none" w:sz="0" w:space="0" w:color="auto"/>
            <w:left w:val="none" w:sz="0" w:space="0" w:color="auto"/>
            <w:bottom w:val="none" w:sz="0" w:space="0" w:color="auto"/>
            <w:right w:val="none" w:sz="0" w:space="0" w:color="auto"/>
          </w:divBdr>
        </w:div>
        <w:div w:id="430860209">
          <w:marLeft w:val="640"/>
          <w:marRight w:val="0"/>
          <w:marTop w:val="0"/>
          <w:marBottom w:val="0"/>
          <w:divBdr>
            <w:top w:val="none" w:sz="0" w:space="0" w:color="auto"/>
            <w:left w:val="none" w:sz="0" w:space="0" w:color="auto"/>
            <w:bottom w:val="none" w:sz="0" w:space="0" w:color="auto"/>
            <w:right w:val="none" w:sz="0" w:space="0" w:color="auto"/>
          </w:divBdr>
        </w:div>
        <w:div w:id="249580470">
          <w:marLeft w:val="640"/>
          <w:marRight w:val="0"/>
          <w:marTop w:val="0"/>
          <w:marBottom w:val="0"/>
          <w:divBdr>
            <w:top w:val="none" w:sz="0" w:space="0" w:color="auto"/>
            <w:left w:val="none" w:sz="0" w:space="0" w:color="auto"/>
            <w:bottom w:val="none" w:sz="0" w:space="0" w:color="auto"/>
            <w:right w:val="none" w:sz="0" w:space="0" w:color="auto"/>
          </w:divBdr>
        </w:div>
        <w:div w:id="348024216">
          <w:marLeft w:val="640"/>
          <w:marRight w:val="0"/>
          <w:marTop w:val="0"/>
          <w:marBottom w:val="0"/>
          <w:divBdr>
            <w:top w:val="none" w:sz="0" w:space="0" w:color="auto"/>
            <w:left w:val="none" w:sz="0" w:space="0" w:color="auto"/>
            <w:bottom w:val="none" w:sz="0" w:space="0" w:color="auto"/>
            <w:right w:val="none" w:sz="0" w:space="0" w:color="auto"/>
          </w:divBdr>
        </w:div>
        <w:div w:id="198007699">
          <w:marLeft w:val="640"/>
          <w:marRight w:val="0"/>
          <w:marTop w:val="0"/>
          <w:marBottom w:val="0"/>
          <w:divBdr>
            <w:top w:val="none" w:sz="0" w:space="0" w:color="auto"/>
            <w:left w:val="none" w:sz="0" w:space="0" w:color="auto"/>
            <w:bottom w:val="none" w:sz="0" w:space="0" w:color="auto"/>
            <w:right w:val="none" w:sz="0" w:space="0" w:color="auto"/>
          </w:divBdr>
        </w:div>
        <w:div w:id="697000319">
          <w:marLeft w:val="640"/>
          <w:marRight w:val="0"/>
          <w:marTop w:val="0"/>
          <w:marBottom w:val="0"/>
          <w:divBdr>
            <w:top w:val="none" w:sz="0" w:space="0" w:color="auto"/>
            <w:left w:val="none" w:sz="0" w:space="0" w:color="auto"/>
            <w:bottom w:val="none" w:sz="0" w:space="0" w:color="auto"/>
            <w:right w:val="none" w:sz="0" w:space="0" w:color="auto"/>
          </w:divBdr>
        </w:div>
        <w:div w:id="1804039543">
          <w:marLeft w:val="640"/>
          <w:marRight w:val="0"/>
          <w:marTop w:val="0"/>
          <w:marBottom w:val="0"/>
          <w:divBdr>
            <w:top w:val="none" w:sz="0" w:space="0" w:color="auto"/>
            <w:left w:val="none" w:sz="0" w:space="0" w:color="auto"/>
            <w:bottom w:val="none" w:sz="0" w:space="0" w:color="auto"/>
            <w:right w:val="none" w:sz="0" w:space="0" w:color="auto"/>
          </w:divBdr>
        </w:div>
        <w:div w:id="1918057901">
          <w:marLeft w:val="640"/>
          <w:marRight w:val="0"/>
          <w:marTop w:val="0"/>
          <w:marBottom w:val="0"/>
          <w:divBdr>
            <w:top w:val="none" w:sz="0" w:space="0" w:color="auto"/>
            <w:left w:val="none" w:sz="0" w:space="0" w:color="auto"/>
            <w:bottom w:val="none" w:sz="0" w:space="0" w:color="auto"/>
            <w:right w:val="none" w:sz="0" w:space="0" w:color="auto"/>
          </w:divBdr>
        </w:div>
        <w:div w:id="827944059">
          <w:marLeft w:val="640"/>
          <w:marRight w:val="0"/>
          <w:marTop w:val="0"/>
          <w:marBottom w:val="0"/>
          <w:divBdr>
            <w:top w:val="none" w:sz="0" w:space="0" w:color="auto"/>
            <w:left w:val="none" w:sz="0" w:space="0" w:color="auto"/>
            <w:bottom w:val="none" w:sz="0" w:space="0" w:color="auto"/>
            <w:right w:val="none" w:sz="0" w:space="0" w:color="auto"/>
          </w:divBdr>
        </w:div>
        <w:div w:id="1523474044">
          <w:marLeft w:val="640"/>
          <w:marRight w:val="0"/>
          <w:marTop w:val="0"/>
          <w:marBottom w:val="0"/>
          <w:divBdr>
            <w:top w:val="none" w:sz="0" w:space="0" w:color="auto"/>
            <w:left w:val="none" w:sz="0" w:space="0" w:color="auto"/>
            <w:bottom w:val="none" w:sz="0" w:space="0" w:color="auto"/>
            <w:right w:val="none" w:sz="0" w:space="0" w:color="auto"/>
          </w:divBdr>
        </w:div>
        <w:div w:id="1809935831">
          <w:marLeft w:val="640"/>
          <w:marRight w:val="0"/>
          <w:marTop w:val="0"/>
          <w:marBottom w:val="0"/>
          <w:divBdr>
            <w:top w:val="none" w:sz="0" w:space="0" w:color="auto"/>
            <w:left w:val="none" w:sz="0" w:space="0" w:color="auto"/>
            <w:bottom w:val="none" w:sz="0" w:space="0" w:color="auto"/>
            <w:right w:val="none" w:sz="0" w:space="0" w:color="auto"/>
          </w:divBdr>
        </w:div>
        <w:div w:id="1902206332">
          <w:marLeft w:val="640"/>
          <w:marRight w:val="0"/>
          <w:marTop w:val="0"/>
          <w:marBottom w:val="0"/>
          <w:divBdr>
            <w:top w:val="none" w:sz="0" w:space="0" w:color="auto"/>
            <w:left w:val="none" w:sz="0" w:space="0" w:color="auto"/>
            <w:bottom w:val="none" w:sz="0" w:space="0" w:color="auto"/>
            <w:right w:val="none" w:sz="0" w:space="0" w:color="auto"/>
          </w:divBdr>
        </w:div>
        <w:div w:id="2011712128">
          <w:marLeft w:val="640"/>
          <w:marRight w:val="0"/>
          <w:marTop w:val="0"/>
          <w:marBottom w:val="0"/>
          <w:divBdr>
            <w:top w:val="none" w:sz="0" w:space="0" w:color="auto"/>
            <w:left w:val="none" w:sz="0" w:space="0" w:color="auto"/>
            <w:bottom w:val="none" w:sz="0" w:space="0" w:color="auto"/>
            <w:right w:val="none" w:sz="0" w:space="0" w:color="auto"/>
          </w:divBdr>
        </w:div>
        <w:div w:id="649754349">
          <w:marLeft w:val="640"/>
          <w:marRight w:val="0"/>
          <w:marTop w:val="0"/>
          <w:marBottom w:val="0"/>
          <w:divBdr>
            <w:top w:val="none" w:sz="0" w:space="0" w:color="auto"/>
            <w:left w:val="none" w:sz="0" w:space="0" w:color="auto"/>
            <w:bottom w:val="none" w:sz="0" w:space="0" w:color="auto"/>
            <w:right w:val="none" w:sz="0" w:space="0" w:color="auto"/>
          </w:divBdr>
        </w:div>
        <w:div w:id="360013630">
          <w:marLeft w:val="640"/>
          <w:marRight w:val="0"/>
          <w:marTop w:val="0"/>
          <w:marBottom w:val="0"/>
          <w:divBdr>
            <w:top w:val="none" w:sz="0" w:space="0" w:color="auto"/>
            <w:left w:val="none" w:sz="0" w:space="0" w:color="auto"/>
            <w:bottom w:val="none" w:sz="0" w:space="0" w:color="auto"/>
            <w:right w:val="none" w:sz="0" w:space="0" w:color="auto"/>
          </w:divBdr>
        </w:div>
        <w:div w:id="1621574570">
          <w:marLeft w:val="640"/>
          <w:marRight w:val="0"/>
          <w:marTop w:val="0"/>
          <w:marBottom w:val="0"/>
          <w:divBdr>
            <w:top w:val="none" w:sz="0" w:space="0" w:color="auto"/>
            <w:left w:val="none" w:sz="0" w:space="0" w:color="auto"/>
            <w:bottom w:val="none" w:sz="0" w:space="0" w:color="auto"/>
            <w:right w:val="none" w:sz="0" w:space="0" w:color="auto"/>
          </w:divBdr>
        </w:div>
        <w:div w:id="2027094678">
          <w:marLeft w:val="640"/>
          <w:marRight w:val="0"/>
          <w:marTop w:val="0"/>
          <w:marBottom w:val="0"/>
          <w:divBdr>
            <w:top w:val="none" w:sz="0" w:space="0" w:color="auto"/>
            <w:left w:val="none" w:sz="0" w:space="0" w:color="auto"/>
            <w:bottom w:val="none" w:sz="0" w:space="0" w:color="auto"/>
            <w:right w:val="none" w:sz="0" w:space="0" w:color="auto"/>
          </w:divBdr>
        </w:div>
        <w:div w:id="1027020895">
          <w:marLeft w:val="640"/>
          <w:marRight w:val="0"/>
          <w:marTop w:val="0"/>
          <w:marBottom w:val="0"/>
          <w:divBdr>
            <w:top w:val="none" w:sz="0" w:space="0" w:color="auto"/>
            <w:left w:val="none" w:sz="0" w:space="0" w:color="auto"/>
            <w:bottom w:val="none" w:sz="0" w:space="0" w:color="auto"/>
            <w:right w:val="none" w:sz="0" w:space="0" w:color="auto"/>
          </w:divBdr>
        </w:div>
        <w:div w:id="85927827">
          <w:marLeft w:val="640"/>
          <w:marRight w:val="0"/>
          <w:marTop w:val="0"/>
          <w:marBottom w:val="0"/>
          <w:divBdr>
            <w:top w:val="none" w:sz="0" w:space="0" w:color="auto"/>
            <w:left w:val="none" w:sz="0" w:space="0" w:color="auto"/>
            <w:bottom w:val="none" w:sz="0" w:space="0" w:color="auto"/>
            <w:right w:val="none" w:sz="0" w:space="0" w:color="auto"/>
          </w:divBdr>
        </w:div>
        <w:div w:id="862978360">
          <w:marLeft w:val="640"/>
          <w:marRight w:val="0"/>
          <w:marTop w:val="0"/>
          <w:marBottom w:val="0"/>
          <w:divBdr>
            <w:top w:val="none" w:sz="0" w:space="0" w:color="auto"/>
            <w:left w:val="none" w:sz="0" w:space="0" w:color="auto"/>
            <w:bottom w:val="none" w:sz="0" w:space="0" w:color="auto"/>
            <w:right w:val="none" w:sz="0" w:space="0" w:color="auto"/>
          </w:divBdr>
        </w:div>
        <w:div w:id="1296062718">
          <w:marLeft w:val="640"/>
          <w:marRight w:val="0"/>
          <w:marTop w:val="0"/>
          <w:marBottom w:val="0"/>
          <w:divBdr>
            <w:top w:val="none" w:sz="0" w:space="0" w:color="auto"/>
            <w:left w:val="none" w:sz="0" w:space="0" w:color="auto"/>
            <w:bottom w:val="none" w:sz="0" w:space="0" w:color="auto"/>
            <w:right w:val="none" w:sz="0" w:space="0" w:color="auto"/>
          </w:divBdr>
        </w:div>
        <w:div w:id="506406372">
          <w:marLeft w:val="640"/>
          <w:marRight w:val="0"/>
          <w:marTop w:val="0"/>
          <w:marBottom w:val="0"/>
          <w:divBdr>
            <w:top w:val="none" w:sz="0" w:space="0" w:color="auto"/>
            <w:left w:val="none" w:sz="0" w:space="0" w:color="auto"/>
            <w:bottom w:val="none" w:sz="0" w:space="0" w:color="auto"/>
            <w:right w:val="none" w:sz="0" w:space="0" w:color="auto"/>
          </w:divBdr>
        </w:div>
        <w:div w:id="993753480">
          <w:marLeft w:val="640"/>
          <w:marRight w:val="0"/>
          <w:marTop w:val="0"/>
          <w:marBottom w:val="0"/>
          <w:divBdr>
            <w:top w:val="none" w:sz="0" w:space="0" w:color="auto"/>
            <w:left w:val="none" w:sz="0" w:space="0" w:color="auto"/>
            <w:bottom w:val="none" w:sz="0" w:space="0" w:color="auto"/>
            <w:right w:val="none" w:sz="0" w:space="0" w:color="auto"/>
          </w:divBdr>
        </w:div>
        <w:div w:id="252903672">
          <w:marLeft w:val="640"/>
          <w:marRight w:val="0"/>
          <w:marTop w:val="0"/>
          <w:marBottom w:val="0"/>
          <w:divBdr>
            <w:top w:val="none" w:sz="0" w:space="0" w:color="auto"/>
            <w:left w:val="none" w:sz="0" w:space="0" w:color="auto"/>
            <w:bottom w:val="none" w:sz="0" w:space="0" w:color="auto"/>
            <w:right w:val="none" w:sz="0" w:space="0" w:color="auto"/>
          </w:divBdr>
        </w:div>
        <w:div w:id="964508604">
          <w:marLeft w:val="640"/>
          <w:marRight w:val="0"/>
          <w:marTop w:val="0"/>
          <w:marBottom w:val="0"/>
          <w:divBdr>
            <w:top w:val="none" w:sz="0" w:space="0" w:color="auto"/>
            <w:left w:val="none" w:sz="0" w:space="0" w:color="auto"/>
            <w:bottom w:val="none" w:sz="0" w:space="0" w:color="auto"/>
            <w:right w:val="none" w:sz="0" w:space="0" w:color="auto"/>
          </w:divBdr>
        </w:div>
        <w:div w:id="709761738">
          <w:marLeft w:val="640"/>
          <w:marRight w:val="0"/>
          <w:marTop w:val="0"/>
          <w:marBottom w:val="0"/>
          <w:divBdr>
            <w:top w:val="none" w:sz="0" w:space="0" w:color="auto"/>
            <w:left w:val="none" w:sz="0" w:space="0" w:color="auto"/>
            <w:bottom w:val="none" w:sz="0" w:space="0" w:color="auto"/>
            <w:right w:val="none" w:sz="0" w:space="0" w:color="auto"/>
          </w:divBdr>
        </w:div>
        <w:div w:id="1224295516">
          <w:marLeft w:val="640"/>
          <w:marRight w:val="0"/>
          <w:marTop w:val="0"/>
          <w:marBottom w:val="0"/>
          <w:divBdr>
            <w:top w:val="none" w:sz="0" w:space="0" w:color="auto"/>
            <w:left w:val="none" w:sz="0" w:space="0" w:color="auto"/>
            <w:bottom w:val="none" w:sz="0" w:space="0" w:color="auto"/>
            <w:right w:val="none" w:sz="0" w:space="0" w:color="auto"/>
          </w:divBdr>
        </w:div>
        <w:div w:id="427048489">
          <w:marLeft w:val="640"/>
          <w:marRight w:val="0"/>
          <w:marTop w:val="0"/>
          <w:marBottom w:val="0"/>
          <w:divBdr>
            <w:top w:val="none" w:sz="0" w:space="0" w:color="auto"/>
            <w:left w:val="none" w:sz="0" w:space="0" w:color="auto"/>
            <w:bottom w:val="none" w:sz="0" w:space="0" w:color="auto"/>
            <w:right w:val="none" w:sz="0" w:space="0" w:color="auto"/>
          </w:divBdr>
        </w:div>
        <w:div w:id="1437209014">
          <w:marLeft w:val="640"/>
          <w:marRight w:val="0"/>
          <w:marTop w:val="0"/>
          <w:marBottom w:val="0"/>
          <w:divBdr>
            <w:top w:val="none" w:sz="0" w:space="0" w:color="auto"/>
            <w:left w:val="none" w:sz="0" w:space="0" w:color="auto"/>
            <w:bottom w:val="none" w:sz="0" w:space="0" w:color="auto"/>
            <w:right w:val="none" w:sz="0" w:space="0" w:color="auto"/>
          </w:divBdr>
        </w:div>
        <w:div w:id="46151246">
          <w:marLeft w:val="640"/>
          <w:marRight w:val="0"/>
          <w:marTop w:val="0"/>
          <w:marBottom w:val="0"/>
          <w:divBdr>
            <w:top w:val="none" w:sz="0" w:space="0" w:color="auto"/>
            <w:left w:val="none" w:sz="0" w:space="0" w:color="auto"/>
            <w:bottom w:val="none" w:sz="0" w:space="0" w:color="auto"/>
            <w:right w:val="none" w:sz="0" w:space="0" w:color="auto"/>
          </w:divBdr>
        </w:div>
        <w:div w:id="1742169950">
          <w:marLeft w:val="640"/>
          <w:marRight w:val="0"/>
          <w:marTop w:val="0"/>
          <w:marBottom w:val="0"/>
          <w:divBdr>
            <w:top w:val="none" w:sz="0" w:space="0" w:color="auto"/>
            <w:left w:val="none" w:sz="0" w:space="0" w:color="auto"/>
            <w:bottom w:val="none" w:sz="0" w:space="0" w:color="auto"/>
            <w:right w:val="none" w:sz="0" w:space="0" w:color="auto"/>
          </w:divBdr>
        </w:div>
        <w:div w:id="854537747">
          <w:marLeft w:val="640"/>
          <w:marRight w:val="0"/>
          <w:marTop w:val="0"/>
          <w:marBottom w:val="0"/>
          <w:divBdr>
            <w:top w:val="none" w:sz="0" w:space="0" w:color="auto"/>
            <w:left w:val="none" w:sz="0" w:space="0" w:color="auto"/>
            <w:bottom w:val="none" w:sz="0" w:space="0" w:color="auto"/>
            <w:right w:val="none" w:sz="0" w:space="0" w:color="auto"/>
          </w:divBdr>
        </w:div>
        <w:div w:id="298921154">
          <w:marLeft w:val="640"/>
          <w:marRight w:val="0"/>
          <w:marTop w:val="0"/>
          <w:marBottom w:val="0"/>
          <w:divBdr>
            <w:top w:val="none" w:sz="0" w:space="0" w:color="auto"/>
            <w:left w:val="none" w:sz="0" w:space="0" w:color="auto"/>
            <w:bottom w:val="none" w:sz="0" w:space="0" w:color="auto"/>
            <w:right w:val="none" w:sz="0" w:space="0" w:color="auto"/>
          </w:divBdr>
        </w:div>
        <w:div w:id="730618069">
          <w:marLeft w:val="640"/>
          <w:marRight w:val="0"/>
          <w:marTop w:val="0"/>
          <w:marBottom w:val="0"/>
          <w:divBdr>
            <w:top w:val="none" w:sz="0" w:space="0" w:color="auto"/>
            <w:left w:val="none" w:sz="0" w:space="0" w:color="auto"/>
            <w:bottom w:val="none" w:sz="0" w:space="0" w:color="auto"/>
            <w:right w:val="none" w:sz="0" w:space="0" w:color="auto"/>
          </w:divBdr>
        </w:div>
        <w:div w:id="155193140">
          <w:marLeft w:val="640"/>
          <w:marRight w:val="0"/>
          <w:marTop w:val="0"/>
          <w:marBottom w:val="0"/>
          <w:divBdr>
            <w:top w:val="none" w:sz="0" w:space="0" w:color="auto"/>
            <w:left w:val="none" w:sz="0" w:space="0" w:color="auto"/>
            <w:bottom w:val="none" w:sz="0" w:space="0" w:color="auto"/>
            <w:right w:val="none" w:sz="0" w:space="0" w:color="auto"/>
          </w:divBdr>
        </w:div>
        <w:div w:id="1431313421">
          <w:marLeft w:val="640"/>
          <w:marRight w:val="0"/>
          <w:marTop w:val="0"/>
          <w:marBottom w:val="0"/>
          <w:divBdr>
            <w:top w:val="none" w:sz="0" w:space="0" w:color="auto"/>
            <w:left w:val="none" w:sz="0" w:space="0" w:color="auto"/>
            <w:bottom w:val="none" w:sz="0" w:space="0" w:color="auto"/>
            <w:right w:val="none" w:sz="0" w:space="0" w:color="auto"/>
          </w:divBdr>
        </w:div>
        <w:div w:id="721909133">
          <w:marLeft w:val="640"/>
          <w:marRight w:val="0"/>
          <w:marTop w:val="0"/>
          <w:marBottom w:val="0"/>
          <w:divBdr>
            <w:top w:val="none" w:sz="0" w:space="0" w:color="auto"/>
            <w:left w:val="none" w:sz="0" w:space="0" w:color="auto"/>
            <w:bottom w:val="none" w:sz="0" w:space="0" w:color="auto"/>
            <w:right w:val="none" w:sz="0" w:space="0" w:color="auto"/>
          </w:divBdr>
        </w:div>
        <w:div w:id="1032808472">
          <w:marLeft w:val="640"/>
          <w:marRight w:val="0"/>
          <w:marTop w:val="0"/>
          <w:marBottom w:val="0"/>
          <w:divBdr>
            <w:top w:val="none" w:sz="0" w:space="0" w:color="auto"/>
            <w:left w:val="none" w:sz="0" w:space="0" w:color="auto"/>
            <w:bottom w:val="none" w:sz="0" w:space="0" w:color="auto"/>
            <w:right w:val="none" w:sz="0" w:space="0" w:color="auto"/>
          </w:divBdr>
        </w:div>
        <w:div w:id="448360928">
          <w:marLeft w:val="640"/>
          <w:marRight w:val="0"/>
          <w:marTop w:val="0"/>
          <w:marBottom w:val="0"/>
          <w:divBdr>
            <w:top w:val="none" w:sz="0" w:space="0" w:color="auto"/>
            <w:left w:val="none" w:sz="0" w:space="0" w:color="auto"/>
            <w:bottom w:val="none" w:sz="0" w:space="0" w:color="auto"/>
            <w:right w:val="none" w:sz="0" w:space="0" w:color="auto"/>
          </w:divBdr>
        </w:div>
        <w:div w:id="956067079">
          <w:marLeft w:val="640"/>
          <w:marRight w:val="0"/>
          <w:marTop w:val="0"/>
          <w:marBottom w:val="0"/>
          <w:divBdr>
            <w:top w:val="none" w:sz="0" w:space="0" w:color="auto"/>
            <w:left w:val="none" w:sz="0" w:space="0" w:color="auto"/>
            <w:bottom w:val="none" w:sz="0" w:space="0" w:color="auto"/>
            <w:right w:val="none" w:sz="0" w:space="0" w:color="auto"/>
          </w:divBdr>
        </w:div>
        <w:div w:id="1132871378">
          <w:marLeft w:val="640"/>
          <w:marRight w:val="0"/>
          <w:marTop w:val="0"/>
          <w:marBottom w:val="0"/>
          <w:divBdr>
            <w:top w:val="none" w:sz="0" w:space="0" w:color="auto"/>
            <w:left w:val="none" w:sz="0" w:space="0" w:color="auto"/>
            <w:bottom w:val="none" w:sz="0" w:space="0" w:color="auto"/>
            <w:right w:val="none" w:sz="0" w:space="0" w:color="auto"/>
          </w:divBdr>
        </w:div>
        <w:div w:id="565653858">
          <w:marLeft w:val="640"/>
          <w:marRight w:val="0"/>
          <w:marTop w:val="0"/>
          <w:marBottom w:val="0"/>
          <w:divBdr>
            <w:top w:val="none" w:sz="0" w:space="0" w:color="auto"/>
            <w:left w:val="none" w:sz="0" w:space="0" w:color="auto"/>
            <w:bottom w:val="none" w:sz="0" w:space="0" w:color="auto"/>
            <w:right w:val="none" w:sz="0" w:space="0" w:color="auto"/>
          </w:divBdr>
        </w:div>
        <w:div w:id="516503944">
          <w:marLeft w:val="640"/>
          <w:marRight w:val="0"/>
          <w:marTop w:val="0"/>
          <w:marBottom w:val="0"/>
          <w:divBdr>
            <w:top w:val="none" w:sz="0" w:space="0" w:color="auto"/>
            <w:left w:val="none" w:sz="0" w:space="0" w:color="auto"/>
            <w:bottom w:val="none" w:sz="0" w:space="0" w:color="auto"/>
            <w:right w:val="none" w:sz="0" w:space="0" w:color="auto"/>
          </w:divBdr>
        </w:div>
        <w:div w:id="620502578">
          <w:marLeft w:val="640"/>
          <w:marRight w:val="0"/>
          <w:marTop w:val="0"/>
          <w:marBottom w:val="0"/>
          <w:divBdr>
            <w:top w:val="none" w:sz="0" w:space="0" w:color="auto"/>
            <w:left w:val="none" w:sz="0" w:space="0" w:color="auto"/>
            <w:bottom w:val="none" w:sz="0" w:space="0" w:color="auto"/>
            <w:right w:val="none" w:sz="0" w:space="0" w:color="auto"/>
          </w:divBdr>
        </w:div>
        <w:div w:id="1734891831">
          <w:marLeft w:val="640"/>
          <w:marRight w:val="0"/>
          <w:marTop w:val="0"/>
          <w:marBottom w:val="0"/>
          <w:divBdr>
            <w:top w:val="none" w:sz="0" w:space="0" w:color="auto"/>
            <w:left w:val="none" w:sz="0" w:space="0" w:color="auto"/>
            <w:bottom w:val="none" w:sz="0" w:space="0" w:color="auto"/>
            <w:right w:val="none" w:sz="0" w:space="0" w:color="auto"/>
          </w:divBdr>
        </w:div>
        <w:div w:id="880165471">
          <w:marLeft w:val="640"/>
          <w:marRight w:val="0"/>
          <w:marTop w:val="0"/>
          <w:marBottom w:val="0"/>
          <w:divBdr>
            <w:top w:val="none" w:sz="0" w:space="0" w:color="auto"/>
            <w:left w:val="none" w:sz="0" w:space="0" w:color="auto"/>
            <w:bottom w:val="none" w:sz="0" w:space="0" w:color="auto"/>
            <w:right w:val="none" w:sz="0" w:space="0" w:color="auto"/>
          </w:divBdr>
        </w:div>
        <w:div w:id="1258558452">
          <w:marLeft w:val="640"/>
          <w:marRight w:val="0"/>
          <w:marTop w:val="0"/>
          <w:marBottom w:val="0"/>
          <w:divBdr>
            <w:top w:val="none" w:sz="0" w:space="0" w:color="auto"/>
            <w:left w:val="none" w:sz="0" w:space="0" w:color="auto"/>
            <w:bottom w:val="none" w:sz="0" w:space="0" w:color="auto"/>
            <w:right w:val="none" w:sz="0" w:space="0" w:color="auto"/>
          </w:divBdr>
        </w:div>
        <w:div w:id="182398139">
          <w:marLeft w:val="640"/>
          <w:marRight w:val="0"/>
          <w:marTop w:val="0"/>
          <w:marBottom w:val="0"/>
          <w:divBdr>
            <w:top w:val="none" w:sz="0" w:space="0" w:color="auto"/>
            <w:left w:val="none" w:sz="0" w:space="0" w:color="auto"/>
            <w:bottom w:val="none" w:sz="0" w:space="0" w:color="auto"/>
            <w:right w:val="none" w:sz="0" w:space="0" w:color="auto"/>
          </w:divBdr>
        </w:div>
        <w:div w:id="145515740">
          <w:marLeft w:val="640"/>
          <w:marRight w:val="0"/>
          <w:marTop w:val="0"/>
          <w:marBottom w:val="0"/>
          <w:divBdr>
            <w:top w:val="none" w:sz="0" w:space="0" w:color="auto"/>
            <w:left w:val="none" w:sz="0" w:space="0" w:color="auto"/>
            <w:bottom w:val="none" w:sz="0" w:space="0" w:color="auto"/>
            <w:right w:val="none" w:sz="0" w:space="0" w:color="auto"/>
          </w:divBdr>
        </w:div>
        <w:div w:id="1685202580">
          <w:marLeft w:val="640"/>
          <w:marRight w:val="0"/>
          <w:marTop w:val="0"/>
          <w:marBottom w:val="0"/>
          <w:divBdr>
            <w:top w:val="none" w:sz="0" w:space="0" w:color="auto"/>
            <w:left w:val="none" w:sz="0" w:space="0" w:color="auto"/>
            <w:bottom w:val="none" w:sz="0" w:space="0" w:color="auto"/>
            <w:right w:val="none" w:sz="0" w:space="0" w:color="auto"/>
          </w:divBdr>
        </w:div>
        <w:div w:id="332612217">
          <w:marLeft w:val="640"/>
          <w:marRight w:val="0"/>
          <w:marTop w:val="0"/>
          <w:marBottom w:val="0"/>
          <w:divBdr>
            <w:top w:val="none" w:sz="0" w:space="0" w:color="auto"/>
            <w:left w:val="none" w:sz="0" w:space="0" w:color="auto"/>
            <w:bottom w:val="none" w:sz="0" w:space="0" w:color="auto"/>
            <w:right w:val="none" w:sz="0" w:space="0" w:color="auto"/>
          </w:divBdr>
        </w:div>
      </w:divsChild>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117406224">
      <w:bodyDiv w:val="1"/>
      <w:marLeft w:val="0"/>
      <w:marRight w:val="0"/>
      <w:marTop w:val="0"/>
      <w:marBottom w:val="0"/>
      <w:divBdr>
        <w:top w:val="none" w:sz="0" w:space="0" w:color="auto"/>
        <w:left w:val="none" w:sz="0" w:space="0" w:color="auto"/>
        <w:bottom w:val="none" w:sz="0" w:space="0" w:color="auto"/>
        <w:right w:val="none" w:sz="0" w:space="0" w:color="auto"/>
      </w:divBdr>
      <w:divsChild>
        <w:div w:id="1827278585">
          <w:marLeft w:val="640"/>
          <w:marRight w:val="0"/>
          <w:marTop w:val="0"/>
          <w:marBottom w:val="0"/>
          <w:divBdr>
            <w:top w:val="none" w:sz="0" w:space="0" w:color="auto"/>
            <w:left w:val="none" w:sz="0" w:space="0" w:color="auto"/>
            <w:bottom w:val="none" w:sz="0" w:space="0" w:color="auto"/>
            <w:right w:val="none" w:sz="0" w:space="0" w:color="auto"/>
          </w:divBdr>
        </w:div>
        <w:div w:id="1779177113">
          <w:marLeft w:val="640"/>
          <w:marRight w:val="0"/>
          <w:marTop w:val="0"/>
          <w:marBottom w:val="0"/>
          <w:divBdr>
            <w:top w:val="none" w:sz="0" w:space="0" w:color="auto"/>
            <w:left w:val="none" w:sz="0" w:space="0" w:color="auto"/>
            <w:bottom w:val="none" w:sz="0" w:space="0" w:color="auto"/>
            <w:right w:val="none" w:sz="0" w:space="0" w:color="auto"/>
          </w:divBdr>
        </w:div>
        <w:div w:id="51924471">
          <w:marLeft w:val="640"/>
          <w:marRight w:val="0"/>
          <w:marTop w:val="0"/>
          <w:marBottom w:val="0"/>
          <w:divBdr>
            <w:top w:val="none" w:sz="0" w:space="0" w:color="auto"/>
            <w:left w:val="none" w:sz="0" w:space="0" w:color="auto"/>
            <w:bottom w:val="none" w:sz="0" w:space="0" w:color="auto"/>
            <w:right w:val="none" w:sz="0" w:space="0" w:color="auto"/>
          </w:divBdr>
        </w:div>
        <w:div w:id="380180860">
          <w:marLeft w:val="640"/>
          <w:marRight w:val="0"/>
          <w:marTop w:val="0"/>
          <w:marBottom w:val="0"/>
          <w:divBdr>
            <w:top w:val="none" w:sz="0" w:space="0" w:color="auto"/>
            <w:left w:val="none" w:sz="0" w:space="0" w:color="auto"/>
            <w:bottom w:val="none" w:sz="0" w:space="0" w:color="auto"/>
            <w:right w:val="none" w:sz="0" w:space="0" w:color="auto"/>
          </w:divBdr>
        </w:div>
        <w:div w:id="861355104">
          <w:marLeft w:val="640"/>
          <w:marRight w:val="0"/>
          <w:marTop w:val="0"/>
          <w:marBottom w:val="0"/>
          <w:divBdr>
            <w:top w:val="none" w:sz="0" w:space="0" w:color="auto"/>
            <w:left w:val="none" w:sz="0" w:space="0" w:color="auto"/>
            <w:bottom w:val="none" w:sz="0" w:space="0" w:color="auto"/>
            <w:right w:val="none" w:sz="0" w:space="0" w:color="auto"/>
          </w:divBdr>
        </w:div>
        <w:div w:id="989552226">
          <w:marLeft w:val="640"/>
          <w:marRight w:val="0"/>
          <w:marTop w:val="0"/>
          <w:marBottom w:val="0"/>
          <w:divBdr>
            <w:top w:val="none" w:sz="0" w:space="0" w:color="auto"/>
            <w:left w:val="none" w:sz="0" w:space="0" w:color="auto"/>
            <w:bottom w:val="none" w:sz="0" w:space="0" w:color="auto"/>
            <w:right w:val="none" w:sz="0" w:space="0" w:color="auto"/>
          </w:divBdr>
        </w:div>
        <w:div w:id="57480314">
          <w:marLeft w:val="640"/>
          <w:marRight w:val="0"/>
          <w:marTop w:val="0"/>
          <w:marBottom w:val="0"/>
          <w:divBdr>
            <w:top w:val="none" w:sz="0" w:space="0" w:color="auto"/>
            <w:left w:val="none" w:sz="0" w:space="0" w:color="auto"/>
            <w:bottom w:val="none" w:sz="0" w:space="0" w:color="auto"/>
            <w:right w:val="none" w:sz="0" w:space="0" w:color="auto"/>
          </w:divBdr>
        </w:div>
        <w:div w:id="517160830">
          <w:marLeft w:val="640"/>
          <w:marRight w:val="0"/>
          <w:marTop w:val="0"/>
          <w:marBottom w:val="0"/>
          <w:divBdr>
            <w:top w:val="none" w:sz="0" w:space="0" w:color="auto"/>
            <w:left w:val="none" w:sz="0" w:space="0" w:color="auto"/>
            <w:bottom w:val="none" w:sz="0" w:space="0" w:color="auto"/>
            <w:right w:val="none" w:sz="0" w:space="0" w:color="auto"/>
          </w:divBdr>
        </w:div>
        <w:div w:id="1791245890">
          <w:marLeft w:val="640"/>
          <w:marRight w:val="0"/>
          <w:marTop w:val="0"/>
          <w:marBottom w:val="0"/>
          <w:divBdr>
            <w:top w:val="none" w:sz="0" w:space="0" w:color="auto"/>
            <w:left w:val="none" w:sz="0" w:space="0" w:color="auto"/>
            <w:bottom w:val="none" w:sz="0" w:space="0" w:color="auto"/>
            <w:right w:val="none" w:sz="0" w:space="0" w:color="auto"/>
          </w:divBdr>
        </w:div>
        <w:div w:id="1913470397">
          <w:marLeft w:val="640"/>
          <w:marRight w:val="0"/>
          <w:marTop w:val="0"/>
          <w:marBottom w:val="0"/>
          <w:divBdr>
            <w:top w:val="none" w:sz="0" w:space="0" w:color="auto"/>
            <w:left w:val="none" w:sz="0" w:space="0" w:color="auto"/>
            <w:bottom w:val="none" w:sz="0" w:space="0" w:color="auto"/>
            <w:right w:val="none" w:sz="0" w:space="0" w:color="auto"/>
          </w:divBdr>
        </w:div>
        <w:div w:id="606498191">
          <w:marLeft w:val="640"/>
          <w:marRight w:val="0"/>
          <w:marTop w:val="0"/>
          <w:marBottom w:val="0"/>
          <w:divBdr>
            <w:top w:val="none" w:sz="0" w:space="0" w:color="auto"/>
            <w:left w:val="none" w:sz="0" w:space="0" w:color="auto"/>
            <w:bottom w:val="none" w:sz="0" w:space="0" w:color="auto"/>
            <w:right w:val="none" w:sz="0" w:space="0" w:color="auto"/>
          </w:divBdr>
        </w:div>
        <w:div w:id="806892484">
          <w:marLeft w:val="640"/>
          <w:marRight w:val="0"/>
          <w:marTop w:val="0"/>
          <w:marBottom w:val="0"/>
          <w:divBdr>
            <w:top w:val="none" w:sz="0" w:space="0" w:color="auto"/>
            <w:left w:val="none" w:sz="0" w:space="0" w:color="auto"/>
            <w:bottom w:val="none" w:sz="0" w:space="0" w:color="auto"/>
            <w:right w:val="none" w:sz="0" w:space="0" w:color="auto"/>
          </w:divBdr>
        </w:div>
        <w:div w:id="22561090">
          <w:marLeft w:val="640"/>
          <w:marRight w:val="0"/>
          <w:marTop w:val="0"/>
          <w:marBottom w:val="0"/>
          <w:divBdr>
            <w:top w:val="none" w:sz="0" w:space="0" w:color="auto"/>
            <w:left w:val="none" w:sz="0" w:space="0" w:color="auto"/>
            <w:bottom w:val="none" w:sz="0" w:space="0" w:color="auto"/>
            <w:right w:val="none" w:sz="0" w:space="0" w:color="auto"/>
          </w:divBdr>
        </w:div>
        <w:div w:id="730468070">
          <w:marLeft w:val="640"/>
          <w:marRight w:val="0"/>
          <w:marTop w:val="0"/>
          <w:marBottom w:val="0"/>
          <w:divBdr>
            <w:top w:val="none" w:sz="0" w:space="0" w:color="auto"/>
            <w:left w:val="none" w:sz="0" w:space="0" w:color="auto"/>
            <w:bottom w:val="none" w:sz="0" w:space="0" w:color="auto"/>
            <w:right w:val="none" w:sz="0" w:space="0" w:color="auto"/>
          </w:divBdr>
        </w:div>
        <w:div w:id="271595811">
          <w:marLeft w:val="640"/>
          <w:marRight w:val="0"/>
          <w:marTop w:val="0"/>
          <w:marBottom w:val="0"/>
          <w:divBdr>
            <w:top w:val="none" w:sz="0" w:space="0" w:color="auto"/>
            <w:left w:val="none" w:sz="0" w:space="0" w:color="auto"/>
            <w:bottom w:val="none" w:sz="0" w:space="0" w:color="auto"/>
            <w:right w:val="none" w:sz="0" w:space="0" w:color="auto"/>
          </w:divBdr>
        </w:div>
        <w:div w:id="261031345">
          <w:marLeft w:val="640"/>
          <w:marRight w:val="0"/>
          <w:marTop w:val="0"/>
          <w:marBottom w:val="0"/>
          <w:divBdr>
            <w:top w:val="none" w:sz="0" w:space="0" w:color="auto"/>
            <w:left w:val="none" w:sz="0" w:space="0" w:color="auto"/>
            <w:bottom w:val="none" w:sz="0" w:space="0" w:color="auto"/>
            <w:right w:val="none" w:sz="0" w:space="0" w:color="auto"/>
          </w:divBdr>
        </w:div>
        <w:div w:id="1307006405">
          <w:marLeft w:val="640"/>
          <w:marRight w:val="0"/>
          <w:marTop w:val="0"/>
          <w:marBottom w:val="0"/>
          <w:divBdr>
            <w:top w:val="none" w:sz="0" w:space="0" w:color="auto"/>
            <w:left w:val="none" w:sz="0" w:space="0" w:color="auto"/>
            <w:bottom w:val="none" w:sz="0" w:space="0" w:color="auto"/>
            <w:right w:val="none" w:sz="0" w:space="0" w:color="auto"/>
          </w:divBdr>
        </w:div>
        <w:div w:id="197284918">
          <w:marLeft w:val="640"/>
          <w:marRight w:val="0"/>
          <w:marTop w:val="0"/>
          <w:marBottom w:val="0"/>
          <w:divBdr>
            <w:top w:val="none" w:sz="0" w:space="0" w:color="auto"/>
            <w:left w:val="none" w:sz="0" w:space="0" w:color="auto"/>
            <w:bottom w:val="none" w:sz="0" w:space="0" w:color="auto"/>
            <w:right w:val="none" w:sz="0" w:space="0" w:color="auto"/>
          </w:divBdr>
        </w:div>
        <w:div w:id="848715176">
          <w:marLeft w:val="640"/>
          <w:marRight w:val="0"/>
          <w:marTop w:val="0"/>
          <w:marBottom w:val="0"/>
          <w:divBdr>
            <w:top w:val="none" w:sz="0" w:space="0" w:color="auto"/>
            <w:left w:val="none" w:sz="0" w:space="0" w:color="auto"/>
            <w:bottom w:val="none" w:sz="0" w:space="0" w:color="auto"/>
            <w:right w:val="none" w:sz="0" w:space="0" w:color="auto"/>
          </w:divBdr>
        </w:div>
        <w:div w:id="558899455">
          <w:marLeft w:val="640"/>
          <w:marRight w:val="0"/>
          <w:marTop w:val="0"/>
          <w:marBottom w:val="0"/>
          <w:divBdr>
            <w:top w:val="none" w:sz="0" w:space="0" w:color="auto"/>
            <w:left w:val="none" w:sz="0" w:space="0" w:color="auto"/>
            <w:bottom w:val="none" w:sz="0" w:space="0" w:color="auto"/>
            <w:right w:val="none" w:sz="0" w:space="0" w:color="auto"/>
          </w:divBdr>
        </w:div>
        <w:div w:id="1790006827">
          <w:marLeft w:val="640"/>
          <w:marRight w:val="0"/>
          <w:marTop w:val="0"/>
          <w:marBottom w:val="0"/>
          <w:divBdr>
            <w:top w:val="none" w:sz="0" w:space="0" w:color="auto"/>
            <w:left w:val="none" w:sz="0" w:space="0" w:color="auto"/>
            <w:bottom w:val="none" w:sz="0" w:space="0" w:color="auto"/>
            <w:right w:val="none" w:sz="0" w:space="0" w:color="auto"/>
          </w:divBdr>
        </w:div>
        <w:div w:id="1628664919">
          <w:marLeft w:val="640"/>
          <w:marRight w:val="0"/>
          <w:marTop w:val="0"/>
          <w:marBottom w:val="0"/>
          <w:divBdr>
            <w:top w:val="none" w:sz="0" w:space="0" w:color="auto"/>
            <w:left w:val="none" w:sz="0" w:space="0" w:color="auto"/>
            <w:bottom w:val="none" w:sz="0" w:space="0" w:color="auto"/>
            <w:right w:val="none" w:sz="0" w:space="0" w:color="auto"/>
          </w:divBdr>
        </w:div>
        <w:div w:id="1700204850">
          <w:marLeft w:val="640"/>
          <w:marRight w:val="0"/>
          <w:marTop w:val="0"/>
          <w:marBottom w:val="0"/>
          <w:divBdr>
            <w:top w:val="none" w:sz="0" w:space="0" w:color="auto"/>
            <w:left w:val="none" w:sz="0" w:space="0" w:color="auto"/>
            <w:bottom w:val="none" w:sz="0" w:space="0" w:color="auto"/>
            <w:right w:val="none" w:sz="0" w:space="0" w:color="auto"/>
          </w:divBdr>
        </w:div>
        <w:div w:id="824589802">
          <w:marLeft w:val="640"/>
          <w:marRight w:val="0"/>
          <w:marTop w:val="0"/>
          <w:marBottom w:val="0"/>
          <w:divBdr>
            <w:top w:val="none" w:sz="0" w:space="0" w:color="auto"/>
            <w:left w:val="none" w:sz="0" w:space="0" w:color="auto"/>
            <w:bottom w:val="none" w:sz="0" w:space="0" w:color="auto"/>
            <w:right w:val="none" w:sz="0" w:space="0" w:color="auto"/>
          </w:divBdr>
        </w:div>
        <w:div w:id="1368020764">
          <w:marLeft w:val="640"/>
          <w:marRight w:val="0"/>
          <w:marTop w:val="0"/>
          <w:marBottom w:val="0"/>
          <w:divBdr>
            <w:top w:val="none" w:sz="0" w:space="0" w:color="auto"/>
            <w:left w:val="none" w:sz="0" w:space="0" w:color="auto"/>
            <w:bottom w:val="none" w:sz="0" w:space="0" w:color="auto"/>
            <w:right w:val="none" w:sz="0" w:space="0" w:color="auto"/>
          </w:divBdr>
        </w:div>
        <w:div w:id="5405798">
          <w:marLeft w:val="640"/>
          <w:marRight w:val="0"/>
          <w:marTop w:val="0"/>
          <w:marBottom w:val="0"/>
          <w:divBdr>
            <w:top w:val="none" w:sz="0" w:space="0" w:color="auto"/>
            <w:left w:val="none" w:sz="0" w:space="0" w:color="auto"/>
            <w:bottom w:val="none" w:sz="0" w:space="0" w:color="auto"/>
            <w:right w:val="none" w:sz="0" w:space="0" w:color="auto"/>
          </w:divBdr>
        </w:div>
        <w:div w:id="1889027726">
          <w:marLeft w:val="640"/>
          <w:marRight w:val="0"/>
          <w:marTop w:val="0"/>
          <w:marBottom w:val="0"/>
          <w:divBdr>
            <w:top w:val="none" w:sz="0" w:space="0" w:color="auto"/>
            <w:left w:val="none" w:sz="0" w:space="0" w:color="auto"/>
            <w:bottom w:val="none" w:sz="0" w:space="0" w:color="auto"/>
            <w:right w:val="none" w:sz="0" w:space="0" w:color="auto"/>
          </w:divBdr>
        </w:div>
        <w:div w:id="1637448560">
          <w:marLeft w:val="640"/>
          <w:marRight w:val="0"/>
          <w:marTop w:val="0"/>
          <w:marBottom w:val="0"/>
          <w:divBdr>
            <w:top w:val="none" w:sz="0" w:space="0" w:color="auto"/>
            <w:left w:val="none" w:sz="0" w:space="0" w:color="auto"/>
            <w:bottom w:val="none" w:sz="0" w:space="0" w:color="auto"/>
            <w:right w:val="none" w:sz="0" w:space="0" w:color="auto"/>
          </w:divBdr>
        </w:div>
        <w:div w:id="584925071">
          <w:marLeft w:val="640"/>
          <w:marRight w:val="0"/>
          <w:marTop w:val="0"/>
          <w:marBottom w:val="0"/>
          <w:divBdr>
            <w:top w:val="none" w:sz="0" w:space="0" w:color="auto"/>
            <w:left w:val="none" w:sz="0" w:space="0" w:color="auto"/>
            <w:bottom w:val="none" w:sz="0" w:space="0" w:color="auto"/>
            <w:right w:val="none" w:sz="0" w:space="0" w:color="auto"/>
          </w:divBdr>
        </w:div>
        <w:div w:id="1789277244">
          <w:marLeft w:val="640"/>
          <w:marRight w:val="0"/>
          <w:marTop w:val="0"/>
          <w:marBottom w:val="0"/>
          <w:divBdr>
            <w:top w:val="none" w:sz="0" w:space="0" w:color="auto"/>
            <w:left w:val="none" w:sz="0" w:space="0" w:color="auto"/>
            <w:bottom w:val="none" w:sz="0" w:space="0" w:color="auto"/>
            <w:right w:val="none" w:sz="0" w:space="0" w:color="auto"/>
          </w:divBdr>
        </w:div>
        <w:div w:id="1909993652">
          <w:marLeft w:val="640"/>
          <w:marRight w:val="0"/>
          <w:marTop w:val="0"/>
          <w:marBottom w:val="0"/>
          <w:divBdr>
            <w:top w:val="none" w:sz="0" w:space="0" w:color="auto"/>
            <w:left w:val="none" w:sz="0" w:space="0" w:color="auto"/>
            <w:bottom w:val="none" w:sz="0" w:space="0" w:color="auto"/>
            <w:right w:val="none" w:sz="0" w:space="0" w:color="auto"/>
          </w:divBdr>
        </w:div>
        <w:div w:id="54402779">
          <w:marLeft w:val="640"/>
          <w:marRight w:val="0"/>
          <w:marTop w:val="0"/>
          <w:marBottom w:val="0"/>
          <w:divBdr>
            <w:top w:val="none" w:sz="0" w:space="0" w:color="auto"/>
            <w:left w:val="none" w:sz="0" w:space="0" w:color="auto"/>
            <w:bottom w:val="none" w:sz="0" w:space="0" w:color="auto"/>
            <w:right w:val="none" w:sz="0" w:space="0" w:color="auto"/>
          </w:divBdr>
        </w:div>
        <w:div w:id="1193572343">
          <w:marLeft w:val="640"/>
          <w:marRight w:val="0"/>
          <w:marTop w:val="0"/>
          <w:marBottom w:val="0"/>
          <w:divBdr>
            <w:top w:val="none" w:sz="0" w:space="0" w:color="auto"/>
            <w:left w:val="none" w:sz="0" w:space="0" w:color="auto"/>
            <w:bottom w:val="none" w:sz="0" w:space="0" w:color="auto"/>
            <w:right w:val="none" w:sz="0" w:space="0" w:color="auto"/>
          </w:divBdr>
        </w:div>
        <w:div w:id="1961717741">
          <w:marLeft w:val="640"/>
          <w:marRight w:val="0"/>
          <w:marTop w:val="0"/>
          <w:marBottom w:val="0"/>
          <w:divBdr>
            <w:top w:val="none" w:sz="0" w:space="0" w:color="auto"/>
            <w:left w:val="none" w:sz="0" w:space="0" w:color="auto"/>
            <w:bottom w:val="none" w:sz="0" w:space="0" w:color="auto"/>
            <w:right w:val="none" w:sz="0" w:space="0" w:color="auto"/>
          </w:divBdr>
        </w:div>
        <w:div w:id="1935547792">
          <w:marLeft w:val="640"/>
          <w:marRight w:val="0"/>
          <w:marTop w:val="0"/>
          <w:marBottom w:val="0"/>
          <w:divBdr>
            <w:top w:val="none" w:sz="0" w:space="0" w:color="auto"/>
            <w:left w:val="none" w:sz="0" w:space="0" w:color="auto"/>
            <w:bottom w:val="none" w:sz="0" w:space="0" w:color="auto"/>
            <w:right w:val="none" w:sz="0" w:space="0" w:color="auto"/>
          </w:divBdr>
        </w:div>
        <w:div w:id="573397109">
          <w:marLeft w:val="640"/>
          <w:marRight w:val="0"/>
          <w:marTop w:val="0"/>
          <w:marBottom w:val="0"/>
          <w:divBdr>
            <w:top w:val="none" w:sz="0" w:space="0" w:color="auto"/>
            <w:left w:val="none" w:sz="0" w:space="0" w:color="auto"/>
            <w:bottom w:val="none" w:sz="0" w:space="0" w:color="auto"/>
            <w:right w:val="none" w:sz="0" w:space="0" w:color="auto"/>
          </w:divBdr>
        </w:div>
        <w:div w:id="847714928">
          <w:marLeft w:val="640"/>
          <w:marRight w:val="0"/>
          <w:marTop w:val="0"/>
          <w:marBottom w:val="0"/>
          <w:divBdr>
            <w:top w:val="none" w:sz="0" w:space="0" w:color="auto"/>
            <w:left w:val="none" w:sz="0" w:space="0" w:color="auto"/>
            <w:bottom w:val="none" w:sz="0" w:space="0" w:color="auto"/>
            <w:right w:val="none" w:sz="0" w:space="0" w:color="auto"/>
          </w:divBdr>
        </w:div>
        <w:div w:id="1180503704">
          <w:marLeft w:val="640"/>
          <w:marRight w:val="0"/>
          <w:marTop w:val="0"/>
          <w:marBottom w:val="0"/>
          <w:divBdr>
            <w:top w:val="none" w:sz="0" w:space="0" w:color="auto"/>
            <w:left w:val="none" w:sz="0" w:space="0" w:color="auto"/>
            <w:bottom w:val="none" w:sz="0" w:space="0" w:color="auto"/>
            <w:right w:val="none" w:sz="0" w:space="0" w:color="auto"/>
          </w:divBdr>
        </w:div>
        <w:div w:id="1793478627">
          <w:marLeft w:val="640"/>
          <w:marRight w:val="0"/>
          <w:marTop w:val="0"/>
          <w:marBottom w:val="0"/>
          <w:divBdr>
            <w:top w:val="none" w:sz="0" w:space="0" w:color="auto"/>
            <w:left w:val="none" w:sz="0" w:space="0" w:color="auto"/>
            <w:bottom w:val="none" w:sz="0" w:space="0" w:color="auto"/>
            <w:right w:val="none" w:sz="0" w:space="0" w:color="auto"/>
          </w:divBdr>
        </w:div>
        <w:div w:id="1563058514">
          <w:marLeft w:val="640"/>
          <w:marRight w:val="0"/>
          <w:marTop w:val="0"/>
          <w:marBottom w:val="0"/>
          <w:divBdr>
            <w:top w:val="none" w:sz="0" w:space="0" w:color="auto"/>
            <w:left w:val="none" w:sz="0" w:space="0" w:color="auto"/>
            <w:bottom w:val="none" w:sz="0" w:space="0" w:color="auto"/>
            <w:right w:val="none" w:sz="0" w:space="0" w:color="auto"/>
          </w:divBdr>
        </w:div>
        <w:div w:id="760490334">
          <w:marLeft w:val="640"/>
          <w:marRight w:val="0"/>
          <w:marTop w:val="0"/>
          <w:marBottom w:val="0"/>
          <w:divBdr>
            <w:top w:val="none" w:sz="0" w:space="0" w:color="auto"/>
            <w:left w:val="none" w:sz="0" w:space="0" w:color="auto"/>
            <w:bottom w:val="none" w:sz="0" w:space="0" w:color="auto"/>
            <w:right w:val="none" w:sz="0" w:space="0" w:color="auto"/>
          </w:divBdr>
        </w:div>
        <w:div w:id="259726356">
          <w:marLeft w:val="640"/>
          <w:marRight w:val="0"/>
          <w:marTop w:val="0"/>
          <w:marBottom w:val="0"/>
          <w:divBdr>
            <w:top w:val="none" w:sz="0" w:space="0" w:color="auto"/>
            <w:left w:val="none" w:sz="0" w:space="0" w:color="auto"/>
            <w:bottom w:val="none" w:sz="0" w:space="0" w:color="auto"/>
            <w:right w:val="none" w:sz="0" w:space="0" w:color="auto"/>
          </w:divBdr>
        </w:div>
        <w:div w:id="802970165">
          <w:marLeft w:val="640"/>
          <w:marRight w:val="0"/>
          <w:marTop w:val="0"/>
          <w:marBottom w:val="0"/>
          <w:divBdr>
            <w:top w:val="none" w:sz="0" w:space="0" w:color="auto"/>
            <w:left w:val="none" w:sz="0" w:space="0" w:color="auto"/>
            <w:bottom w:val="none" w:sz="0" w:space="0" w:color="auto"/>
            <w:right w:val="none" w:sz="0" w:space="0" w:color="auto"/>
          </w:divBdr>
        </w:div>
        <w:div w:id="1212498338">
          <w:marLeft w:val="640"/>
          <w:marRight w:val="0"/>
          <w:marTop w:val="0"/>
          <w:marBottom w:val="0"/>
          <w:divBdr>
            <w:top w:val="none" w:sz="0" w:space="0" w:color="auto"/>
            <w:left w:val="none" w:sz="0" w:space="0" w:color="auto"/>
            <w:bottom w:val="none" w:sz="0" w:space="0" w:color="auto"/>
            <w:right w:val="none" w:sz="0" w:space="0" w:color="auto"/>
          </w:divBdr>
        </w:div>
        <w:div w:id="2013797076">
          <w:marLeft w:val="640"/>
          <w:marRight w:val="0"/>
          <w:marTop w:val="0"/>
          <w:marBottom w:val="0"/>
          <w:divBdr>
            <w:top w:val="none" w:sz="0" w:space="0" w:color="auto"/>
            <w:left w:val="none" w:sz="0" w:space="0" w:color="auto"/>
            <w:bottom w:val="none" w:sz="0" w:space="0" w:color="auto"/>
            <w:right w:val="none" w:sz="0" w:space="0" w:color="auto"/>
          </w:divBdr>
        </w:div>
        <w:div w:id="1383141993">
          <w:marLeft w:val="640"/>
          <w:marRight w:val="0"/>
          <w:marTop w:val="0"/>
          <w:marBottom w:val="0"/>
          <w:divBdr>
            <w:top w:val="none" w:sz="0" w:space="0" w:color="auto"/>
            <w:left w:val="none" w:sz="0" w:space="0" w:color="auto"/>
            <w:bottom w:val="none" w:sz="0" w:space="0" w:color="auto"/>
            <w:right w:val="none" w:sz="0" w:space="0" w:color="auto"/>
          </w:divBdr>
        </w:div>
        <w:div w:id="1382245222">
          <w:marLeft w:val="640"/>
          <w:marRight w:val="0"/>
          <w:marTop w:val="0"/>
          <w:marBottom w:val="0"/>
          <w:divBdr>
            <w:top w:val="none" w:sz="0" w:space="0" w:color="auto"/>
            <w:left w:val="none" w:sz="0" w:space="0" w:color="auto"/>
            <w:bottom w:val="none" w:sz="0" w:space="0" w:color="auto"/>
            <w:right w:val="none" w:sz="0" w:space="0" w:color="auto"/>
          </w:divBdr>
        </w:div>
        <w:div w:id="1717779955">
          <w:marLeft w:val="640"/>
          <w:marRight w:val="0"/>
          <w:marTop w:val="0"/>
          <w:marBottom w:val="0"/>
          <w:divBdr>
            <w:top w:val="none" w:sz="0" w:space="0" w:color="auto"/>
            <w:left w:val="none" w:sz="0" w:space="0" w:color="auto"/>
            <w:bottom w:val="none" w:sz="0" w:space="0" w:color="auto"/>
            <w:right w:val="none" w:sz="0" w:space="0" w:color="auto"/>
          </w:divBdr>
        </w:div>
        <w:div w:id="846091733">
          <w:marLeft w:val="640"/>
          <w:marRight w:val="0"/>
          <w:marTop w:val="0"/>
          <w:marBottom w:val="0"/>
          <w:divBdr>
            <w:top w:val="none" w:sz="0" w:space="0" w:color="auto"/>
            <w:left w:val="none" w:sz="0" w:space="0" w:color="auto"/>
            <w:bottom w:val="none" w:sz="0" w:space="0" w:color="auto"/>
            <w:right w:val="none" w:sz="0" w:space="0" w:color="auto"/>
          </w:divBdr>
        </w:div>
        <w:div w:id="1819567995">
          <w:marLeft w:val="640"/>
          <w:marRight w:val="0"/>
          <w:marTop w:val="0"/>
          <w:marBottom w:val="0"/>
          <w:divBdr>
            <w:top w:val="none" w:sz="0" w:space="0" w:color="auto"/>
            <w:left w:val="none" w:sz="0" w:space="0" w:color="auto"/>
            <w:bottom w:val="none" w:sz="0" w:space="0" w:color="auto"/>
            <w:right w:val="none" w:sz="0" w:space="0" w:color="auto"/>
          </w:divBdr>
        </w:div>
        <w:div w:id="68551041">
          <w:marLeft w:val="640"/>
          <w:marRight w:val="0"/>
          <w:marTop w:val="0"/>
          <w:marBottom w:val="0"/>
          <w:divBdr>
            <w:top w:val="none" w:sz="0" w:space="0" w:color="auto"/>
            <w:left w:val="none" w:sz="0" w:space="0" w:color="auto"/>
            <w:bottom w:val="none" w:sz="0" w:space="0" w:color="auto"/>
            <w:right w:val="none" w:sz="0" w:space="0" w:color="auto"/>
          </w:divBdr>
        </w:div>
        <w:div w:id="1271626509">
          <w:marLeft w:val="640"/>
          <w:marRight w:val="0"/>
          <w:marTop w:val="0"/>
          <w:marBottom w:val="0"/>
          <w:divBdr>
            <w:top w:val="none" w:sz="0" w:space="0" w:color="auto"/>
            <w:left w:val="none" w:sz="0" w:space="0" w:color="auto"/>
            <w:bottom w:val="none" w:sz="0" w:space="0" w:color="auto"/>
            <w:right w:val="none" w:sz="0" w:space="0" w:color="auto"/>
          </w:divBdr>
        </w:div>
        <w:div w:id="1391265670">
          <w:marLeft w:val="640"/>
          <w:marRight w:val="0"/>
          <w:marTop w:val="0"/>
          <w:marBottom w:val="0"/>
          <w:divBdr>
            <w:top w:val="none" w:sz="0" w:space="0" w:color="auto"/>
            <w:left w:val="none" w:sz="0" w:space="0" w:color="auto"/>
            <w:bottom w:val="none" w:sz="0" w:space="0" w:color="auto"/>
            <w:right w:val="none" w:sz="0" w:space="0" w:color="auto"/>
          </w:divBdr>
        </w:div>
        <w:div w:id="825626878">
          <w:marLeft w:val="640"/>
          <w:marRight w:val="0"/>
          <w:marTop w:val="0"/>
          <w:marBottom w:val="0"/>
          <w:divBdr>
            <w:top w:val="none" w:sz="0" w:space="0" w:color="auto"/>
            <w:left w:val="none" w:sz="0" w:space="0" w:color="auto"/>
            <w:bottom w:val="none" w:sz="0" w:space="0" w:color="auto"/>
            <w:right w:val="none" w:sz="0" w:space="0" w:color="auto"/>
          </w:divBdr>
        </w:div>
        <w:div w:id="1720859218">
          <w:marLeft w:val="640"/>
          <w:marRight w:val="0"/>
          <w:marTop w:val="0"/>
          <w:marBottom w:val="0"/>
          <w:divBdr>
            <w:top w:val="none" w:sz="0" w:space="0" w:color="auto"/>
            <w:left w:val="none" w:sz="0" w:space="0" w:color="auto"/>
            <w:bottom w:val="none" w:sz="0" w:space="0" w:color="auto"/>
            <w:right w:val="none" w:sz="0" w:space="0" w:color="auto"/>
          </w:divBdr>
        </w:div>
        <w:div w:id="1852837516">
          <w:marLeft w:val="640"/>
          <w:marRight w:val="0"/>
          <w:marTop w:val="0"/>
          <w:marBottom w:val="0"/>
          <w:divBdr>
            <w:top w:val="none" w:sz="0" w:space="0" w:color="auto"/>
            <w:left w:val="none" w:sz="0" w:space="0" w:color="auto"/>
            <w:bottom w:val="none" w:sz="0" w:space="0" w:color="auto"/>
            <w:right w:val="none" w:sz="0" w:space="0" w:color="auto"/>
          </w:divBdr>
        </w:div>
        <w:div w:id="561596291">
          <w:marLeft w:val="640"/>
          <w:marRight w:val="0"/>
          <w:marTop w:val="0"/>
          <w:marBottom w:val="0"/>
          <w:divBdr>
            <w:top w:val="none" w:sz="0" w:space="0" w:color="auto"/>
            <w:left w:val="none" w:sz="0" w:space="0" w:color="auto"/>
            <w:bottom w:val="none" w:sz="0" w:space="0" w:color="auto"/>
            <w:right w:val="none" w:sz="0" w:space="0" w:color="auto"/>
          </w:divBdr>
        </w:div>
        <w:div w:id="362942475">
          <w:marLeft w:val="640"/>
          <w:marRight w:val="0"/>
          <w:marTop w:val="0"/>
          <w:marBottom w:val="0"/>
          <w:divBdr>
            <w:top w:val="none" w:sz="0" w:space="0" w:color="auto"/>
            <w:left w:val="none" w:sz="0" w:space="0" w:color="auto"/>
            <w:bottom w:val="none" w:sz="0" w:space="0" w:color="auto"/>
            <w:right w:val="none" w:sz="0" w:space="0" w:color="auto"/>
          </w:divBdr>
        </w:div>
        <w:div w:id="129251522">
          <w:marLeft w:val="640"/>
          <w:marRight w:val="0"/>
          <w:marTop w:val="0"/>
          <w:marBottom w:val="0"/>
          <w:divBdr>
            <w:top w:val="none" w:sz="0" w:space="0" w:color="auto"/>
            <w:left w:val="none" w:sz="0" w:space="0" w:color="auto"/>
            <w:bottom w:val="none" w:sz="0" w:space="0" w:color="auto"/>
            <w:right w:val="none" w:sz="0" w:space="0" w:color="auto"/>
          </w:divBdr>
        </w:div>
        <w:div w:id="127868658">
          <w:marLeft w:val="640"/>
          <w:marRight w:val="0"/>
          <w:marTop w:val="0"/>
          <w:marBottom w:val="0"/>
          <w:divBdr>
            <w:top w:val="none" w:sz="0" w:space="0" w:color="auto"/>
            <w:left w:val="none" w:sz="0" w:space="0" w:color="auto"/>
            <w:bottom w:val="none" w:sz="0" w:space="0" w:color="auto"/>
            <w:right w:val="none" w:sz="0" w:space="0" w:color="auto"/>
          </w:divBdr>
        </w:div>
        <w:div w:id="873074555">
          <w:marLeft w:val="640"/>
          <w:marRight w:val="0"/>
          <w:marTop w:val="0"/>
          <w:marBottom w:val="0"/>
          <w:divBdr>
            <w:top w:val="none" w:sz="0" w:space="0" w:color="auto"/>
            <w:left w:val="none" w:sz="0" w:space="0" w:color="auto"/>
            <w:bottom w:val="none" w:sz="0" w:space="0" w:color="auto"/>
            <w:right w:val="none" w:sz="0" w:space="0" w:color="auto"/>
          </w:divBdr>
        </w:div>
        <w:div w:id="6256136">
          <w:marLeft w:val="640"/>
          <w:marRight w:val="0"/>
          <w:marTop w:val="0"/>
          <w:marBottom w:val="0"/>
          <w:divBdr>
            <w:top w:val="none" w:sz="0" w:space="0" w:color="auto"/>
            <w:left w:val="none" w:sz="0" w:space="0" w:color="auto"/>
            <w:bottom w:val="none" w:sz="0" w:space="0" w:color="auto"/>
            <w:right w:val="none" w:sz="0" w:space="0" w:color="auto"/>
          </w:divBdr>
        </w:div>
      </w:divsChild>
    </w:div>
    <w:div w:id="1127892768">
      <w:bodyDiv w:val="1"/>
      <w:marLeft w:val="0"/>
      <w:marRight w:val="0"/>
      <w:marTop w:val="0"/>
      <w:marBottom w:val="0"/>
      <w:divBdr>
        <w:top w:val="none" w:sz="0" w:space="0" w:color="auto"/>
        <w:left w:val="none" w:sz="0" w:space="0" w:color="auto"/>
        <w:bottom w:val="none" w:sz="0" w:space="0" w:color="auto"/>
        <w:right w:val="none" w:sz="0" w:space="0" w:color="auto"/>
      </w:divBdr>
      <w:divsChild>
        <w:div w:id="921258858">
          <w:marLeft w:val="640"/>
          <w:marRight w:val="0"/>
          <w:marTop w:val="0"/>
          <w:marBottom w:val="0"/>
          <w:divBdr>
            <w:top w:val="none" w:sz="0" w:space="0" w:color="auto"/>
            <w:left w:val="none" w:sz="0" w:space="0" w:color="auto"/>
            <w:bottom w:val="none" w:sz="0" w:space="0" w:color="auto"/>
            <w:right w:val="none" w:sz="0" w:space="0" w:color="auto"/>
          </w:divBdr>
        </w:div>
        <w:div w:id="1276524429">
          <w:marLeft w:val="640"/>
          <w:marRight w:val="0"/>
          <w:marTop w:val="0"/>
          <w:marBottom w:val="0"/>
          <w:divBdr>
            <w:top w:val="none" w:sz="0" w:space="0" w:color="auto"/>
            <w:left w:val="none" w:sz="0" w:space="0" w:color="auto"/>
            <w:bottom w:val="none" w:sz="0" w:space="0" w:color="auto"/>
            <w:right w:val="none" w:sz="0" w:space="0" w:color="auto"/>
          </w:divBdr>
        </w:div>
        <w:div w:id="875239653">
          <w:marLeft w:val="640"/>
          <w:marRight w:val="0"/>
          <w:marTop w:val="0"/>
          <w:marBottom w:val="0"/>
          <w:divBdr>
            <w:top w:val="none" w:sz="0" w:space="0" w:color="auto"/>
            <w:left w:val="none" w:sz="0" w:space="0" w:color="auto"/>
            <w:bottom w:val="none" w:sz="0" w:space="0" w:color="auto"/>
            <w:right w:val="none" w:sz="0" w:space="0" w:color="auto"/>
          </w:divBdr>
        </w:div>
        <w:div w:id="105775975">
          <w:marLeft w:val="640"/>
          <w:marRight w:val="0"/>
          <w:marTop w:val="0"/>
          <w:marBottom w:val="0"/>
          <w:divBdr>
            <w:top w:val="none" w:sz="0" w:space="0" w:color="auto"/>
            <w:left w:val="none" w:sz="0" w:space="0" w:color="auto"/>
            <w:bottom w:val="none" w:sz="0" w:space="0" w:color="auto"/>
            <w:right w:val="none" w:sz="0" w:space="0" w:color="auto"/>
          </w:divBdr>
        </w:div>
        <w:div w:id="40517269">
          <w:marLeft w:val="640"/>
          <w:marRight w:val="0"/>
          <w:marTop w:val="0"/>
          <w:marBottom w:val="0"/>
          <w:divBdr>
            <w:top w:val="none" w:sz="0" w:space="0" w:color="auto"/>
            <w:left w:val="none" w:sz="0" w:space="0" w:color="auto"/>
            <w:bottom w:val="none" w:sz="0" w:space="0" w:color="auto"/>
            <w:right w:val="none" w:sz="0" w:space="0" w:color="auto"/>
          </w:divBdr>
        </w:div>
        <w:div w:id="1779058887">
          <w:marLeft w:val="640"/>
          <w:marRight w:val="0"/>
          <w:marTop w:val="0"/>
          <w:marBottom w:val="0"/>
          <w:divBdr>
            <w:top w:val="none" w:sz="0" w:space="0" w:color="auto"/>
            <w:left w:val="none" w:sz="0" w:space="0" w:color="auto"/>
            <w:bottom w:val="none" w:sz="0" w:space="0" w:color="auto"/>
            <w:right w:val="none" w:sz="0" w:space="0" w:color="auto"/>
          </w:divBdr>
        </w:div>
        <w:div w:id="202062251">
          <w:marLeft w:val="640"/>
          <w:marRight w:val="0"/>
          <w:marTop w:val="0"/>
          <w:marBottom w:val="0"/>
          <w:divBdr>
            <w:top w:val="none" w:sz="0" w:space="0" w:color="auto"/>
            <w:left w:val="none" w:sz="0" w:space="0" w:color="auto"/>
            <w:bottom w:val="none" w:sz="0" w:space="0" w:color="auto"/>
            <w:right w:val="none" w:sz="0" w:space="0" w:color="auto"/>
          </w:divBdr>
        </w:div>
        <w:div w:id="2071727749">
          <w:marLeft w:val="640"/>
          <w:marRight w:val="0"/>
          <w:marTop w:val="0"/>
          <w:marBottom w:val="0"/>
          <w:divBdr>
            <w:top w:val="none" w:sz="0" w:space="0" w:color="auto"/>
            <w:left w:val="none" w:sz="0" w:space="0" w:color="auto"/>
            <w:bottom w:val="none" w:sz="0" w:space="0" w:color="auto"/>
            <w:right w:val="none" w:sz="0" w:space="0" w:color="auto"/>
          </w:divBdr>
        </w:div>
        <w:div w:id="2108578851">
          <w:marLeft w:val="640"/>
          <w:marRight w:val="0"/>
          <w:marTop w:val="0"/>
          <w:marBottom w:val="0"/>
          <w:divBdr>
            <w:top w:val="none" w:sz="0" w:space="0" w:color="auto"/>
            <w:left w:val="none" w:sz="0" w:space="0" w:color="auto"/>
            <w:bottom w:val="none" w:sz="0" w:space="0" w:color="auto"/>
            <w:right w:val="none" w:sz="0" w:space="0" w:color="auto"/>
          </w:divBdr>
        </w:div>
        <w:div w:id="1329864157">
          <w:marLeft w:val="640"/>
          <w:marRight w:val="0"/>
          <w:marTop w:val="0"/>
          <w:marBottom w:val="0"/>
          <w:divBdr>
            <w:top w:val="none" w:sz="0" w:space="0" w:color="auto"/>
            <w:left w:val="none" w:sz="0" w:space="0" w:color="auto"/>
            <w:bottom w:val="none" w:sz="0" w:space="0" w:color="auto"/>
            <w:right w:val="none" w:sz="0" w:space="0" w:color="auto"/>
          </w:divBdr>
        </w:div>
        <w:div w:id="1172524375">
          <w:marLeft w:val="640"/>
          <w:marRight w:val="0"/>
          <w:marTop w:val="0"/>
          <w:marBottom w:val="0"/>
          <w:divBdr>
            <w:top w:val="none" w:sz="0" w:space="0" w:color="auto"/>
            <w:left w:val="none" w:sz="0" w:space="0" w:color="auto"/>
            <w:bottom w:val="none" w:sz="0" w:space="0" w:color="auto"/>
            <w:right w:val="none" w:sz="0" w:space="0" w:color="auto"/>
          </w:divBdr>
        </w:div>
        <w:div w:id="263466407">
          <w:marLeft w:val="640"/>
          <w:marRight w:val="0"/>
          <w:marTop w:val="0"/>
          <w:marBottom w:val="0"/>
          <w:divBdr>
            <w:top w:val="none" w:sz="0" w:space="0" w:color="auto"/>
            <w:left w:val="none" w:sz="0" w:space="0" w:color="auto"/>
            <w:bottom w:val="none" w:sz="0" w:space="0" w:color="auto"/>
            <w:right w:val="none" w:sz="0" w:space="0" w:color="auto"/>
          </w:divBdr>
        </w:div>
        <w:div w:id="7293101">
          <w:marLeft w:val="640"/>
          <w:marRight w:val="0"/>
          <w:marTop w:val="0"/>
          <w:marBottom w:val="0"/>
          <w:divBdr>
            <w:top w:val="none" w:sz="0" w:space="0" w:color="auto"/>
            <w:left w:val="none" w:sz="0" w:space="0" w:color="auto"/>
            <w:bottom w:val="none" w:sz="0" w:space="0" w:color="auto"/>
            <w:right w:val="none" w:sz="0" w:space="0" w:color="auto"/>
          </w:divBdr>
        </w:div>
        <w:div w:id="625476287">
          <w:marLeft w:val="640"/>
          <w:marRight w:val="0"/>
          <w:marTop w:val="0"/>
          <w:marBottom w:val="0"/>
          <w:divBdr>
            <w:top w:val="none" w:sz="0" w:space="0" w:color="auto"/>
            <w:left w:val="none" w:sz="0" w:space="0" w:color="auto"/>
            <w:bottom w:val="none" w:sz="0" w:space="0" w:color="auto"/>
            <w:right w:val="none" w:sz="0" w:space="0" w:color="auto"/>
          </w:divBdr>
        </w:div>
        <w:div w:id="1573194141">
          <w:marLeft w:val="640"/>
          <w:marRight w:val="0"/>
          <w:marTop w:val="0"/>
          <w:marBottom w:val="0"/>
          <w:divBdr>
            <w:top w:val="none" w:sz="0" w:space="0" w:color="auto"/>
            <w:left w:val="none" w:sz="0" w:space="0" w:color="auto"/>
            <w:bottom w:val="none" w:sz="0" w:space="0" w:color="auto"/>
            <w:right w:val="none" w:sz="0" w:space="0" w:color="auto"/>
          </w:divBdr>
        </w:div>
        <w:div w:id="1568031533">
          <w:marLeft w:val="640"/>
          <w:marRight w:val="0"/>
          <w:marTop w:val="0"/>
          <w:marBottom w:val="0"/>
          <w:divBdr>
            <w:top w:val="none" w:sz="0" w:space="0" w:color="auto"/>
            <w:left w:val="none" w:sz="0" w:space="0" w:color="auto"/>
            <w:bottom w:val="none" w:sz="0" w:space="0" w:color="auto"/>
            <w:right w:val="none" w:sz="0" w:space="0" w:color="auto"/>
          </w:divBdr>
        </w:div>
        <w:div w:id="1001274199">
          <w:marLeft w:val="640"/>
          <w:marRight w:val="0"/>
          <w:marTop w:val="0"/>
          <w:marBottom w:val="0"/>
          <w:divBdr>
            <w:top w:val="none" w:sz="0" w:space="0" w:color="auto"/>
            <w:left w:val="none" w:sz="0" w:space="0" w:color="auto"/>
            <w:bottom w:val="none" w:sz="0" w:space="0" w:color="auto"/>
            <w:right w:val="none" w:sz="0" w:space="0" w:color="auto"/>
          </w:divBdr>
        </w:div>
        <w:div w:id="545416719">
          <w:marLeft w:val="640"/>
          <w:marRight w:val="0"/>
          <w:marTop w:val="0"/>
          <w:marBottom w:val="0"/>
          <w:divBdr>
            <w:top w:val="none" w:sz="0" w:space="0" w:color="auto"/>
            <w:left w:val="none" w:sz="0" w:space="0" w:color="auto"/>
            <w:bottom w:val="none" w:sz="0" w:space="0" w:color="auto"/>
            <w:right w:val="none" w:sz="0" w:space="0" w:color="auto"/>
          </w:divBdr>
        </w:div>
        <w:div w:id="2035380505">
          <w:marLeft w:val="640"/>
          <w:marRight w:val="0"/>
          <w:marTop w:val="0"/>
          <w:marBottom w:val="0"/>
          <w:divBdr>
            <w:top w:val="none" w:sz="0" w:space="0" w:color="auto"/>
            <w:left w:val="none" w:sz="0" w:space="0" w:color="auto"/>
            <w:bottom w:val="none" w:sz="0" w:space="0" w:color="auto"/>
            <w:right w:val="none" w:sz="0" w:space="0" w:color="auto"/>
          </w:divBdr>
        </w:div>
        <w:div w:id="20789374">
          <w:marLeft w:val="640"/>
          <w:marRight w:val="0"/>
          <w:marTop w:val="0"/>
          <w:marBottom w:val="0"/>
          <w:divBdr>
            <w:top w:val="none" w:sz="0" w:space="0" w:color="auto"/>
            <w:left w:val="none" w:sz="0" w:space="0" w:color="auto"/>
            <w:bottom w:val="none" w:sz="0" w:space="0" w:color="auto"/>
            <w:right w:val="none" w:sz="0" w:space="0" w:color="auto"/>
          </w:divBdr>
        </w:div>
        <w:div w:id="1110391992">
          <w:marLeft w:val="640"/>
          <w:marRight w:val="0"/>
          <w:marTop w:val="0"/>
          <w:marBottom w:val="0"/>
          <w:divBdr>
            <w:top w:val="none" w:sz="0" w:space="0" w:color="auto"/>
            <w:left w:val="none" w:sz="0" w:space="0" w:color="auto"/>
            <w:bottom w:val="none" w:sz="0" w:space="0" w:color="auto"/>
            <w:right w:val="none" w:sz="0" w:space="0" w:color="auto"/>
          </w:divBdr>
        </w:div>
        <w:div w:id="2010135784">
          <w:marLeft w:val="640"/>
          <w:marRight w:val="0"/>
          <w:marTop w:val="0"/>
          <w:marBottom w:val="0"/>
          <w:divBdr>
            <w:top w:val="none" w:sz="0" w:space="0" w:color="auto"/>
            <w:left w:val="none" w:sz="0" w:space="0" w:color="auto"/>
            <w:bottom w:val="none" w:sz="0" w:space="0" w:color="auto"/>
            <w:right w:val="none" w:sz="0" w:space="0" w:color="auto"/>
          </w:divBdr>
        </w:div>
        <w:div w:id="823938512">
          <w:marLeft w:val="640"/>
          <w:marRight w:val="0"/>
          <w:marTop w:val="0"/>
          <w:marBottom w:val="0"/>
          <w:divBdr>
            <w:top w:val="none" w:sz="0" w:space="0" w:color="auto"/>
            <w:left w:val="none" w:sz="0" w:space="0" w:color="auto"/>
            <w:bottom w:val="none" w:sz="0" w:space="0" w:color="auto"/>
            <w:right w:val="none" w:sz="0" w:space="0" w:color="auto"/>
          </w:divBdr>
        </w:div>
        <w:div w:id="1417747778">
          <w:marLeft w:val="640"/>
          <w:marRight w:val="0"/>
          <w:marTop w:val="0"/>
          <w:marBottom w:val="0"/>
          <w:divBdr>
            <w:top w:val="none" w:sz="0" w:space="0" w:color="auto"/>
            <w:left w:val="none" w:sz="0" w:space="0" w:color="auto"/>
            <w:bottom w:val="none" w:sz="0" w:space="0" w:color="auto"/>
            <w:right w:val="none" w:sz="0" w:space="0" w:color="auto"/>
          </w:divBdr>
        </w:div>
        <w:div w:id="57361645">
          <w:marLeft w:val="640"/>
          <w:marRight w:val="0"/>
          <w:marTop w:val="0"/>
          <w:marBottom w:val="0"/>
          <w:divBdr>
            <w:top w:val="none" w:sz="0" w:space="0" w:color="auto"/>
            <w:left w:val="none" w:sz="0" w:space="0" w:color="auto"/>
            <w:bottom w:val="none" w:sz="0" w:space="0" w:color="auto"/>
            <w:right w:val="none" w:sz="0" w:space="0" w:color="auto"/>
          </w:divBdr>
        </w:div>
        <w:div w:id="1612006019">
          <w:marLeft w:val="640"/>
          <w:marRight w:val="0"/>
          <w:marTop w:val="0"/>
          <w:marBottom w:val="0"/>
          <w:divBdr>
            <w:top w:val="none" w:sz="0" w:space="0" w:color="auto"/>
            <w:left w:val="none" w:sz="0" w:space="0" w:color="auto"/>
            <w:bottom w:val="none" w:sz="0" w:space="0" w:color="auto"/>
            <w:right w:val="none" w:sz="0" w:space="0" w:color="auto"/>
          </w:divBdr>
        </w:div>
        <w:div w:id="640185936">
          <w:marLeft w:val="640"/>
          <w:marRight w:val="0"/>
          <w:marTop w:val="0"/>
          <w:marBottom w:val="0"/>
          <w:divBdr>
            <w:top w:val="none" w:sz="0" w:space="0" w:color="auto"/>
            <w:left w:val="none" w:sz="0" w:space="0" w:color="auto"/>
            <w:bottom w:val="none" w:sz="0" w:space="0" w:color="auto"/>
            <w:right w:val="none" w:sz="0" w:space="0" w:color="auto"/>
          </w:divBdr>
        </w:div>
        <w:div w:id="252664922">
          <w:marLeft w:val="640"/>
          <w:marRight w:val="0"/>
          <w:marTop w:val="0"/>
          <w:marBottom w:val="0"/>
          <w:divBdr>
            <w:top w:val="none" w:sz="0" w:space="0" w:color="auto"/>
            <w:left w:val="none" w:sz="0" w:space="0" w:color="auto"/>
            <w:bottom w:val="none" w:sz="0" w:space="0" w:color="auto"/>
            <w:right w:val="none" w:sz="0" w:space="0" w:color="auto"/>
          </w:divBdr>
        </w:div>
        <w:div w:id="377438029">
          <w:marLeft w:val="640"/>
          <w:marRight w:val="0"/>
          <w:marTop w:val="0"/>
          <w:marBottom w:val="0"/>
          <w:divBdr>
            <w:top w:val="none" w:sz="0" w:space="0" w:color="auto"/>
            <w:left w:val="none" w:sz="0" w:space="0" w:color="auto"/>
            <w:bottom w:val="none" w:sz="0" w:space="0" w:color="auto"/>
            <w:right w:val="none" w:sz="0" w:space="0" w:color="auto"/>
          </w:divBdr>
        </w:div>
        <w:div w:id="363404035">
          <w:marLeft w:val="640"/>
          <w:marRight w:val="0"/>
          <w:marTop w:val="0"/>
          <w:marBottom w:val="0"/>
          <w:divBdr>
            <w:top w:val="none" w:sz="0" w:space="0" w:color="auto"/>
            <w:left w:val="none" w:sz="0" w:space="0" w:color="auto"/>
            <w:bottom w:val="none" w:sz="0" w:space="0" w:color="auto"/>
            <w:right w:val="none" w:sz="0" w:space="0" w:color="auto"/>
          </w:divBdr>
        </w:div>
        <w:div w:id="1091466686">
          <w:marLeft w:val="640"/>
          <w:marRight w:val="0"/>
          <w:marTop w:val="0"/>
          <w:marBottom w:val="0"/>
          <w:divBdr>
            <w:top w:val="none" w:sz="0" w:space="0" w:color="auto"/>
            <w:left w:val="none" w:sz="0" w:space="0" w:color="auto"/>
            <w:bottom w:val="none" w:sz="0" w:space="0" w:color="auto"/>
            <w:right w:val="none" w:sz="0" w:space="0" w:color="auto"/>
          </w:divBdr>
        </w:div>
        <w:div w:id="512720315">
          <w:marLeft w:val="640"/>
          <w:marRight w:val="0"/>
          <w:marTop w:val="0"/>
          <w:marBottom w:val="0"/>
          <w:divBdr>
            <w:top w:val="none" w:sz="0" w:space="0" w:color="auto"/>
            <w:left w:val="none" w:sz="0" w:space="0" w:color="auto"/>
            <w:bottom w:val="none" w:sz="0" w:space="0" w:color="auto"/>
            <w:right w:val="none" w:sz="0" w:space="0" w:color="auto"/>
          </w:divBdr>
        </w:div>
        <w:div w:id="398594736">
          <w:marLeft w:val="640"/>
          <w:marRight w:val="0"/>
          <w:marTop w:val="0"/>
          <w:marBottom w:val="0"/>
          <w:divBdr>
            <w:top w:val="none" w:sz="0" w:space="0" w:color="auto"/>
            <w:left w:val="none" w:sz="0" w:space="0" w:color="auto"/>
            <w:bottom w:val="none" w:sz="0" w:space="0" w:color="auto"/>
            <w:right w:val="none" w:sz="0" w:space="0" w:color="auto"/>
          </w:divBdr>
        </w:div>
        <w:div w:id="33359306">
          <w:marLeft w:val="640"/>
          <w:marRight w:val="0"/>
          <w:marTop w:val="0"/>
          <w:marBottom w:val="0"/>
          <w:divBdr>
            <w:top w:val="none" w:sz="0" w:space="0" w:color="auto"/>
            <w:left w:val="none" w:sz="0" w:space="0" w:color="auto"/>
            <w:bottom w:val="none" w:sz="0" w:space="0" w:color="auto"/>
            <w:right w:val="none" w:sz="0" w:space="0" w:color="auto"/>
          </w:divBdr>
        </w:div>
        <w:div w:id="630090095">
          <w:marLeft w:val="640"/>
          <w:marRight w:val="0"/>
          <w:marTop w:val="0"/>
          <w:marBottom w:val="0"/>
          <w:divBdr>
            <w:top w:val="none" w:sz="0" w:space="0" w:color="auto"/>
            <w:left w:val="none" w:sz="0" w:space="0" w:color="auto"/>
            <w:bottom w:val="none" w:sz="0" w:space="0" w:color="auto"/>
            <w:right w:val="none" w:sz="0" w:space="0" w:color="auto"/>
          </w:divBdr>
        </w:div>
        <w:div w:id="1874879157">
          <w:marLeft w:val="640"/>
          <w:marRight w:val="0"/>
          <w:marTop w:val="0"/>
          <w:marBottom w:val="0"/>
          <w:divBdr>
            <w:top w:val="none" w:sz="0" w:space="0" w:color="auto"/>
            <w:left w:val="none" w:sz="0" w:space="0" w:color="auto"/>
            <w:bottom w:val="none" w:sz="0" w:space="0" w:color="auto"/>
            <w:right w:val="none" w:sz="0" w:space="0" w:color="auto"/>
          </w:divBdr>
        </w:div>
        <w:div w:id="1668481219">
          <w:marLeft w:val="640"/>
          <w:marRight w:val="0"/>
          <w:marTop w:val="0"/>
          <w:marBottom w:val="0"/>
          <w:divBdr>
            <w:top w:val="none" w:sz="0" w:space="0" w:color="auto"/>
            <w:left w:val="none" w:sz="0" w:space="0" w:color="auto"/>
            <w:bottom w:val="none" w:sz="0" w:space="0" w:color="auto"/>
            <w:right w:val="none" w:sz="0" w:space="0" w:color="auto"/>
          </w:divBdr>
        </w:div>
        <w:div w:id="1127428814">
          <w:marLeft w:val="640"/>
          <w:marRight w:val="0"/>
          <w:marTop w:val="0"/>
          <w:marBottom w:val="0"/>
          <w:divBdr>
            <w:top w:val="none" w:sz="0" w:space="0" w:color="auto"/>
            <w:left w:val="none" w:sz="0" w:space="0" w:color="auto"/>
            <w:bottom w:val="none" w:sz="0" w:space="0" w:color="auto"/>
            <w:right w:val="none" w:sz="0" w:space="0" w:color="auto"/>
          </w:divBdr>
        </w:div>
        <w:div w:id="776407272">
          <w:marLeft w:val="640"/>
          <w:marRight w:val="0"/>
          <w:marTop w:val="0"/>
          <w:marBottom w:val="0"/>
          <w:divBdr>
            <w:top w:val="none" w:sz="0" w:space="0" w:color="auto"/>
            <w:left w:val="none" w:sz="0" w:space="0" w:color="auto"/>
            <w:bottom w:val="none" w:sz="0" w:space="0" w:color="auto"/>
            <w:right w:val="none" w:sz="0" w:space="0" w:color="auto"/>
          </w:divBdr>
        </w:div>
        <w:div w:id="1156579356">
          <w:marLeft w:val="640"/>
          <w:marRight w:val="0"/>
          <w:marTop w:val="0"/>
          <w:marBottom w:val="0"/>
          <w:divBdr>
            <w:top w:val="none" w:sz="0" w:space="0" w:color="auto"/>
            <w:left w:val="none" w:sz="0" w:space="0" w:color="auto"/>
            <w:bottom w:val="none" w:sz="0" w:space="0" w:color="auto"/>
            <w:right w:val="none" w:sz="0" w:space="0" w:color="auto"/>
          </w:divBdr>
        </w:div>
        <w:div w:id="761026405">
          <w:marLeft w:val="640"/>
          <w:marRight w:val="0"/>
          <w:marTop w:val="0"/>
          <w:marBottom w:val="0"/>
          <w:divBdr>
            <w:top w:val="none" w:sz="0" w:space="0" w:color="auto"/>
            <w:left w:val="none" w:sz="0" w:space="0" w:color="auto"/>
            <w:bottom w:val="none" w:sz="0" w:space="0" w:color="auto"/>
            <w:right w:val="none" w:sz="0" w:space="0" w:color="auto"/>
          </w:divBdr>
        </w:div>
        <w:div w:id="1659577908">
          <w:marLeft w:val="640"/>
          <w:marRight w:val="0"/>
          <w:marTop w:val="0"/>
          <w:marBottom w:val="0"/>
          <w:divBdr>
            <w:top w:val="none" w:sz="0" w:space="0" w:color="auto"/>
            <w:left w:val="none" w:sz="0" w:space="0" w:color="auto"/>
            <w:bottom w:val="none" w:sz="0" w:space="0" w:color="auto"/>
            <w:right w:val="none" w:sz="0" w:space="0" w:color="auto"/>
          </w:divBdr>
        </w:div>
        <w:div w:id="498498318">
          <w:marLeft w:val="640"/>
          <w:marRight w:val="0"/>
          <w:marTop w:val="0"/>
          <w:marBottom w:val="0"/>
          <w:divBdr>
            <w:top w:val="none" w:sz="0" w:space="0" w:color="auto"/>
            <w:left w:val="none" w:sz="0" w:space="0" w:color="auto"/>
            <w:bottom w:val="none" w:sz="0" w:space="0" w:color="auto"/>
            <w:right w:val="none" w:sz="0" w:space="0" w:color="auto"/>
          </w:divBdr>
        </w:div>
        <w:div w:id="74010750">
          <w:marLeft w:val="640"/>
          <w:marRight w:val="0"/>
          <w:marTop w:val="0"/>
          <w:marBottom w:val="0"/>
          <w:divBdr>
            <w:top w:val="none" w:sz="0" w:space="0" w:color="auto"/>
            <w:left w:val="none" w:sz="0" w:space="0" w:color="auto"/>
            <w:bottom w:val="none" w:sz="0" w:space="0" w:color="auto"/>
            <w:right w:val="none" w:sz="0" w:space="0" w:color="auto"/>
          </w:divBdr>
        </w:div>
        <w:div w:id="518928611">
          <w:marLeft w:val="640"/>
          <w:marRight w:val="0"/>
          <w:marTop w:val="0"/>
          <w:marBottom w:val="0"/>
          <w:divBdr>
            <w:top w:val="none" w:sz="0" w:space="0" w:color="auto"/>
            <w:left w:val="none" w:sz="0" w:space="0" w:color="auto"/>
            <w:bottom w:val="none" w:sz="0" w:space="0" w:color="auto"/>
            <w:right w:val="none" w:sz="0" w:space="0" w:color="auto"/>
          </w:divBdr>
        </w:div>
        <w:div w:id="1778479108">
          <w:marLeft w:val="640"/>
          <w:marRight w:val="0"/>
          <w:marTop w:val="0"/>
          <w:marBottom w:val="0"/>
          <w:divBdr>
            <w:top w:val="none" w:sz="0" w:space="0" w:color="auto"/>
            <w:left w:val="none" w:sz="0" w:space="0" w:color="auto"/>
            <w:bottom w:val="none" w:sz="0" w:space="0" w:color="auto"/>
            <w:right w:val="none" w:sz="0" w:space="0" w:color="auto"/>
          </w:divBdr>
        </w:div>
        <w:div w:id="1814176610">
          <w:marLeft w:val="640"/>
          <w:marRight w:val="0"/>
          <w:marTop w:val="0"/>
          <w:marBottom w:val="0"/>
          <w:divBdr>
            <w:top w:val="none" w:sz="0" w:space="0" w:color="auto"/>
            <w:left w:val="none" w:sz="0" w:space="0" w:color="auto"/>
            <w:bottom w:val="none" w:sz="0" w:space="0" w:color="auto"/>
            <w:right w:val="none" w:sz="0" w:space="0" w:color="auto"/>
          </w:divBdr>
        </w:div>
        <w:div w:id="1873303699">
          <w:marLeft w:val="640"/>
          <w:marRight w:val="0"/>
          <w:marTop w:val="0"/>
          <w:marBottom w:val="0"/>
          <w:divBdr>
            <w:top w:val="none" w:sz="0" w:space="0" w:color="auto"/>
            <w:left w:val="none" w:sz="0" w:space="0" w:color="auto"/>
            <w:bottom w:val="none" w:sz="0" w:space="0" w:color="auto"/>
            <w:right w:val="none" w:sz="0" w:space="0" w:color="auto"/>
          </w:divBdr>
        </w:div>
        <w:div w:id="448091989">
          <w:marLeft w:val="640"/>
          <w:marRight w:val="0"/>
          <w:marTop w:val="0"/>
          <w:marBottom w:val="0"/>
          <w:divBdr>
            <w:top w:val="none" w:sz="0" w:space="0" w:color="auto"/>
            <w:left w:val="none" w:sz="0" w:space="0" w:color="auto"/>
            <w:bottom w:val="none" w:sz="0" w:space="0" w:color="auto"/>
            <w:right w:val="none" w:sz="0" w:space="0" w:color="auto"/>
          </w:divBdr>
        </w:div>
        <w:div w:id="108818239">
          <w:marLeft w:val="640"/>
          <w:marRight w:val="0"/>
          <w:marTop w:val="0"/>
          <w:marBottom w:val="0"/>
          <w:divBdr>
            <w:top w:val="none" w:sz="0" w:space="0" w:color="auto"/>
            <w:left w:val="none" w:sz="0" w:space="0" w:color="auto"/>
            <w:bottom w:val="none" w:sz="0" w:space="0" w:color="auto"/>
            <w:right w:val="none" w:sz="0" w:space="0" w:color="auto"/>
          </w:divBdr>
        </w:div>
        <w:div w:id="1759252869">
          <w:marLeft w:val="640"/>
          <w:marRight w:val="0"/>
          <w:marTop w:val="0"/>
          <w:marBottom w:val="0"/>
          <w:divBdr>
            <w:top w:val="none" w:sz="0" w:space="0" w:color="auto"/>
            <w:left w:val="none" w:sz="0" w:space="0" w:color="auto"/>
            <w:bottom w:val="none" w:sz="0" w:space="0" w:color="auto"/>
            <w:right w:val="none" w:sz="0" w:space="0" w:color="auto"/>
          </w:divBdr>
        </w:div>
        <w:div w:id="674647033">
          <w:marLeft w:val="640"/>
          <w:marRight w:val="0"/>
          <w:marTop w:val="0"/>
          <w:marBottom w:val="0"/>
          <w:divBdr>
            <w:top w:val="none" w:sz="0" w:space="0" w:color="auto"/>
            <w:left w:val="none" w:sz="0" w:space="0" w:color="auto"/>
            <w:bottom w:val="none" w:sz="0" w:space="0" w:color="auto"/>
            <w:right w:val="none" w:sz="0" w:space="0" w:color="auto"/>
          </w:divBdr>
        </w:div>
        <w:div w:id="1013192971">
          <w:marLeft w:val="640"/>
          <w:marRight w:val="0"/>
          <w:marTop w:val="0"/>
          <w:marBottom w:val="0"/>
          <w:divBdr>
            <w:top w:val="none" w:sz="0" w:space="0" w:color="auto"/>
            <w:left w:val="none" w:sz="0" w:space="0" w:color="auto"/>
            <w:bottom w:val="none" w:sz="0" w:space="0" w:color="auto"/>
            <w:right w:val="none" w:sz="0" w:space="0" w:color="auto"/>
          </w:divBdr>
        </w:div>
        <w:div w:id="1422262903">
          <w:marLeft w:val="640"/>
          <w:marRight w:val="0"/>
          <w:marTop w:val="0"/>
          <w:marBottom w:val="0"/>
          <w:divBdr>
            <w:top w:val="none" w:sz="0" w:space="0" w:color="auto"/>
            <w:left w:val="none" w:sz="0" w:space="0" w:color="auto"/>
            <w:bottom w:val="none" w:sz="0" w:space="0" w:color="auto"/>
            <w:right w:val="none" w:sz="0" w:space="0" w:color="auto"/>
          </w:divBdr>
        </w:div>
        <w:div w:id="655305401">
          <w:marLeft w:val="640"/>
          <w:marRight w:val="0"/>
          <w:marTop w:val="0"/>
          <w:marBottom w:val="0"/>
          <w:divBdr>
            <w:top w:val="none" w:sz="0" w:space="0" w:color="auto"/>
            <w:left w:val="none" w:sz="0" w:space="0" w:color="auto"/>
            <w:bottom w:val="none" w:sz="0" w:space="0" w:color="auto"/>
            <w:right w:val="none" w:sz="0" w:space="0" w:color="auto"/>
          </w:divBdr>
        </w:div>
        <w:div w:id="218588355">
          <w:marLeft w:val="640"/>
          <w:marRight w:val="0"/>
          <w:marTop w:val="0"/>
          <w:marBottom w:val="0"/>
          <w:divBdr>
            <w:top w:val="none" w:sz="0" w:space="0" w:color="auto"/>
            <w:left w:val="none" w:sz="0" w:space="0" w:color="auto"/>
            <w:bottom w:val="none" w:sz="0" w:space="0" w:color="auto"/>
            <w:right w:val="none" w:sz="0" w:space="0" w:color="auto"/>
          </w:divBdr>
        </w:div>
        <w:div w:id="799416731">
          <w:marLeft w:val="640"/>
          <w:marRight w:val="0"/>
          <w:marTop w:val="0"/>
          <w:marBottom w:val="0"/>
          <w:divBdr>
            <w:top w:val="none" w:sz="0" w:space="0" w:color="auto"/>
            <w:left w:val="none" w:sz="0" w:space="0" w:color="auto"/>
            <w:bottom w:val="none" w:sz="0" w:space="0" w:color="auto"/>
            <w:right w:val="none" w:sz="0" w:space="0" w:color="auto"/>
          </w:divBdr>
        </w:div>
        <w:div w:id="1330324744">
          <w:marLeft w:val="640"/>
          <w:marRight w:val="0"/>
          <w:marTop w:val="0"/>
          <w:marBottom w:val="0"/>
          <w:divBdr>
            <w:top w:val="none" w:sz="0" w:space="0" w:color="auto"/>
            <w:left w:val="none" w:sz="0" w:space="0" w:color="auto"/>
            <w:bottom w:val="none" w:sz="0" w:space="0" w:color="auto"/>
            <w:right w:val="none" w:sz="0" w:space="0" w:color="auto"/>
          </w:divBdr>
        </w:div>
      </w:divsChild>
    </w:div>
    <w:div w:id="1192380353">
      <w:bodyDiv w:val="1"/>
      <w:marLeft w:val="0"/>
      <w:marRight w:val="0"/>
      <w:marTop w:val="0"/>
      <w:marBottom w:val="0"/>
      <w:divBdr>
        <w:top w:val="none" w:sz="0" w:space="0" w:color="auto"/>
        <w:left w:val="none" w:sz="0" w:space="0" w:color="auto"/>
        <w:bottom w:val="none" w:sz="0" w:space="0" w:color="auto"/>
        <w:right w:val="none" w:sz="0" w:space="0" w:color="auto"/>
      </w:divBdr>
      <w:divsChild>
        <w:div w:id="832381527">
          <w:marLeft w:val="640"/>
          <w:marRight w:val="0"/>
          <w:marTop w:val="0"/>
          <w:marBottom w:val="0"/>
          <w:divBdr>
            <w:top w:val="none" w:sz="0" w:space="0" w:color="auto"/>
            <w:left w:val="none" w:sz="0" w:space="0" w:color="auto"/>
            <w:bottom w:val="none" w:sz="0" w:space="0" w:color="auto"/>
            <w:right w:val="none" w:sz="0" w:space="0" w:color="auto"/>
          </w:divBdr>
        </w:div>
        <w:div w:id="1791513340">
          <w:marLeft w:val="640"/>
          <w:marRight w:val="0"/>
          <w:marTop w:val="0"/>
          <w:marBottom w:val="0"/>
          <w:divBdr>
            <w:top w:val="none" w:sz="0" w:space="0" w:color="auto"/>
            <w:left w:val="none" w:sz="0" w:space="0" w:color="auto"/>
            <w:bottom w:val="none" w:sz="0" w:space="0" w:color="auto"/>
            <w:right w:val="none" w:sz="0" w:space="0" w:color="auto"/>
          </w:divBdr>
        </w:div>
        <w:div w:id="500974483">
          <w:marLeft w:val="640"/>
          <w:marRight w:val="0"/>
          <w:marTop w:val="0"/>
          <w:marBottom w:val="0"/>
          <w:divBdr>
            <w:top w:val="none" w:sz="0" w:space="0" w:color="auto"/>
            <w:left w:val="none" w:sz="0" w:space="0" w:color="auto"/>
            <w:bottom w:val="none" w:sz="0" w:space="0" w:color="auto"/>
            <w:right w:val="none" w:sz="0" w:space="0" w:color="auto"/>
          </w:divBdr>
        </w:div>
        <w:div w:id="110438151">
          <w:marLeft w:val="640"/>
          <w:marRight w:val="0"/>
          <w:marTop w:val="0"/>
          <w:marBottom w:val="0"/>
          <w:divBdr>
            <w:top w:val="none" w:sz="0" w:space="0" w:color="auto"/>
            <w:left w:val="none" w:sz="0" w:space="0" w:color="auto"/>
            <w:bottom w:val="none" w:sz="0" w:space="0" w:color="auto"/>
            <w:right w:val="none" w:sz="0" w:space="0" w:color="auto"/>
          </w:divBdr>
        </w:div>
        <w:div w:id="1127970641">
          <w:marLeft w:val="640"/>
          <w:marRight w:val="0"/>
          <w:marTop w:val="0"/>
          <w:marBottom w:val="0"/>
          <w:divBdr>
            <w:top w:val="none" w:sz="0" w:space="0" w:color="auto"/>
            <w:left w:val="none" w:sz="0" w:space="0" w:color="auto"/>
            <w:bottom w:val="none" w:sz="0" w:space="0" w:color="auto"/>
            <w:right w:val="none" w:sz="0" w:space="0" w:color="auto"/>
          </w:divBdr>
        </w:div>
        <w:div w:id="2128348366">
          <w:marLeft w:val="640"/>
          <w:marRight w:val="0"/>
          <w:marTop w:val="0"/>
          <w:marBottom w:val="0"/>
          <w:divBdr>
            <w:top w:val="none" w:sz="0" w:space="0" w:color="auto"/>
            <w:left w:val="none" w:sz="0" w:space="0" w:color="auto"/>
            <w:bottom w:val="none" w:sz="0" w:space="0" w:color="auto"/>
            <w:right w:val="none" w:sz="0" w:space="0" w:color="auto"/>
          </w:divBdr>
        </w:div>
        <w:div w:id="1341350206">
          <w:marLeft w:val="640"/>
          <w:marRight w:val="0"/>
          <w:marTop w:val="0"/>
          <w:marBottom w:val="0"/>
          <w:divBdr>
            <w:top w:val="none" w:sz="0" w:space="0" w:color="auto"/>
            <w:left w:val="none" w:sz="0" w:space="0" w:color="auto"/>
            <w:bottom w:val="none" w:sz="0" w:space="0" w:color="auto"/>
            <w:right w:val="none" w:sz="0" w:space="0" w:color="auto"/>
          </w:divBdr>
        </w:div>
        <w:div w:id="451480364">
          <w:marLeft w:val="640"/>
          <w:marRight w:val="0"/>
          <w:marTop w:val="0"/>
          <w:marBottom w:val="0"/>
          <w:divBdr>
            <w:top w:val="none" w:sz="0" w:space="0" w:color="auto"/>
            <w:left w:val="none" w:sz="0" w:space="0" w:color="auto"/>
            <w:bottom w:val="none" w:sz="0" w:space="0" w:color="auto"/>
            <w:right w:val="none" w:sz="0" w:space="0" w:color="auto"/>
          </w:divBdr>
        </w:div>
        <w:div w:id="768306647">
          <w:marLeft w:val="640"/>
          <w:marRight w:val="0"/>
          <w:marTop w:val="0"/>
          <w:marBottom w:val="0"/>
          <w:divBdr>
            <w:top w:val="none" w:sz="0" w:space="0" w:color="auto"/>
            <w:left w:val="none" w:sz="0" w:space="0" w:color="auto"/>
            <w:bottom w:val="none" w:sz="0" w:space="0" w:color="auto"/>
            <w:right w:val="none" w:sz="0" w:space="0" w:color="auto"/>
          </w:divBdr>
        </w:div>
        <w:div w:id="1757894982">
          <w:marLeft w:val="640"/>
          <w:marRight w:val="0"/>
          <w:marTop w:val="0"/>
          <w:marBottom w:val="0"/>
          <w:divBdr>
            <w:top w:val="none" w:sz="0" w:space="0" w:color="auto"/>
            <w:left w:val="none" w:sz="0" w:space="0" w:color="auto"/>
            <w:bottom w:val="none" w:sz="0" w:space="0" w:color="auto"/>
            <w:right w:val="none" w:sz="0" w:space="0" w:color="auto"/>
          </w:divBdr>
        </w:div>
        <w:div w:id="1986425423">
          <w:marLeft w:val="640"/>
          <w:marRight w:val="0"/>
          <w:marTop w:val="0"/>
          <w:marBottom w:val="0"/>
          <w:divBdr>
            <w:top w:val="none" w:sz="0" w:space="0" w:color="auto"/>
            <w:left w:val="none" w:sz="0" w:space="0" w:color="auto"/>
            <w:bottom w:val="none" w:sz="0" w:space="0" w:color="auto"/>
            <w:right w:val="none" w:sz="0" w:space="0" w:color="auto"/>
          </w:divBdr>
        </w:div>
        <w:div w:id="1778526869">
          <w:marLeft w:val="640"/>
          <w:marRight w:val="0"/>
          <w:marTop w:val="0"/>
          <w:marBottom w:val="0"/>
          <w:divBdr>
            <w:top w:val="none" w:sz="0" w:space="0" w:color="auto"/>
            <w:left w:val="none" w:sz="0" w:space="0" w:color="auto"/>
            <w:bottom w:val="none" w:sz="0" w:space="0" w:color="auto"/>
            <w:right w:val="none" w:sz="0" w:space="0" w:color="auto"/>
          </w:divBdr>
        </w:div>
        <w:div w:id="705762849">
          <w:marLeft w:val="640"/>
          <w:marRight w:val="0"/>
          <w:marTop w:val="0"/>
          <w:marBottom w:val="0"/>
          <w:divBdr>
            <w:top w:val="none" w:sz="0" w:space="0" w:color="auto"/>
            <w:left w:val="none" w:sz="0" w:space="0" w:color="auto"/>
            <w:bottom w:val="none" w:sz="0" w:space="0" w:color="auto"/>
            <w:right w:val="none" w:sz="0" w:space="0" w:color="auto"/>
          </w:divBdr>
        </w:div>
        <w:div w:id="27612973">
          <w:marLeft w:val="640"/>
          <w:marRight w:val="0"/>
          <w:marTop w:val="0"/>
          <w:marBottom w:val="0"/>
          <w:divBdr>
            <w:top w:val="none" w:sz="0" w:space="0" w:color="auto"/>
            <w:left w:val="none" w:sz="0" w:space="0" w:color="auto"/>
            <w:bottom w:val="none" w:sz="0" w:space="0" w:color="auto"/>
            <w:right w:val="none" w:sz="0" w:space="0" w:color="auto"/>
          </w:divBdr>
        </w:div>
        <w:div w:id="1845778083">
          <w:marLeft w:val="640"/>
          <w:marRight w:val="0"/>
          <w:marTop w:val="0"/>
          <w:marBottom w:val="0"/>
          <w:divBdr>
            <w:top w:val="none" w:sz="0" w:space="0" w:color="auto"/>
            <w:left w:val="none" w:sz="0" w:space="0" w:color="auto"/>
            <w:bottom w:val="none" w:sz="0" w:space="0" w:color="auto"/>
            <w:right w:val="none" w:sz="0" w:space="0" w:color="auto"/>
          </w:divBdr>
        </w:div>
        <w:div w:id="1547833241">
          <w:marLeft w:val="640"/>
          <w:marRight w:val="0"/>
          <w:marTop w:val="0"/>
          <w:marBottom w:val="0"/>
          <w:divBdr>
            <w:top w:val="none" w:sz="0" w:space="0" w:color="auto"/>
            <w:left w:val="none" w:sz="0" w:space="0" w:color="auto"/>
            <w:bottom w:val="none" w:sz="0" w:space="0" w:color="auto"/>
            <w:right w:val="none" w:sz="0" w:space="0" w:color="auto"/>
          </w:divBdr>
        </w:div>
        <w:div w:id="1664818182">
          <w:marLeft w:val="640"/>
          <w:marRight w:val="0"/>
          <w:marTop w:val="0"/>
          <w:marBottom w:val="0"/>
          <w:divBdr>
            <w:top w:val="none" w:sz="0" w:space="0" w:color="auto"/>
            <w:left w:val="none" w:sz="0" w:space="0" w:color="auto"/>
            <w:bottom w:val="none" w:sz="0" w:space="0" w:color="auto"/>
            <w:right w:val="none" w:sz="0" w:space="0" w:color="auto"/>
          </w:divBdr>
        </w:div>
        <w:div w:id="843664367">
          <w:marLeft w:val="640"/>
          <w:marRight w:val="0"/>
          <w:marTop w:val="0"/>
          <w:marBottom w:val="0"/>
          <w:divBdr>
            <w:top w:val="none" w:sz="0" w:space="0" w:color="auto"/>
            <w:left w:val="none" w:sz="0" w:space="0" w:color="auto"/>
            <w:bottom w:val="none" w:sz="0" w:space="0" w:color="auto"/>
            <w:right w:val="none" w:sz="0" w:space="0" w:color="auto"/>
          </w:divBdr>
        </w:div>
        <w:div w:id="988755250">
          <w:marLeft w:val="640"/>
          <w:marRight w:val="0"/>
          <w:marTop w:val="0"/>
          <w:marBottom w:val="0"/>
          <w:divBdr>
            <w:top w:val="none" w:sz="0" w:space="0" w:color="auto"/>
            <w:left w:val="none" w:sz="0" w:space="0" w:color="auto"/>
            <w:bottom w:val="none" w:sz="0" w:space="0" w:color="auto"/>
            <w:right w:val="none" w:sz="0" w:space="0" w:color="auto"/>
          </w:divBdr>
        </w:div>
        <w:div w:id="1228540158">
          <w:marLeft w:val="640"/>
          <w:marRight w:val="0"/>
          <w:marTop w:val="0"/>
          <w:marBottom w:val="0"/>
          <w:divBdr>
            <w:top w:val="none" w:sz="0" w:space="0" w:color="auto"/>
            <w:left w:val="none" w:sz="0" w:space="0" w:color="auto"/>
            <w:bottom w:val="none" w:sz="0" w:space="0" w:color="auto"/>
            <w:right w:val="none" w:sz="0" w:space="0" w:color="auto"/>
          </w:divBdr>
        </w:div>
        <w:div w:id="1958637516">
          <w:marLeft w:val="640"/>
          <w:marRight w:val="0"/>
          <w:marTop w:val="0"/>
          <w:marBottom w:val="0"/>
          <w:divBdr>
            <w:top w:val="none" w:sz="0" w:space="0" w:color="auto"/>
            <w:left w:val="none" w:sz="0" w:space="0" w:color="auto"/>
            <w:bottom w:val="none" w:sz="0" w:space="0" w:color="auto"/>
            <w:right w:val="none" w:sz="0" w:space="0" w:color="auto"/>
          </w:divBdr>
        </w:div>
        <w:div w:id="274989475">
          <w:marLeft w:val="640"/>
          <w:marRight w:val="0"/>
          <w:marTop w:val="0"/>
          <w:marBottom w:val="0"/>
          <w:divBdr>
            <w:top w:val="none" w:sz="0" w:space="0" w:color="auto"/>
            <w:left w:val="none" w:sz="0" w:space="0" w:color="auto"/>
            <w:bottom w:val="none" w:sz="0" w:space="0" w:color="auto"/>
            <w:right w:val="none" w:sz="0" w:space="0" w:color="auto"/>
          </w:divBdr>
        </w:div>
        <w:div w:id="1165626727">
          <w:marLeft w:val="640"/>
          <w:marRight w:val="0"/>
          <w:marTop w:val="0"/>
          <w:marBottom w:val="0"/>
          <w:divBdr>
            <w:top w:val="none" w:sz="0" w:space="0" w:color="auto"/>
            <w:left w:val="none" w:sz="0" w:space="0" w:color="auto"/>
            <w:bottom w:val="none" w:sz="0" w:space="0" w:color="auto"/>
            <w:right w:val="none" w:sz="0" w:space="0" w:color="auto"/>
          </w:divBdr>
        </w:div>
        <w:div w:id="1139343747">
          <w:marLeft w:val="640"/>
          <w:marRight w:val="0"/>
          <w:marTop w:val="0"/>
          <w:marBottom w:val="0"/>
          <w:divBdr>
            <w:top w:val="none" w:sz="0" w:space="0" w:color="auto"/>
            <w:left w:val="none" w:sz="0" w:space="0" w:color="auto"/>
            <w:bottom w:val="none" w:sz="0" w:space="0" w:color="auto"/>
            <w:right w:val="none" w:sz="0" w:space="0" w:color="auto"/>
          </w:divBdr>
        </w:div>
        <w:div w:id="378018791">
          <w:marLeft w:val="640"/>
          <w:marRight w:val="0"/>
          <w:marTop w:val="0"/>
          <w:marBottom w:val="0"/>
          <w:divBdr>
            <w:top w:val="none" w:sz="0" w:space="0" w:color="auto"/>
            <w:left w:val="none" w:sz="0" w:space="0" w:color="auto"/>
            <w:bottom w:val="none" w:sz="0" w:space="0" w:color="auto"/>
            <w:right w:val="none" w:sz="0" w:space="0" w:color="auto"/>
          </w:divBdr>
        </w:div>
        <w:div w:id="2120488602">
          <w:marLeft w:val="640"/>
          <w:marRight w:val="0"/>
          <w:marTop w:val="0"/>
          <w:marBottom w:val="0"/>
          <w:divBdr>
            <w:top w:val="none" w:sz="0" w:space="0" w:color="auto"/>
            <w:left w:val="none" w:sz="0" w:space="0" w:color="auto"/>
            <w:bottom w:val="none" w:sz="0" w:space="0" w:color="auto"/>
            <w:right w:val="none" w:sz="0" w:space="0" w:color="auto"/>
          </w:divBdr>
        </w:div>
        <w:div w:id="749349900">
          <w:marLeft w:val="640"/>
          <w:marRight w:val="0"/>
          <w:marTop w:val="0"/>
          <w:marBottom w:val="0"/>
          <w:divBdr>
            <w:top w:val="none" w:sz="0" w:space="0" w:color="auto"/>
            <w:left w:val="none" w:sz="0" w:space="0" w:color="auto"/>
            <w:bottom w:val="none" w:sz="0" w:space="0" w:color="auto"/>
            <w:right w:val="none" w:sz="0" w:space="0" w:color="auto"/>
          </w:divBdr>
        </w:div>
        <w:div w:id="1408456012">
          <w:marLeft w:val="640"/>
          <w:marRight w:val="0"/>
          <w:marTop w:val="0"/>
          <w:marBottom w:val="0"/>
          <w:divBdr>
            <w:top w:val="none" w:sz="0" w:space="0" w:color="auto"/>
            <w:left w:val="none" w:sz="0" w:space="0" w:color="auto"/>
            <w:bottom w:val="none" w:sz="0" w:space="0" w:color="auto"/>
            <w:right w:val="none" w:sz="0" w:space="0" w:color="auto"/>
          </w:divBdr>
        </w:div>
        <w:div w:id="1932468659">
          <w:marLeft w:val="640"/>
          <w:marRight w:val="0"/>
          <w:marTop w:val="0"/>
          <w:marBottom w:val="0"/>
          <w:divBdr>
            <w:top w:val="none" w:sz="0" w:space="0" w:color="auto"/>
            <w:left w:val="none" w:sz="0" w:space="0" w:color="auto"/>
            <w:bottom w:val="none" w:sz="0" w:space="0" w:color="auto"/>
            <w:right w:val="none" w:sz="0" w:space="0" w:color="auto"/>
          </w:divBdr>
        </w:div>
        <w:div w:id="1618103229">
          <w:marLeft w:val="640"/>
          <w:marRight w:val="0"/>
          <w:marTop w:val="0"/>
          <w:marBottom w:val="0"/>
          <w:divBdr>
            <w:top w:val="none" w:sz="0" w:space="0" w:color="auto"/>
            <w:left w:val="none" w:sz="0" w:space="0" w:color="auto"/>
            <w:bottom w:val="none" w:sz="0" w:space="0" w:color="auto"/>
            <w:right w:val="none" w:sz="0" w:space="0" w:color="auto"/>
          </w:divBdr>
        </w:div>
        <w:div w:id="657002679">
          <w:marLeft w:val="640"/>
          <w:marRight w:val="0"/>
          <w:marTop w:val="0"/>
          <w:marBottom w:val="0"/>
          <w:divBdr>
            <w:top w:val="none" w:sz="0" w:space="0" w:color="auto"/>
            <w:left w:val="none" w:sz="0" w:space="0" w:color="auto"/>
            <w:bottom w:val="none" w:sz="0" w:space="0" w:color="auto"/>
            <w:right w:val="none" w:sz="0" w:space="0" w:color="auto"/>
          </w:divBdr>
        </w:div>
        <w:div w:id="1502544968">
          <w:marLeft w:val="640"/>
          <w:marRight w:val="0"/>
          <w:marTop w:val="0"/>
          <w:marBottom w:val="0"/>
          <w:divBdr>
            <w:top w:val="none" w:sz="0" w:space="0" w:color="auto"/>
            <w:left w:val="none" w:sz="0" w:space="0" w:color="auto"/>
            <w:bottom w:val="none" w:sz="0" w:space="0" w:color="auto"/>
            <w:right w:val="none" w:sz="0" w:space="0" w:color="auto"/>
          </w:divBdr>
        </w:div>
        <w:div w:id="1077705147">
          <w:marLeft w:val="640"/>
          <w:marRight w:val="0"/>
          <w:marTop w:val="0"/>
          <w:marBottom w:val="0"/>
          <w:divBdr>
            <w:top w:val="none" w:sz="0" w:space="0" w:color="auto"/>
            <w:left w:val="none" w:sz="0" w:space="0" w:color="auto"/>
            <w:bottom w:val="none" w:sz="0" w:space="0" w:color="auto"/>
            <w:right w:val="none" w:sz="0" w:space="0" w:color="auto"/>
          </w:divBdr>
        </w:div>
        <w:div w:id="640042076">
          <w:marLeft w:val="640"/>
          <w:marRight w:val="0"/>
          <w:marTop w:val="0"/>
          <w:marBottom w:val="0"/>
          <w:divBdr>
            <w:top w:val="none" w:sz="0" w:space="0" w:color="auto"/>
            <w:left w:val="none" w:sz="0" w:space="0" w:color="auto"/>
            <w:bottom w:val="none" w:sz="0" w:space="0" w:color="auto"/>
            <w:right w:val="none" w:sz="0" w:space="0" w:color="auto"/>
          </w:divBdr>
        </w:div>
        <w:div w:id="621152555">
          <w:marLeft w:val="640"/>
          <w:marRight w:val="0"/>
          <w:marTop w:val="0"/>
          <w:marBottom w:val="0"/>
          <w:divBdr>
            <w:top w:val="none" w:sz="0" w:space="0" w:color="auto"/>
            <w:left w:val="none" w:sz="0" w:space="0" w:color="auto"/>
            <w:bottom w:val="none" w:sz="0" w:space="0" w:color="auto"/>
            <w:right w:val="none" w:sz="0" w:space="0" w:color="auto"/>
          </w:divBdr>
        </w:div>
        <w:div w:id="1262683458">
          <w:marLeft w:val="640"/>
          <w:marRight w:val="0"/>
          <w:marTop w:val="0"/>
          <w:marBottom w:val="0"/>
          <w:divBdr>
            <w:top w:val="none" w:sz="0" w:space="0" w:color="auto"/>
            <w:left w:val="none" w:sz="0" w:space="0" w:color="auto"/>
            <w:bottom w:val="none" w:sz="0" w:space="0" w:color="auto"/>
            <w:right w:val="none" w:sz="0" w:space="0" w:color="auto"/>
          </w:divBdr>
        </w:div>
        <w:div w:id="774708546">
          <w:marLeft w:val="640"/>
          <w:marRight w:val="0"/>
          <w:marTop w:val="0"/>
          <w:marBottom w:val="0"/>
          <w:divBdr>
            <w:top w:val="none" w:sz="0" w:space="0" w:color="auto"/>
            <w:left w:val="none" w:sz="0" w:space="0" w:color="auto"/>
            <w:bottom w:val="none" w:sz="0" w:space="0" w:color="auto"/>
            <w:right w:val="none" w:sz="0" w:space="0" w:color="auto"/>
          </w:divBdr>
        </w:div>
        <w:div w:id="31540530">
          <w:marLeft w:val="640"/>
          <w:marRight w:val="0"/>
          <w:marTop w:val="0"/>
          <w:marBottom w:val="0"/>
          <w:divBdr>
            <w:top w:val="none" w:sz="0" w:space="0" w:color="auto"/>
            <w:left w:val="none" w:sz="0" w:space="0" w:color="auto"/>
            <w:bottom w:val="none" w:sz="0" w:space="0" w:color="auto"/>
            <w:right w:val="none" w:sz="0" w:space="0" w:color="auto"/>
          </w:divBdr>
        </w:div>
        <w:div w:id="1024474974">
          <w:marLeft w:val="640"/>
          <w:marRight w:val="0"/>
          <w:marTop w:val="0"/>
          <w:marBottom w:val="0"/>
          <w:divBdr>
            <w:top w:val="none" w:sz="0" w:space="0" w:color="auto"/>
            <w:left w:val="none" w:sz="0" w:space="0" w:color="auto"/>
            <w:bottom w:val="none" w:sz="0" w:space="0" w:color="auto"/>
            <w:right w:val="none" w:sz="0" w:space="0" w:color="auto"/>
          </w:divBdr>
        </w:div>
        <w:div w:id="134832963">
          <w:marLeft w:val="640"/>
          <w:marRight w:val="0"/>
          <w:marTop w:val="0"/>
          <w:marBottom w:val="0"/>
          <w:divBdr>
            <w:top w:val="none" w:sz="0" w:space="0" w:color="auto"/>
            <w:left w:val="none" w:sz="0" w:space="0" w:color="auto"/>
            <w:bottom w:val="none" w:sz="0" w:space="0" w:color="auto"/>
            <w:right w:val="none" w:sz="0" w:space="0" w:color="auto"/>
          </w:divBdr>
        </w:div>
        <w:div w:id="347634451">
          <w:marLeft w:val="640"/>
          <w:marRight w:val="0"/>
          <w:marTop w:val="0"/>
          <w:marBottom w:val="0"/>
          <w:divBdr>
            <w:top w:val="none" w:sz="0" w:space="0" w:color="auto"/>
            <w:left w:val="none" w:sz="0" w:space="0" w:color="auto"/>
            <w:bottom w:val="none" w:sz="0" w:space="0" w:color="auto"/>
            <w:right w:val="none" w:sz="0" w:space="0" w:color="auto"/>
          </w:divBdr>
        </w:div>
        <w:div w:id="943341224">
          <w:marLeft w:val="640"/>
          <w:marRight w:val="0"/>
          <w:marTop w:val="0"/>
          <w:marBottom w:val="0"/>
          <w:divBdr>
            <w:top w:val="none" w:sz="0" w:space="0" w:color="auto"/>
            <w:left w:val="none" w:sz="0" w:space="0" w:color="auto"/>
            <w:bottom w:val="none" w:sz="0" w:space="0" w:color="auto"/>
            <w:right w:val="none" w:sz="0" w:space="0" w:color="auto"/>
          </w:divBdr>
        </w:div>
        <w:div w:id="1244873276">
          <w:marLeft w:val="640"/>
          <w:marRight w:val="0"/>
          <w:marTop w:val="0"/>
          <w:marBottom w:val="0"/>
          <w:divBdr>
            <w:top w:val="none" w:sz="0" w:space="0" w:color="auto"/>
            <w:left w:val="none" w:sz="0" w:space="0" w:color="auto"/>
            <w:bottom w:val="none" w:sz="0" w:space="0" w:color="auto"/>
            <w:right w:val="none" w:sz="0" w:space="0" w:color="auto"/>
          </w:divBdr>
        </w:div>
        <w:div w:id="417868610">
          <w:marLeft w:val="640"/>
          <w:marRight w:val="0"/>
          <w:marTop w:val="0"/>
          <w:marBottom w:val="0"/>
          <w:divBdr>
            <w:top w:val="none" w:sz="0" w:space="0" w:color="auto"/>
            <w:left w:val="none" w:sz="0" w:space="0" w:color="auto"/>
            <w:bottom w:val="none" w:sz="0" w:space="0" w:color="auto"/>
            <w:right w:val="none" w:sz="0" w:space="0" w:color="auto"/>
          </w:divBdr>
        </w:div>
        <w:div w:id="389620227">
          <w:marLeft w:val="640"/>
          <w:marRight w:val="0"/>
          <w:marTop w:val="0"/>
          <w:marBottom w:val="0"/>
          <w:divBdr>
            <w:top w:val="none" w:sz="0" w:space="0" w:color="auto"/>
            <w:left w:val="none" w:sz="0" w:space="0" w:color="auto"/>
            <w:bottom w:val="none" w:sz="0" w:space="0" w:color="auto"/>
            <w:right w:val="none" w:sz="0" w:space="0" w:color="auto"/>
          </w:divBdr>
        </w:div>
        <w:div w:id="1538421870">
          <w:marLeft w:val="640"/>
          <w:marRight w:val="0"/>
          <w:marTop w:val="0"/>
          <w:marBottom w:val="0"/>
          <w:divBdr>
            <w:top w:val="none" w:sz="0" w:space="0" w:color="auto"/>
            <w:left w:val="none" w:sz="0" w:space="0" w:color="auto"/>
            <w:bottom w:val="none" w:sz="0" w:space="0" w:color="auto"/>
            <w:right w:val="none" w:sz="0" w:space="0" w:color="auto"/>
          </w:divBdr>
        </w:div>
        <w:div w:id="939873155">
          <w:marLeft w:val="640"/>
          <w:marRight w:val="0"/>
          <w:marTop w:val="0"/>
          <w:marBottom w:val="0"/>
          <w:divBdr>
            <w:top w:val="none" w:sz="0" w:space="0" w:color="auto"/>
            <w:left w:val="none" w:sz="0" w:space="0" w:color="auto"/>
            <w:bottom w:val="none" w:sz="0" w:space="0" w:color="auto"/>
            <w:right w:val="none" w:sz="0" w:space="0" w:color="auto"/>
          </w:divBdr>
        </w:div>
        <w:div w:id="2078018074">
          <w:marLeft w:val="640"/>
          <w:marRight w:val="0"/>
          <w:marTop w:val="0"/>
          <w:marBottom w:val="0"/>
          <w:divBdr>
            <w:top w:val="none" w:sz="0" w:space="0" w:color="auto"/>
            <w:left w:val="none" w:sz="0" w:space="0" w:color="auto"/>
            <w:bottom w:val="none" w:sz="0" w:space="0" w:color="auto"/>
            <w:right w:val="none" w:sz="0" w:space="0" w:color="auto"/>
          </w:divBdr>
        </w:div>
        <w:div w:id="142280210">
          <w:marLeft w:val="640"/>
          <w:marRight w:val="0"/>
          <w:marTop w:val="0"/>
          <w:marBottom w:val="0"/>
          <w:divBdr>
            <w:top w:val="none" w:sz="0" w:space="0" w:color="auto"/>
            <w:left w:val="none" w:sz="0" w:space="0" w:color="auto"/>
            <w:bottom w:val="none" w:sz="0" w:space="0" w:color="auto"/>
            <w:right w:val="none" w:sz="0" w:space="0" w:color="auto"/>
          </w:divBdr>
        </w:div>
        <w:div w:id="1801069637">
          <w:marLeft w:val="640"/>
          <w:marRight w:val="0"/>
          <w:marTop w:val="0"/>
          <w:marBottom w:val="0"/>
          <w:divBdr>
            <w:top w:val="none" w:sz="0" w:space="0" w:color="auto"/>
            <w:left w:val="none" w:sz="0" w:space="0" w:color="auto"/>
            <w:bottom w:val="none" w:sz="0" w:space="0" w:color="auto"/>
            <w:right w:val="none" w:sz="0" w:space="0" w:color="auto"/>
          </w:divBdr>
        </w:div>
        <w:div w:id="120155919">
          <w:marLeft w:val="640"/>
          <w:marRight w:val="0"/>
          <w:marTop w:val="0"/>
          <w:marBottom w:val="0"/>
          <w:divBdr>
            <w:top w:val="none" w:sz="0" w:space="0" w:color="auto"/>
            <w:left w:val="none" w:sz="0" w:space="0" w:color="auto"/>
            <w:bottom w:val="none" w:sz="0" w:space="0" w:color="auto"/>
            <w:right w:val="none" w:sz="0" w:space="0" w:color="auto"/>
          </w:divBdr>
        </w:div>
        <w:div w:id="1019043618">
          <w:marLeft w:val="640"/>
          <w:marRight w:val="0"/>
          <w:marTop w:val="0"/>
          <w:marBottom w:val="0"/>
          <w:divBdr>
            <w:top w:val="none" w:sz="0" w:space="0" w:color="auto"/>
            <w:left w:val="none" w:sz="0" w:space="0" w:color="auto"/>
            <w:bottom w:val="none" w:sz="0" w:space="0" w:color="auto"/>
            <w:right w:val="none" w:sz="0" w:space="0" w:color="auto"/>
          </w:divBdr>
        </w:div>
        <w:div w:id="798062465">
          <w:marLeft w:val="640"/>
          <w:marRight w:val="0"/>
          <w:marTop w:val="0"/>
          <w:marBottom w:val="0"/>
          <w:divBdr>
            <w:top w:val="none" w:sz="0" w:space="0" w:color="auto"/>
            <w:left w:val="none" w:sz="0" w:space="0" w:color="auto"/>
            <w:bottom w:val="none" w:sz="0" w:space="0" w:color="auto"/>
            <w:right w:val="none" w:sz="0" w:space="0" w:color="auto"/>
          </w:divBdr>
        </w:div>
        <w:div w:id="1083382272">
          <w:marLeft w:val="640"/>
          <w:marRight w:val="0"/>
          <w:marTop w:val="0"/>
          <w:marBottom w:val="0"/>
          <w:divBdr>
            <w:top w:val="none" w:sz="0" w:space="0" w:color="auto"/>
            <w:left w:val="none" w:sz="0" w:space="0" w:color="auto"/>
            <w:bottom w:val="none" w:sz="0" w:space="0" w:color="auto"/>
            <w:right w:val="none" w:sz="0" w:space="0" w:color="auto"/>
          </w:divBdr>
        </w:div>
        <w:div w:id="1944722658">
          <w:marLeft w:val="640"/>
          <w:marRight w:val="0"/>
          <w:marTop w:val="0"/>
          <w:marBottom w:val="0"/>
          <w:divBdr>
            <w:top w:val="none" w:sz="0" w:space="0" w:color="auto"/>
            <w:left w:val="none" w:sz="0" w:space="0" w:color="auto"/>
            <w:bottom w:val="none" w:sz="0" w:space="0" w:color="auto"/>
            <w:right w:val="none" w:sz="0" w:space="0" w:color="auto"/>
          </w:divBdr>
        </w:div>
        <w:div w:id="710808984">
          <w:marLeft w:val="640"/>
          <w:marRight w:val="0"/>
          <w:marTop w:val="0"/>
          <w:marBottom w:val="0"/>
          <w:divBdr>
            <w:top w:val="none" w:sz="0" w:space="0" w:color="auto"/>
            <w:left w:val="none" w:sz="0" w:space="0" w:color="auto"/>
            <w:bottom w:val="none" w:sz="0" w:space="0" w:color="auto"/>
            <w:right w:val="none" w:sz="0" w:space="0" w:color="auto"/>
          </w:divBdr>
        </w:div>
        <w:div w:id="126708235">
          <w:marLeft w:val="640"/>
          <w:marRight w:val="0"/>
          <w:marTop w:val="0"/>
          <w:marBottom w:val="0"/>
          <w:divBdr>
            <w:top w:val="none" w:sz="0" w:space="0" w:color="auto"/>
            <w:left w:val="none" w:sz="0" w:space="0" w:color="auto"/>
            <w:bottom w:val="none" w:sz="0" w:space="0" w:color="auto"/>
            <w:right w:val="none" w:sz="0" w:space="0" w:color="auto"/>
          </w:divBdr>
        </w:div>
        <w:div w:id="1354964692">
          <w:marLeft w:val="640"/>
          <w:marRight w:val="0"/>
          <w:marTop w:val="0"/>
          <w:marBottom w:val="0"/>
          <w:divBdr>
            <w:top w:val="none" w:sz="0" w:space="0" w:color="auto"/>
            <w:left w:val="none" w:sz="0" w:space="0" w:color="auto"/>
            <w:bottom w:val="none" w:sz="0" w:space="0" w:color="auto"/>
            <w:right w:val="none" w:sz="0" w:space="0" w:color="auto"/>
          </w:divBdr>
        </w:div>
        <w:div w:id="1009286457">
          <w:marLeft w:val="640"/>
          <w:marRight w:val="0"/>
          <w:marTop w:val="0"/>
          <w:marBottom w:val="0"/>
          <w:divBdr>
            <w:top w:val="none" w:sz="0" w:space="0" w:color="auto"/>
            <w:left w:val="none" w:sz="0" w:space="0" w:color="auto"/>
            <w:bottom w:val="none" w:sz="0" w:space="0" w:color="auto"/>
            <w:right w:val="none" w:sz="0" w:space="0" w:color="auto"/>
          </w:divBdr>
        </w:div>
        <w:div w:id="826357605">
          <w:marLeft w:val="640"/>
          <w:marRight w:val="0"/>
          <w:marTop w:val="0"/>
          <w:marBottom w:val="0"/>
          <w:divBdr>
            <w:top w:val="none" w:sz="0" w:space="0" w:color="auto"/>
            <w:left w:val="none" w:sz="0" w:space="0" w:color="auto"/>
            <w:bottom w:val="none" w:sz="0" w:space="0" w:color="auto"/>
            <w:right w:val="none" w:sz="0" w:space="0" w:color="auto"/>
          </w:divBdr>
        </w:div>
        <w:div w:id="823811423">
          <w:marLeft w:val="640"/>
          <w:marRight w:val="0"/>
          <w:marTop w:val="0"/>
          <w:marBottom w:val="0"/>
          <w:divBdr>
            <w:top w:val="none" w:sz="0" w:space="0" w:color="auto"/>
            <w:left w:val="none" w:sz="0" w:space="0" w:color="auto"/>
            <w:bottom w:val="none" w:sz="0" w:space="0" w:color="auto"/>
            <w:right w:val="none" w:sz="0" w:space="0" w:color="auto"/>
          </w:divBdr>
        </w:div>
        <w:div w:id="752512259">
          <w:marLeft w:val="640"/>
          <w:marRight w:val="0"/>
          <w:marTop w:val="0"/>
          <w:marBottom w:val="0"/>
          <w:divBdr>
            <w:top w:val="none" w:sz="0" w:space="0" w:color="auto"/>
            <w:left w:val="none" w:sz="0" w:space="0" w:color="auto"/>
            <w:bottom w:val="none" w:sz="0" w:space="0" w:color="auto"/>
            <w:right w:val="none" w:sz="0" w:space="0" w:color="auto"/>
          </w:divBdr>
        </w:div>
      </w:divsChild>
    </w:div>
    <w:div w:id="1209420543">
      <w:bodyDiv w:val="1"/>
      <w:marLeft w:val="0"/>
      <w:marRight w:val="0"/>
      <w:marTop w:val="0"/>
      <w:marBottom w:val="0"/>
      <w:divBdr>
        <w:top w:val="none" w:sz="0" w:space="0" w:color="auto"/>
        <w:left w:val="none" w:sz="0" w:space="0" w:color="auto"/>
        <w:bottom w:val="none" w:sz="0" w:space="0" w:color="auto"/>
        <w:right w:val="none" w:sz="0" w:space="0" w:color="auto"/>
      </w:divBdr>
      <w:divsChild>
        <w:div w:id="1918705446">
          <w:marLeft w:val="640"/>
          <w:marRight w:val="0"/>
          <w:marTop w:val="0"/>
          <w:marBottom w:val="0"/>
          <w:divBdr>
            <w:top w:val="none" w:sz="0" w:space="0" w:color="auto"/>
            <w:left w:val="none" w:sz="0" w:space="0" w:color="auto"/>
            <w:bottom w:val="none" w:sz="0" w:space="0" w:color="auto"/>
            <w:right w:val="none" w:sz="0" w:space="0" w:color="auto"/>
          </w:divBdr>
        </w:div>
        <w:div w:id="264583776">
          <w:marLeft w:val="640"/>
          <w:marRight w:val="0"/>
          <w:marTop w:val="0"/>
          <w:marBottom w:val="0"/>
          <w:divBdr>
            <w:top w:val="none" w:sz="0" w:space="0" w:color="auto"/>
            <w:left w:val="none" w:sz="0" w:space="0" w:color="auto"/>
            <w:bottom w:val="none" w:sz="0" w:space="0" w:color="auto"/>
            <w:right w:val="none" w:sz="0" w:space="0" w:color="auto"/>
          </w:divBdr>
        </w:div>
        <w:div w:id="486631940">
          <w:marLeft w:val="640"/>
          <w:marRight w:val="0"/>
          <w:marTop w:val="0"/>
          <w:marBottom w:val="0"/>
          <w:divBdr>
            <w:top w:val="none" w:sz="0" w:space="0" w:color="auto"/>
            <w:left w:val="none" w:sz="0" w:space="0" w:color="auto"/>
            <w:bottom w:val="none" w:sz="0" w:space="0" w:color="auto"/>
            <w:right w:val="none" w:sz="0" w:space="0" w:color="auto"/>
          </w:divBdr>
        </w:div>
        <w:div w:id="1434857226">
          <w:marLeft w:val="640"/>
          <w:marRight w:val="0"/>
          <w:marTop w:val="0"/>
          <w:marBottom w:val="0"/>
          <w:divBdr>
            <w:top w:val="none" w:sz="0" w:space="0" w:color="auto"/>
            <w:left w:val="none" w:sz="0" w:space="0" w:color="auto"/>
            <w:bottom w:val="none" w:sz="0" w:space="0" w:color="auto"/>
            <w:right w:val="none" w:sz="0" w:space="0" w:color="auto"/>
          </w:divBdr>
        </w:div>
        <w:div w:id="843937440">
          <w:marLeft w:val="640"/>
          <w:marRight w:val="0"/>
          <w:marTop w:val="0"/>
          <w:marBottom w:val="0"/>
          <w:divBdr>
            <w:top w:val="none" w:sz="0" w:space="0" w:color="auto"/>
            <w:left w:val="none" w:sz="0" w:space="0" w:color="auto"/>
            <w:bottom w:val="none" w:sz="0" w:space="0" w:color="auto"/>
            <w:right w:val="none" w:sz="0" w:space="0" w:color="auto"/>
          </w:divBdr>
        </w:div>
        <w:div w:id="77479642">
          <w:marLeft w:val="640"/>
          <w:marRight w:val="0"/>
          <w:marTop w:val="0"/>
          <w:marBottom w:val="0"/>
          <w:divBdr>
            <w:top w:val="none" w:sz="0" w:space="0" w:color="auto"/>
            <w:left w:val="none" w:sz="0" w:space="0" w:color="auto"/>
            <w:bottom w:val="none" w:sz="0" w:space="0" w:color="auto"/>
            <w:right w:val="none" w:sz="0" w:space="0" w:color="auto"/>
          </w:divBdr>
        </w:div>
        <w:div w:id="1559707512">
          <w:marLeft w:val="640"/>
          <w:marRight w:val="0"/>
          <w:marTop w:val="0"/>
          <w:marBottom w:val="0"/>
          <w:divBdr>
            <w:top w:val="none" w:sz="0" w:space="0" w:color="auto"/>
            <w:left w:val="none" w:sz="0" w:space="0" w:color="auto"/>
            <w:bottom w:val="none" w:sz="0" w:space="0" w:color="auto"/>
            <w:right w:val="none" w:sz="0" w:space="0" w:color="auto"/>
          </w:divBdr>
        </w:div>
        <w:div w:id="1788163795">
          <w:marLeft w:val="640"/>
          <w:marRight w:val="0"/>
          <w:marTop w:val="0"/>
          <w:marBottom w:val="0"/>
          <w:divBdr>
            <w:top w:val="none" w:sz="0" w:space="0" w:color="auto"/>
            <w:left w:val="none" w:sz="0" w:space="0" w:color="auto"/>
            <w:bottom w:val="none" w:sz="0" w:space="0" w:color="auto"/>
            <w:right w:val="none" w:sz="0" w:space="0" w:color="auto"/>
          </w:divBdr>
        </w:div>
        <w:div w:id="1659571343">
          <w:marLeft w:val="640"/>
          <w:marRight w:val="0"/>
          <w:marTop w:val="0"/>
          <w:marBottom w:val="0"/>
          <w:divBdr>
            <w:top w:val="none" w:sz="0" w:space="0" w:color="auto"/>
            <w:left w:val="none" w:sz="0" w:space="0" w:color="auto"/>
            <w:bottom w:val="none" w:sz="0" w:space="0" w:color="auto"/>
            <w:right w:val="none" w:sz="0" w:space="0" w:color="auto"/>
          </w:divBdr>
        </w:div>
        <w:div w:id="1668361718">
          <w:marLeft w:val="640"/>
          <w:marRight w:val="0"/>
          <w:marTop w:val="0"/>
          <w:marBottom w:val="0"/>
          <w:divBdr>
            <w:top w:val="none" w:sz="0" w:space="0" w:color="auto"/>
            <w:left w:val="none" w:sz="0" w:space="0" w:color="auto"/>
            <w:bottom w:val="none" w:sz="0" w:space="0" w:color="auto"/>
            <w:right w:val="none" w:sz="0" w:space="0" w:color="auto"/>
          </w:divBdr>
        </w:div>
        <w:div w:id="1457138706">
          <w:marLeft w:val="640"/>
          <w:marRight w:val="0"/>
          <w:marTop w:val="0"/>
          <w:marBottom w:val="0"/>
          <w:divBdr>
            <w:top w:val="none" w:sz="0" w:space="0" w:color="auto"/>
            <w:left w:val="none" w:sz="0" w:space="0" w:color="auto"/>
            <w:bottom w:val="none" w:sz="0" w:space="0" w:color="auto"/>
            <w:right w:val="none" w:sz="0" w:space="0" w:color="auto"/>
          </w:divBdr>
        </w:div>
        <w:div w:id="968626585">
          <w:marLeft w:val="640"/>
          <w:marRight w:val="0"/>
          <w:marTop w:val="0"/>
          <w:marBottom w:val="0"/>
          <w:divBdr>
            <w:top w:val="none" w:sz="0" w:space="0" w:color="auto"/>
            <w:left w:val="none" w:sz="0" w:space="0" w:color="auto"/>
            <w:bottom w:val="none" w:sz="0" w:space="0" w:color="auto"/>
            <w:right w:val="none" w:sz="0" w:space="0" w:color="auto"/>
          </w:divBdr>
        </w:div>
        <w:div w:id="801193753">
          <w:marLeft w:val="640"/>
          <w:marRight w:val="0"/>
          <w:marTop w:val="0"/>
          <w:marBottom w:val="0"/>
          <w:divBdr>
            <w:top w:val="none" w:sz="0" w:space="0" w:color="auto"/>
            <w:left w:val="none" w:sz="0" w:space="0" w:color="auto"/>
            <w:bottom w:val="none" w:sz="0" w:space="0" w:color="auto"/>
            <w:right w:val="none" w:sz="0" w:space="0" w:color="auto"/>
          </w:divBdr>
        </w:div>
        <w:div w:id="831992567">
          <w:marLeft w:val="640"/>
          <w:marRight w:val="0"/>
          <w:marTop w:val="0"/>
          <w:marBottom w:val="0"/>
          <w:divBdr>
            <w:top w:val="none" w:sz="0" w:space="0" w:color="auto"/>
            <w:left w:val="none" w:sz="0" w:space="0" w:color="auto"/>
            <w:bottom w:val="none" w:sz="0" w:space="0" w:color="auto"/>
            <w:right w:val="none" w:sz="0" w:space="0" w:color="auto"/>
          </w:divBdr>
        </w:div>
        <w:div w:id="1164276759">
          <w:marLeft w:val="640"/>
          <w:marRight w:val="0"/>
          <w:marTop w:val="0"/>
          <w:marBottom w:val="0"/>
          <w:divBdr>
            <w:top w:val="none" w:sz="0" w:space="0" w:color="auto"/>
            <w:left w:val="none" w:sz="0" w:space="0" w:color="auto"/>
            <w:bottom w:val="none" w:sz="0" w:space="0" w:color="auto"/>
            <w:right w:val="none" w:sz="0" w:space="0" w:color="auto"/>
          </w:divBdr>
        </w:div>
        <w:div w:id="825977551">
          <w:marLeft w:val="640"/>
          <w:marRight w:val="0"/>
          <w:marTop w:val="0"/>
          <w:marBottom w:val="0"/>
          <w:divBdr>
            <w:top w:val="none" w:sz="0" w:space="0" w:color="auto"/>
            <w:left w:val="none" w:sz="0" w:space="0" w:color="auto"/>
            <w:bottom w:val="none" w:sz="0" w:space="0" w:color="auto"/>
            <w:right w:val="none" w:sz="0" w:space="0" w:color="auto"/>
          </w:divBdr>
        </w:div>
        <w:div w:id="1030493415">
          <w:marLeft w:val="640"/>
          <w:marRight w:val="0"/>
          <w:marTop w:val="0"/>
          <w:marBottom w:val="0"/>
          <w:divBdr>
            <w:top w:val="none" w:sz="0" w:space="0" w:color="auto"/>
            <w:left w:val="none" w:sz="0" w:space="0" w:color="auto"/>
            <w:bottom w:val="none" w:sz="0" w:space="0" w:color="auto"/>
            <w:right w:val="none" w:sz="0" w:space="0" w:color="auto"/>
          </w:divBdr>
        </w:div>
        <w:div w:id="1583444854">
          <w:marLeft w:val="640"/>
          <w:marRight w:val="0"/>
          <w:marTop w:val="0"/>
          <w:marBottom w:val="0"/>
          <w:divBdr>
            <w:top w:val="none" w:sz="0" w:space="0" w:color="auto"/>
            <w:left w:val="none" w:sz="0" w:space="0" w:color="auto"/>
            <w:bottom w:val="none" w:sz="0" w:space="0" w:color="auto"/>
            <w:right w:val="none" w:sz="0" w:space="0" w:color="auto"/>
          </w:divBdr>
        </w:div>
        <w:div w:id="705183644">
          <w:marLeft w:val="640"/>
          <w:marRight w:val="0"/>
          <w:marTop w:val="0"/>
          <w:marBottom w:val="0"/>
          <w:divBdr>
            <w:top w:val="none" w:sz="0" w:space="0" w:color="auto"/>
            <w:left w:val="none" w:sz="0" w:space="0" w:color="auto"/>
            <w:bottom w:val="none" w:sz="0" w:space="0" w:color="auto"/>
            <w:right w:val="none" w:sz="0" w:space="0" w:color="auto"/>
          </w:divBdr>
        </w:div>
        <w:div w:id="1859461551">
          <w:marLeft w:val="640"/>
          <w:marRight w:val="0"/>
          <w:marTop w:val="0"/>
          <w:marBottom w:val="0"/>
          <w:divBdr>
            <w:top w:val="none" w:sz="0" w:space="0" w:color="auto"/>
            <w:left w:val="none" w:sz="0" w:space="0" w:color="auto"/>
            <w:bottom w:val="none" w:sz="0" w:space="0" w:color="auto"/>
            <w:right w:val="none" w:sz="0" w:space="0" w:color="auto"/>
          </w:divBdr>
        </w:div>
        <w:div w:id="1406145013">
          <w:marLeft w:val="640"/>
          <w:marRight w:val="0"/>
          <w:marTop w:val="0"/>
          <w:marBottom w:val="0"/>
          <w:divBdr>
            <w:top w:val="none" w:sz="0" w:space="0" w:color="auto"/>
            <w:left w:val="none" w:sz="0" w:space="0" w:color="auto"/>
            <w:bottom w:val="none" w:sz="0" w:space="0" w:color="auto"/>
            <w:right w:val="none" w:sz="0" w:space="0" w:color="auto"/>
          </w:divBdr>
        </w:div>
        <w:div w:id="1597706908">
          <w:marLeft w:val="640"/>
          <w:marRight w:val="0"/>
          <w:marTop w:val="0"/>
          <w:marBottom w:val="0"/>
          <w:divBdr>
            <w:top w:val="none" w:sz="0" w:space="0" w:color="auto"/>
            <w:left w:val="none" w:sz="0" w:space="0" w:color="auto"/>
            <w:bottom w:val="none" w:sz="0" w:space="0" w:color="auto"/>
            <w:right w:val="none" w:sz="0" w:space="0" w:color="auto"/>
          </w:divBdr>
        </w:div>
        <w:div w:id="1912888322">
          <w:marLeft w:val="640"/>
          <w:marRight w:val="0"/>
          <w:marTop w:val="0"/>
          <w:marBottom w:val="0"/>
          <w:divBdr>
            <w:top w:val="none" w:sz="0" w:space="0" w:color="auto"/>
            <w:left w:val="none" w:sz="0" w:space="0" w:color="auto"/>
            <w:bottom w:val="none" w:sz="0" w:space="0" w:color="auto"/>
            <w:right w:val="none" w:sz="0" w:space="0" w:color="auto"/>
          </w:divBdr>
        </w:div>
        <w:div w:id="1239558594">
          <w:marLeft w:val="640"/>
          <w:marRight w:val="0"/>
          <w:marTop w:val="0"/>
          <w:marBottom w:val="0"/>
          <w:divBdr>
            <w:top w:val="none" w:sz="0" w:space="0" w:color="auto"/>
            <w:left w:val="none" w:sz="0" w:space="0" w:color="auto"/>
            <w:bottom w:val="none" w:sz="0" w:space="0" w:color="auto"/>
            <w:right w:val="none" w:sz="0" w:space="0" w:color="auto"/>
          </w:divBdr>
        </w:div>
        <w:div w:id="51585994">
          <w:marLeft w:val="640"/>
          <w:marRight w:val="0"/>
          <w:marTop w:val="0"/>
          <w:marBottom w:val="0"/>
          <w:divBdr>
            <w:top w:val="none" w:sz="0" w:space="0" w:color="auto"/>
            <w:left w:val="none" w:sz="0" w:space="0" w:color="auto"/>
            <w:bottom w:val="none" w:sz="0" w:space="0" w:color="auto"/>
            <w:right w:val="none" w:sz="0" w:space="0" w:color="auto"/>
          </w:divBdr>
        </w:div>
        <w:div w:id="2079130068">
          <w:marLeft w:val="640"/>
          <w:marRight w:val="0"/>
          <w:marTop w:val="0"/>
          <w:marBottom w:val="0"/>
          <w:divBdr>
            <w:top w:val="none" w:sz="0" w:space="0" w:color="auto"/>
            <w:left w:val="none" w:sz="0" w:space="0" w:color="auto"/>
            <w:bottom w:val="none" w:sz="0" w:space="0" w:color="auto"/>
            <w:right w:val="none" w:sz="0" w:space="0" w:color="auto"/>
          </w:divBdr>
        </w:div>
        <w:div w:id="597638257">
          <w:marLeft w:val="640"/>
          <w:marRight w:val="0"/>
          <w:marTop w:val="0"/>
          <w:marBottom w:val="0"/>
          <w:divBdr>
            <w:top w:val="none" w:sz="0" w:space="0" w:color="auto"/>
            <w:left w:val="none" w:sz="0" w:space="0" w:color="auto"/>
            <w:bottom w:val="none" w:sz="0" w:space="0" w:color="auto"/>
            <w:right w:val="none" w:sz="0" w:space="0" w:color="auto"/>
          </w:divBdr>
        </w:div>
        <w:div w:id="1430540343">
          <w:marLeft w:val="640"/>
          <w:marRight w:val="0"/>
          <w:marTop w:val="0"/>
          <w:marBottom w:val="0"/>
          <w:divBdr>
            <w:top w:val="none" w:sz="0" w:space="0" w:color="auto"/>
            <w:left w:val="none" w:sz="0" w:space="0" w:color="auto"/>
            <w:bottom w:val="none" w:sz="0" w:space="0" w:color="auto"/>
            <w:right w:val="none" w:sz="0" w:space="0" w:color="auto"/>
          </w:divBdr>
        </w:div>
        <w:div w:id="1765540269">
          <w:marLeft w:val="640"/>
          <w:marRight w:val="0"/>
          <w:marTop w:val="0"/>
          <w:marBottom w:val="0"/>
          <w:divBdr>
            <w:top w:val="none" w:sz="0" w:space="0" w:color="auto"/>
            <w:left w:val="none" w:sz="0" w:space="0" w:color="auto"/>
            <w:bottom w:val="none" w:sz="0" w:space="0" w:color="auto"/>
            <w:right w:val="none" w:sz="0" w:space="0" w:color="auto"/>
          </w:divBdr>
        </w:div>
        <w:div w:id="1167943270">
          <w:marLeft w:val="640"/>
          <w:marRight w:val="0"/>
          <w:marTop w:val="0"/>
          <w:marBottom w:val="0"/>
          <w:divBdr>
            <w:top w:val="none" w:sz="0" w:space="0" w:color="auto"/>
            <w:left w:val="none" w:sz="0" w:space="0" w:color="auto"/>
            <w:bottom w:val="none" w:sz="0" w:space="0" w:color="auto"/>
            <w:right w:val="none" w:sz="0" w:space="0" w:color="auto"/>
          </w:divBdr>
        </w:div>
        <w:div w:id="1866555805">
          <w:marLeft w:val="640"/>
          <w:marRight w:val="0"/>
          <w:marTop w:val="0"/>
          <w:marBottom w:val="0"/>
          <w:divBdr>
            <w:top w:val="none" w:sz="0" w:space="0" w:color="auto"/>
            <w:left w:val="none" w:sz="0" w:space="0" w:color="auto"/>
            <w:bottom w:val="none" w:sz="0" w:space="0" w:color="auto"/>
            <w:right w:val="none" w:sz="0" w:space="0" w:color="auto"/>
          </w:divBdr>
        </w:div>
        <w:div w:id="2021353891">
          <w:marLeft w:val="640"/>
          <w:marRight w:val="0"/>
          <w:marTop w:val="0"/>
          <w:marBottom w:val="0"/>
          <w:divBdr>
            <w:top w:val="none" w:sz="0" w:space="0" w:color="auto"/>
            <w:left w:val="none" w:sz="0" w:space="0" w:color="auto"/>
            <w:bottom w:val="none" w:sz="0" w:space="0" w:color="auto"/>
            <w:right w:val="none" w:sz="0" w:space="0" w:color="auto"/>
          </w:divBdr>
        </w:div>
        <w:div w:id="1198540865">
          <w:marLeft w:val="640"/>
          <w:marRight w:val="0"/>
          <w:marTop w:val="0"/>
          <w:marBottom w:val="0"/>
          <w:divBdr>
            <w:top w:val="none" w:sz="0" w:space="0" w:color="auto"/>
            <w:left w:val="none" w:sz="0" w:space="0" w:color="auto"/>
            <w:bottom w:val="none" w:sz="0" w:space="0" w:color="auto"/>
            <w:right w:val="none" w:sz="0" w:space="0" w:color="auto"/>
          </w:divBdr>
        </w:div>
        <w:div w:id="2027444723">
          <w:marLeft w:val="640"/>
          <w:marRight w:val="0"/>
          <w:marTop w:val="0"/>
          <w:marBottom w:val="0"/>
          <w:divBdr>
            <w:top w:val="none" w:sz="0" w:space="0" w:color="auto"/>
            <w:left w:val="none" w:sz="0" w:space="0" w:color="auto"/>
            <w:bottom w:val="none" w:sz="0" w:space="0" w:color="auto"/>
            <w:right w:val="none" w:sz="0" w:space="0" w:color="auto"/>
          </w:divBdr>
        </w:div>
        <w:div w:id="1545556672">
          <w:marLeft w:val="640"/>
          <w:marRight w:val="0"/>
          <w:marTop w:val="0"/>
          <w:marBottom w:val="0"/>
          <w:divBdr>
            <w:top w:val="none" w:sz="0" w:space="0" w:color="auto"/>
            <w:left w:val="none" w:sz="0" w:space="0" w:color="auto"/>
            <w:bottom w:val="none" w:sz="0" w:space="0" w:color="auto"/>
            <w:right w:val="none" w:sz="0" w:space="0" w:color="auto"/>
          </w:divBdr>
        </w:div>
        <w:div w:id="493884629">
          <w:marLeft w:val="640"/>
          <w:marRight w:val="0"/>
          <w:marTop w:val="0"/>
          <w:marBottom w:val="0"/>
          <w:divBdr>
            <w:top w:val="none" w:sz="0" w:space="0" w:color="auto"/>
            <w:left w:val="none" w:sz="0" w:space="0" w:color="auto"/>
            <w:bottom w:val="none" w:sz="0" w:space="0" w:color="auto"/>
            <w:right w:val="none" w:sz="0" w:space="0" w:color="auto"/>
          </w:divBdr>
        </w:div>
        <w:div w:id="726802800">
          <w:marLeft w:val="640"/>
          <w:marRight w:val="0"/>
          <w:marTop w:val="0"/>
          <w:marBottom w:val="0"/>
          <w:divBdr>
            <w:top w:val="none" w:sz="0" w:space="0" w:color="auto"/>
            <w:left w:val="none" w:sz="0" w:space="0" w:color="auto"/>
            <w:bottom w:val="none" w:sz="0" w:space="0" w:color="auto"/>
            <w:right w:val="none" w:sz="0" w:space="0" w:color="auto"/>
          </w:divBdr>
        </w:div>
        <w:div w:id="1370648601">
          <w:marLeft w:val="640"/>
          <w:marRight w:val="0"/>
          <w:marTop w:val="0"/>
          <w:marBottom w:val="0"/>
          <w:divBdr>
            <w:top w:val="none" w:sz="0" w:space="0" w:color="auto"/>
            <w:left w:val="none" w:sz="0" w:space="0" w:color="auto"/>
            <w:bottom w:val="none" w:sz="0" w:space="0" w:color="auto"/>
            <w:right w:val="none" w:sz="0" w:space="0" w:color="auto"/>
          </w:divBdr>
        </w:div>
        <w:div w:id="169418493">
          <w:marLeft w:val="640"/>
          <w:marRight w:val="0"/>
          <w:marTop w:val="0"/>
          <w:marBottom w:val="0"/>
          <w:divBdr>
            <w:top w:val="none" w:sz="0" w:space="0" w:color="auto"/>
            <w:left w:val="none" w:sz="0" w:space="0" w:color="auto"/>
            <w:bottom w:val="none" w:sz="0" w:space="0" w:color="auto"/>
            <w:right w:val="none" w:sz="0" w:space="0" w:color="auto"/>
          </w:divBdr>
        </w:div>
        <w:div w:id="1523544140">
          <w:marLeft w:val="640"/>
          <w:marRight w:val="0"/>
          <w:marTop w:val="0"/>
          <w:marBottom w:val="0"/>
          <w:divBdr>
            <w:top w:val="none" w:sz="0" w:space="0" w:color="auto"/>
            <w:left w:val="none" w:sz="0" w:space="0" w:color="auto"/>
            <w:bottom w:val="none" w:sz="0" w:space="0" w:color="auto"/>
            <w:right w:val="none" w:sz="0" w:space="0" w:color="auto"/>
          </w:divBdr>
        </w:div>
        <w:div w:id="1025208507">
          <w:marLeft w:val="640"/>
          <w:marRight w:val="0"/>
          <w:marTop w:val="0"/>
          <w:marBottom w:val="0"/>
          <w:divBdr>
            <w:top w:val="none" w:sz="0" w:space="0" w:color="auto"/>
            <w:left w:val="none" w:sz="0" w:space="0" w:color="auto"/>
            <w:bottom w:val="none" w:sz="0" w:space="0" w:color="auto"/>
            <w:right w:val="none" w:sz="0" w:space="0" w:color="auto"/>
          </w:divBdr>
        </w:div>
        <w:div w:id="1537767659">
          <w:marLeft w:val="640"/>
          <w:marRight w:val="0"/>
          <w:marTop w:val="0"/>
          <w:marBottom w:val="0"/>
          <w:divBdr>
            <w:top w:val="none" w:sz="0" w:space="0" w:color="auto"/>
            <w:left w:val="none" w:sz="0" w:space="0" w:color="auto"/>
            <w:bottom w:val="none" w:sz="0" w:space="0" w:color="auto"/>
            <w:right w:val="none" w:sz="0" w:space="0" w:color="auto"/>
          </w:divBdr>
        </w:div>
        <w:div w:id="1976518842">
          <w:marLeft w:val="640"/>
          <w:marRight w:val="0"/>
          <w:marTop w:val="0"/>
          <w:marBottom w:val="0"/>
          <w:divBdr>
            <w:top w:val="none" w:sz="0" w:space="0" w:color="auto"/>
            <w:left w:val="none" w:sz="0" w:space="0" w:color="auto"/>
            <w:bottom w:val="none" w:sz="0" w:space="0" w:color="auto"/>
            <w:right w:val="none" w:sz="0" w:space="0" w:color="auto"/>
          </w:divBdr>
        </w:div>
        <w:div w:id="378818628">
          <w:marLeft w:val="640"/>
          <w:marRight w:val="0"/>
          <w:marTop w:val="0"/>
          <w:marBottom w:val="0"/>
          <w:divBdr>
            <w:top w:val="none" w:sz="0" w:space="0" w:color="auto"/>
            <w:left w:val="none" w:sz="0" w:space="0" w:color="auto"/>
            <w:bottom w:val="none" w:sz="0" w:space="0" w:color="auto"/>
            <w:right w:val="none" w:sz="0" w:space="0" w:color="auto"/>
          </w:divBdr>
        </w:div>
        <w:div w:id="1495075020">
          <w:marLeft w:val="640"/>
          <w:marRight w:val="0"/>
          <w:marTop w:val="0"/>
          <w:marBottom w:val="0"/>
          <w:divBdr>
            <w:top w:val="none" w:sz="0" w:space="0" w:color="auto"/>
            <w:left w:val="none" w:sz="0" w:space="0" w:color="auto"/>
            <w:bottom w:val="none" w:sz="0" w:space="0" w:color="auto"/>
            <w:right w:val="none" w:sz="0" w:space="0" w:color="auto"/>
          </w:divBdr>
        </w:div>
        <w:div w:id="192042587">
          <w:marLeft w:val="640"/>
          <w:marRight w:val="0"/>
          <w:marTop w:val="0"/>
          <w:marBottom w:val="0"/>
          <w:divBdr>
            <w:top w:val="none" w:sz="0" w:space="0" w:color="auto"/>
            <w:left w:val="none" w:sz="0" w:space="0" w:color="auto"/>
            <w:bottom w:val="none" w:sz="0" w:space="0" w:color="auto"/>
            <w:right w:val="none" w:sz="0" w:space="0" w:color="auto"/>
          </w:divBdr>
        </w:div>
        <w:div w:id="200824806">
          <w:marLeft w:val="640"/>
          <w:marRight w:val="0"/>
          <w:marTop w:val="0"/>
          <w:marBottom w:val="0"/>
          <w:divBdr>
            <w:top w:val="none" w:sz="0" w:space="0" w:color="auto"/>
            <w:left w:val="none" w:sz="0" w:space="0" w:color="auto"/>
            <w:bottom w:val="none" w:sz="0" w:space="0" w:color="auto"/>
            <w:right w:val="none" w:sz="0" w:space="0" w:color="auto"/>
          </w:divBdr>
        </w:div>
        <w:div w:id="722097731">
          <w:marLeft w:val="640"/>
          <w:marRight w:val="0"/>
          <w:marTop w:val="0"/>
          <w:marBottom w:val="0"/>
          <w:divBdr>
            <w:top w:val="none" w:sz="0" w:space="0" w:color="auto"/>
            <w:left w:val="none" w:sz="0" w:space="0" w:color="auto"/>
            <w:bottom w:val="none" w:sz="0" w:space="0" w:color="auto"/>
            <w:right w:val="none" w:sz="0" w:space="0" w:color="auto"/>
          </w:divBdr>
        </w:div>
        <w:div w:id="1542598357">
          <w:marLeft w:val="640"/>
          <w:marRight w:val="0"/>
          <w:marTop w:val="0"/>
          <w:marBottom w:val="0"/>
          <w:divBdr>
            <w:top w:val="none" w:sz="0" w:space="0" w:color="auto"/>
            <w:left w:val="none" w:sz="0" w:space="0" w:color="auto"/>
            <w:bottom w:val="none" w:sz="0" w:space="0" w:color="auto"/>
            <w:right w:val="none" w:sz="0" w:space="0" w:color="auto"/>
          </w:divBdr>
        </w:div>
        <w:div w:id="815300116">
          <w:marLeft w:val="640"/>
          <w:marRight w:val="0"/>
          <w:marTop w:val="0"/>
          <w:marBottom w:val="0"/>
          <w:divBdr>
            <w:top w:val="none" w:sz="0" w:space="0" w:color="auto"/>
            <w:left w:val="none" w:sz="0" w:space="0" w:color="auto"/>
            <w:bottom w:val="none" w:sz="0" w:space="0" w:color="auto"/>
            <w:right w:val="none" w:sz="0" w:space="0" w:color="auto"/>
          </w:divBdr>
        </w:div>
        <w:div w:id="1878200769">
          <w:marLeft w:val="640"/>
          <w:marRight w:val="0"/>
          <w:marTop w:val="0"/>
          <w:marBottom w:val="0"/>
          <w:divBdr>
            <w:top w:val="none" w:sz="0" w:space="0" w:color="auto"/>
            <w:left w:val="none" w:sz="0" w:space="0" w:color="auto"/>
            <w:bottom w:val="none" w:sz="0" w:space="0" w:color="auto"/>
            <w:right w:val="none" w:sz="0" w:space="0" w:color="auto"/>
          </w:divBdr>
        </w:div>
        <w:div w:id="454451597">
          <w:marLeft w:val="640"/>
          <w:marRight w:val="0"/>
          <w:marTop w:val="0"/>
          <w:marBottom w:val="0"/>
          <w:divBdr>
            <w:top w:val="none" w:sz="0" w:space="0" w:color="auto"/>
            <w:left w:val="none" w:sz="0" w:space="0" w:color="auto"/>
            <w:bottom w:val="none" w:sz="0" w:space="0" w:color="auto"/>
            <w:right w:val="none" w:sz="0" w:space="0" w:color="auto"/>
          </w:divBdr>
        </w:div>
        <w:div w:id="77213729">
          <w:marLeft w:val="640"/>
          <w:marRight w:val="0"/>
          <w:marTop w:val="0"/>
          <w:marBottom w:val="0"/>
          <w:divBdr>
            <w:top w:val="none" w:sz="0" w:space="0" w:color="auto"/>
            <w:left w:val="none" w:sz="0" w:space="0" w:color="auto"/>
            <w:bottom w:val="none" w:sz="0" w:space="0" w:color="auto"/>
            <w:right w:val="none" w:sz="0" w:space="0" w:color="auto"/>
          </w:divBdr>
        </w:div>
        <w:div w:id="37557340">
          <w:marLeft w:val="640"/>
          <w:marRight w:val="0"/>
          <w:marTop w:val="0"/>
          <w:marBottom w:val="0"/>
          <w:divBdr>
            <w:top w:val="none" w:sz="0" w:space="0" w:color="auto"/>
            <w:left w:val="none" w:sz="0" w:space="0" w:color="auto"/>
            <w:bottom w:val="none" w:sz="0" w:space="0" w:color="auto"/>
            <w:right w:val="none" w:sz="0" w:space="0" w:color="auto"/>
          </w:divBdr>
        </w:div>
        <w:div w:id="255334167">
          <w:marLeft w:val="640"/>
          <w:marRight w:val="0"/>
          <w:marTop w:val="0"/>
          <w:marBottom w:val="0"/>
          <w:divBdr>
            <w:top w:val="none" w:sz="0" w:space="0" w:color="auto"/>
            <w:left w:val="none" w:sz="0" w:space="0" w:color="auto"/>
            <w:bottom w:val="none" w:sz="0" w:space="0" w:color="auto"/>
            <w:right w:val="none" w:sz="0" w:space="0" w:color="auto"/>
          </w:divBdr>
        </w:div>
        <w:div w:id="1501583711">
          <w:marLeft w:val="640"/>
          <w:marRight w:val="0"/>
          <w:marTop w:val="0"/>
          <w:marBottom w:val="0"/>
          <w:divBdr>
            <w:top w:val="none" w:sz="0" w:space="0" w:color="auto"/>
            <w:left w:val="none" w:sz="0" w:space="0" w:color="auto"/>
            <w:bottom w:val="none" w:sz="0" w:space="0" w:color="auto"/>
            <w:right w:val="none" w:sz="0" w:space="0" w:color="auto"/>
          </w:divBdr>
        </w:div>
        <w:div w:id="901795424">
          <w:marLeft w:val="640"/>
          <w:marRight w:val="0"/>
          <w:marTop w:val="0"/>
          <w:marBottom w:val="0"/>
          <w:divBdr>
            <w:top w:val="none" w:sz="0" w:space="0" w:color="auto"/>
            <w:left w:val="none" w:sz="0" w:space="0" w:color="auto"/>
            <w:bottom w:val="none" w:sz="0" w:space="0" w:color="auto"/>
            <w:right w:val="none" w:sz="0" w:space="0" w:color="auto"/>
          </w:divBdr>
        </w:div>
      </w:divsChild>
    </w:div>
    <w:div w:id="1237983287">
      <w:bodyDiv w:val="1"/>
      <w:marLeft w:val="0"/>
      <w:marRight w:val="0"/>
      <w:marTop w:val="0"/>
      <w:marBottom w:val="0"/>
      <w:divBdr>
        <w:top w:val="none" w:sz="0" w:space="0" w:color="auto"/>
        <w:left w:val="none" w:sz="0" w:space="0" w:color="auto"/>
        <w:bottom w:val="none" w:sz="0" w:space="0" w:color="auto"/>
        <w:right w:val="none" w:sz="0" w:space="0" w:color="auto"/>
      </w:divBdr>
      <w:divsChild>
        <w:div w:id="770472893">
          <w:marLeft w:val="640"/>
          <w:marRight w:val="0"/>
          <w:marTop w:val="0"/>
          <w:marBottom w:val="0"/>
          <w:divBdr>
            <w:top w:val="none" w:sz="0" w:space="0" w:color="auto"/>
            <w:left w:val="none" w:sz="0" w:space="0" w:color="auto"/>
            <w:bottom w:val="none" w:sz="0" w:space="0" w:color="auto"/>
            <w:right w:val="none" w:sz="0" w:space="0" w:color="auto"/>
          </w:divBdr>
        </w:div>
        <w:div w:id="652875124">
          <w:marLeft w:val="640"/>
          <w:marRight w:val="0"/>
          <w:marTop w:val="0"/>
          <w:marBottom w:val="0"/>
          <w:divBdr>
            <w:top w:val="none" w:sz="0" w:space="0" w:color="auto"/>
            <w:left w:val="none" w:sz="0" w:space="0" w:color="auto"/>
            <w:bottom w:val="none" w:sz="0" w:space="0" w:color="auto"/>
            <w:right w:val="none" w:sz="0" w:space="0" w:color="auto"/>
          </w:divBdr>
        </w:div>
        <w:div w:id="156192660">
          <w:marLeft w:val="640"/>
          <w:marRight w:val="0"/>
          <w:marTop w:val="0"/>
          <w:marBottom w:val="0"/>
          <w:divBdr>
            <w:top w:val="none" w:sz="0" w:space="0" w:color="auto"/>
            <w:left w:val="none" w:sz="0" w:space="0" w:color="auto"/>
            <w:bottom w:val="none" w:sz="0" w:space="0" w:color="auto"/>
            <w:right w:val="none" w:sz="0" w:space="0" w:color="auto"/>
          </w:divBdr>
        </w:div>
        <w:div w:id="1943225754">
          <w:marLeft w:val="640"/>
          <w:marRight w:val="0"/>
          <w:marTop w:val="0"/>
          <w:marBottom w:val="0"/>
          <w:divBdr>
            <w:top w:val="none" w:sz="0" w:space="0" w:color="auto"/>
            <w:left w:val="none" w:sz="0" w:space="0" w:color="auto"/>
            <w:bottom w:val="none" w:sz="0" w:space="0" w:color="auto"/>
            <w:right w:val="none" w:sz="0" w:space="0" w:color="auto"/>
          </w:divBdr>
        </w:div>
        <w:div w:id="928540781">
          <w:marLeft w:val="640"/>
          <w:marRight w:val="0"/>
          <w:marTop w:val="0"/>
          <w:marBottom w:val="0"/>
          <w:divBdr>
            <w:top w:val="none" w:sz="0" w:space="0" w:color="auto"/>
            <w:left w:val="none" w:sz="0" w:space="0" w:color="auto"/>
            <w:bottom w:val="none" w:sz="0" w:space="0" w:color="auto"/>
            <w:right w:val="none" w:sz="0" w:space="0" w:color="auto"/>
          </w:divBdr>
        </w:div>
        <w:div w:id="1365133010">
          <w:marLeft w:val="640"/>
          <w:marRight w:val="0"/>
          <w:marTop w:val="0"/>
          <w:marBottom w:val="0"/>
          <w:divBdr>
            <w:top w:val="none" w:sz="0" w:space="0" w:color="auto"/>
            <w:left w:val="none" w:sz="0" w:space="0" w:color="auto"/>
            <w:bottom w:val="none" w:sz="0" w:space="0" w:color="auto"/>
            <w:right w:val="none" w:sz="0" w:space="0" w:color="auto"/>
          </w:divBdr>
        </w:div>
        <w:div w:id="2129280432">
          <w:marLeft w:val="640"/>
          <w:marRight w:val="0"/>
          <w:marTop w:val="0"/>
          <w:marBottom w:val="0"/>
          <w:divBdr>
            <w:top w:val="none" w:sz="0" w:space="0" w:color="auto"/>
            <w:left w:val="none" w:sz="0" w:space="0" w:color="auto"/>
            <w:bottom w:val="none" w:sz="0" w:space="0" w:color="auto"/>
            <w:right w:val="none" w:sz="0" w:space="0" w:color="auto"/>
          </w:divBdr>
        </w:div>
        <w:div w:id="638076957">
          <w:marLeft w:val="640"/>
          <w:marRight w:val="0"/>
          <w:marTop w:val="0"/>
          <w:marBottom w:val="0"/>
          <w:divBdr>
            <w:top w:val="none" w:sz="0" w:space="0" w:color="auto"/>
            <w:left w:val="none" w:sz="0" w:space="0" w:color="auto"/>
            <w:bottom w:val="none" w:sz="0" w:space="0" w:color="auto"/>
            <w:right w:val="none" w:sz="0" w:space="0" w:color="auto"/>
          </w:divBdr>
        </w:div>
        <w:div w:id="739913738">
          <w:marLeft w:val="640"/>
          <w:marRight w:val="0"/>
          <w:marTop w:val="0"/>
          <w:marBottom w:val="0"/>
          <w:divBdr>
            <w:top w:val="none" w:sz="0" w:space="0" w:color="auto"/>
            <w:left w:val="none" w:sz="0" w:space="0" w:color="auto"/>
            <w:bottom w:val="none" w:sz="0" w:space="0" w:color="auto"/>
            <w:right w:val="none" w:sz="0" w:space="0" w:color="auto"/>
          </w:divBdr>
        </w:div>
        <w:div w:id="202181886">
          <w:marLeft w:val="640"/>
          <w:marRight w:val="0"/>
          <w:marTop w:val="0"/>
          <w:marBottom w:val="0"/>
          <w:divBdr>
            <w:top w:val="none" w:sz="0" w:space="0" w:color="auto"/>
            <w:left w:val="none" w:sz="0" w:space="0" w:color="auto"/>
            <w:bottom w:val="none" w:sz="0" w:space="0" w:color="auto"/>
            <w:right w:val="none" w:sz="0" w:space="0" w:color="auto"/>
          </w:divBdr>
        </w:div>
        <w:div w:id="77797985">
          <w:marLeft w:val="640"/>
          <w:marRight w:val="0"/>
          <w:marTop w:val="0"/>
          <w:marBottom w:val="0"/>
          <w:divBdr>
            <w:top w:val="none" w:sz="0" w:space="0" w:color="auto"/>
            <w:left w:val="none" w:sz="0" w:space="0" w:color="auto"/>
            <w:bottom w:val="none" w:sz="0" w:space="0" w:color="auto"/>
            <w:right w:val="none" w:sz="0" w:space="0" w:color="auto"/>
          </w:divBdr>
        </w:div>
        <w:div w:id="47607073">
          <w:marLeft w:val="640"/>
          <w:marRight w:val="0"/>
          <w:marTop w:val="0"/>
          <w:marBottom w:val="0"/>
          <w:divBdr>
            <w:top w:val="none" w:sz="0" w:space="0" w:color="auto"/>
            <w:left w:val="none" w:sz="0" w:space="0" w:color="auto"/>
            <w:bottom w:val="none" w:sz="0" w:space="0" w:color="auto"/>
            <w:right w:val="none" w:sz="0" w:space="0" w:color="auto"/>
          </w:divBdr>
        </w:div>
        <w:div w:id="821235587">
          <w:marLeft w:val="640"/>
          <w:marRight w:val="0"/>
          <w:marTop w:val="0"/>
          <w:marBottom w:val="0"/>
          <w:divBdr>
            <w:top w:val="none" w:sz="0" w:space="0" w:color="auto"/>
            <w:left w:val="none" w:sz="0" w:space="0" w:color="auto"/>
            <w:bottom w:val="none" w:sz="0" w:space="0" w:color="auto"/>
            <w:right w:val="none" w:sz="0" w:space="0" w:color="auto"/>
          </w:divBdr>
        </w:div>
        <w:div w:id="844169537">
          <w:marLeft w:val="640"/>
          <w:marRight w:val="0"/>
          <w:marTop w:val="0"/>
          <w:marBottom w:val="0"/>
          <w:divBdr>
            <w:top w:val="none" w:sz="0" w:space="0" w:color="auto"/>
            <w:left w:val="none" w:sz="0" w:space="0" w:color="auto"/>
            <w:bottom w:val="none" w:sz="0" w:space="0" w:color="auto"/>
            <w:right w:val="none" w:sz="0" w:space="0" w:color="auto"/>
          </w:divBdr>
        </w:div>
        <w:div w:id="460348208">
          <w:marLeft w:val="640"/>
          <w:marRight w:val="0"/>
          <w:marTop w:val="0"/>
          <w:marBottom w:val="0"/>
          <w:divBdr>
            <w:top w:val="none" w:sz="0" w:space="0" w:color="auto"/>
            <w:left w:val="none" w:sz="0" w:space="0" w:color="auto"/>
            <w:bottom w:val="none" w:sz="0" w:space="0" w:color="auto"/>
            <w:right w:val="none" w:sz="0" w:space="0" w:color="auto"/>
          </w:divBdr>
        </w:div>
        <w:div w:id="1535265457">
          <w:marLeft w:val="640"/>
          <w:marRight w:val="0"/>
          <w:marTop w:val="0"/>
          <w:marBottom w:val="0"/>
          <w:divBdr>
            <w:top w:val="none" w:sz="0" w:space="0" w:color="auto"/>
            <w:left w:val="none" w:sz="0" w:space="0" w:color="auto"/>
            <w:bottom w:val="none" w:sz="0" w:space="0" w:color="auto"/>
            <w:right w:val="none" w:sz="0" w:space="0" w:color="auto"/>
          </w:divBdr>
        </w:div>
        <w:div w:id="208692720">
          <w:marLeft w:val="640"/>
          <w:marRight w:val="0"/>
          <w:marTop w:val="0"/>
          <w:marBottom w:val="0"/>
          <w:divBdr>
            <w:top w:val="none" w:sz="0" w:space="0" w:color="auto"/>
            <w:left w:val="none" w:sz="0" w:space="0" w:color="auto"/>
            <w:bottom w:val="none" w:sz="0" w:space="0" w:color="auto"/>
            <w:right w:val="none" w:sz="0" w:space="0" w:color="auto"/>
          </w:divBdr>
        </w:div>
        <w:div w:id="1597247029">
          <w:marLeft w:val="640"/>
          <w:marRight w:val="0"/>
          <w:marTop w:val="0"/>
          <w:marBottom w:val="0"/>
          <w:divBdr>
            <w:top w:val="none" w:sz="0" w:space="0" w:color="auto"/>
            <w:left w:val="none" w:sz="0" w:space="0" w:color="auto"/>
            <w:bottom w:val="none" w:sz="0" w:space="0" w:color="auto"/>
            <w:right w:val="none" w:sz="0" w:space="0" w:color="auto"/>
          </w:divBdr>
        </w:div>
        <w:div w:id="437680670">
          <w:marLeft w:val="640"/>
          <w:marRight w:val="0"/>
          <w:marTop w:val="0"/>
          <w:marBottom w:val="0"/>
          <w:divBdr>
            <w:top w:val="none" w:sz="0" w:space="0" w:color="auto"/>
            <w:left w:val="none" w:sz="0" w:space="0" w:color="auto"/>
            <w:bottom w:val="none" w:sz="0" w:space="0" w:color="auto"/>
            <w:right w:val="none" w:sz="0" w:space="0" w:color="auto"/>
          </w:divBdr>
        </w:div>
        <w:div w:id="61947589">
          <w:marLeft w:val="640"/>
          <w:marRight w:val="0"/>
          <w:marTop w:val="0"/>
          <w:marBottom w:val="0"/>
          <w:divBdr>
            <w:top w:val="none" w:sz="0" w:space="0" w:color="auto"/>
            <w:left w:val="none" w:sz="0" w:space="0" w:color="auto"/>
            <w:bottom w:val="none" w:sz="0" w:space="0" w:color="auto"/>
            <w:right w:val="none" w:sz="0" w:space="0" w:color="auto"/>
          </w:divBdr>
        </w:div>
        <w:div w:id="953444190">
          <w:marLeft w:val="640"/>
          <w:marRight w:val="0"/>
          <w:marTop w:val="0"/>
          <w:marBottom w:val="0"/>
          <w:divBdr>
            <w:top w:val="none" w:sz="0" w:space="0" w:color="auto"/>
            <w:left w:val="none" w:sz="0" w:space="0" w:color="auto"/>
            <w:bottom w:val="none" w:sz="0" w:space="0" w:color="auto"/>
            <w:right w:val="none" w:sz="0" w:space="0" w:color="auto"/>
          </w:divBdr>
        </w:div>
        <w:div w:id="968321754">
          <w:marLeft w:val="640"/>
          <w:marRight w:val="0"/>
          <w:marTop w:val="0"/>
          <w:marBottom w:val="0"/>
          <w:divBdr>
            <w:top w:val="none" w:sz="0" w:space="0" w:color="auto"/>
            <w:left w:val="none" w:sz="0" w:space="0" w:color="auto"/>
            <w:bottom w:val="none" w:sz="0" w:space="0" w:color="auto"/>
            <w:right w:val="none" w:sz="0" w:space="0" w:color="auto"/>
          </w:divBdr>
        </w:div>
        <w:div w:id="1555198135">
          <w:marLeft w:val="640"/>
          <w:marRight w:val="0"/>
          <w:marTop w:val="0"/>
          <w:marBottom w:val="0"/>
          <w:divBdr>
            <w:top w:val="none" w:sz="0" w:space="0" w:color="auto"/>
            <w:left w:val="none" w:sz="0" w:space="0" w:color="auto"/>
            <w:bottom w:val="none" w:sz="0" w:space="0" w:color="auto"/>
            <w:right w:val="none" w:sz="0" w:space="0" w:color="auto"/>
          </w:divBdr>
        </w:div>
        <w:div w:id="1355033158">
          <w:marLeft w:val="640"/>
          <w:marRight w:val="0"/>
          <w:marTop w:val="0"/>
          <w:marBottom w:val="0"/>
          <w:divBdr>
            <w:top w:val="none" w:sz="0" w:space="0" w:color="auto"/>
            <w:left w:val="none" w:sz="0" w:space="0" w:color="auto"/>
            <w:bottom w:val="none" w:sz="0" w:space="0" w:color="auto"/>
            <w:right w:val="none" w:sz="0" w:space="0" w:color="auto"/>
          </w:divBdr>
        </w:div>
        <w:div w:id="1111391022">
          <w:marLeft w:val="640"/>
          <w:marRight w:val="0"/>
          <w:marTop w:val="0"/>
          <w:marBottom w:val="0"/>
          <w:divBdr>
            <w:top w:val="none" w:sz="0" w:space="0" w:color="auto"/>
            <w:left w:val="none" w:sz="0" w:space="0" w:color="auto"/>
            <w:bottom w:val="none" w:sz="0" w:space="0" w:color="auto"/>
            <w:right w:val="none" w:sz="0" w:space="0" w:color="auto"/>
          </w:divBdr>
        </w:div>
        <w:div w:id="1297224382">
          <w:marLeft w:val="640"/>
          <w:marRight w:val="0"/>
          <w:marTop w:val="0"/>
          <w:marBottom w:val="0"/>
          <w:divBdr>
            <w:top w:val="none" w:sz="0" w:space="0" w:color="auto"/>
            <w:left w:val="none" w:sz="0" w:space="0" w:color="auto"/>
            <w:bottom w:val="none" w:sz="0" w:space="0" w:color="auto"/>
            <w:right w:val="none" w:sz="0" w:space="0" w:color="auto"/>
          </w:divBdr>
        </w:div>
        <w:div w:id="2102677882">
          <w:marLeft w:val="640"/>
          <w:marRight w:val="0"/>
          <w:marTop w:val="0"/>
          <w:marBottom w:val="0"/>
          <w:divBdr>
            <w:top w:val="none" w:sz="0" w:space="0" w:color="auto"/>
            <w:left w:val="none" w:sz="0" w:space="0" w:color="auto"/>
            <w:bottom w:val="none" w:sz="0" w:space="0" w:color="auto"/>
            <w:right w:val="none" w:sz="0" w:space="0" w:color="auto"/>
          </w:divBdr>
        </w:div>
        <w:div w:id="1532494445">
          <w:marLeft w:val="640"/>
          <w:marRight w:val="0"/>
          <w:marTop w:val="0"/>
          <w:marBottom w:val="0"/>
          <w:divBdr>
            <w:top w:val="none" w:sz="0" w:space="0" w:color="auto"/>
            <w:left w:val="none" w:sz="0" w:space="0" w:color="auto"/>
            <w:bottom w:val="none" w:sz="0" w:space="0" w:color="auto"/>
            <w:right w:val="none" w:sz="0" w:space="0" w:color="auto"/>
          </w:divBdr>
        </w:div>
        <w:div w:id="216208316">
          <w:marLeft w:val="640"/>
          <w:marRight w:val="0"/>
          <w:marTop w:val="0"/>
          <w:marBottom w:val="0"/>
          <w:divBdr>
            <w:top w:val="none" w:sz="0" w:space="0" w:color="auto"/>
            <w:left w:val="none" w:sz="0" w:space="0" w:color="auto"/>
            <w:bottom w:val="none" w:sz="0" w:space="0" w:color="auto"/>
            <w:right w:val="none" w:sz="0" w:space="0" w:color="auto"/>
          </w:divBdr>
        </w:div>
        <w:div w:id="379596531">
          <w:marLeft w:val="640"/>
          <w:marRight w:val="0"/>
          <w:marTop w:val="0"/>
          <w:marBottom w:val="0"/>
          <w:divBdr>
            <w:top w:val="none" w:sz="0" w:space="0" w:color="auto"/>
            <w:left w:val="none" w:sz="0" w:space="0" w:color="auto"/>
            <w:bottom w:val="none" w:sz="0" w:space="0" w:color="auto"/>
            <w:right w:val="none" w:sz="0" w:space="0" w:color="auto"/>
          </w:divBdr>
        </w:div>
        <w:div w:id="897862091">
          <w:marLeft w:val="640"/>
          <w:marRight w:val="0"/>
          <w:marTop w:val="0"/>
          <w:marBottom w:val="0"/>
          <w:divBdr>
            <w:top w:val="none" w:sz="0" w:space="0" w:color="auto"/>
            <w:left w:val="none" w:sz="0" w:space="0" w:color="auto"/>
            <w:bottom w:val="none" w:sz="0" w:space="0" w:color="auto"/>
            <w:right w:val="none" w:sz="0" w:space="0" w:color="auto"/>
          </w:divBdr>
        </w:div>
        <w:div w:id="201941994">
          <w:marLeft w:val="640"/>
          <w:marRight w:val="0"/>
          <w:marTop w:val="0"/>
          <w:marBottom w:val="0"/>
          <w:divBdr>
            <w:top w:val="none" w:sz="0" w:space="0" w:color="auto"/>
            <w:left w:val="none" w:sz="0" w:space="0" w:color="auto"/>
            <w:bottom w:val="none" w:sz="0" w:space="0" w:color="auto"/>
            <w:right w:val="none" w:sz="0" w:space="0" w:color="auto"/>
          </w:divBdr>
        </w:div>
        <w:div w:id="633603106">
          <w:marLeft w:val="640"/>
          <w:marRight w:val="0"/>
          <w:marTop w:val="0"/>
          <w:marBottom w:val="0"/>
          <w:divBdr>
            <w:top w:val="none" w:sz="0" w:space="0" w:color="auto"/>
            <w:left w:val="none" w:sz="0" w:space="0" w:color="auto"/>
            <w:bottom w:val="none" w:sz="0" w:space="0" w:color="auto"/>
            <w:right w:val="none" w:sz="0" w:space="0" w:color="auto"/>
          </w:divBdr>
        </w:div>
        <w:div w:id="502625509">
          <w:marLeft w:val="640"/>
          <w:marRight w:val="0"/>
          <w:marTop w:val="0"/>
          <w:marBottom w:val="0"/>
          <w:divBdr>
            <w:top w:val="none" w:sz="0" w:space="0" w:color="auto"/>
            <w:left w:val="none" w:sz="0" w:space="0" w:color="auto"/>
            <w:bottom w:val="none" w:sz="0" w:space="0" w:color="auto"/>
            <w:right w:val="none" w:sz="0" w:space="0" w:color="auto"/>
          </w:divBdr>
        </w:div>
        <w:div w:id="293097733">
          <w:marLeft w:val="640"/>
          <w:marRight w:val="0"/>
          <w:marTop w:val="0"/>
          <w:marBottom w:val="0"/>
          <w:divBdr>
            <w:top w:val="none" w:sz="0" w:space="0" w:color="auto"/>
            <w:left w:val="none" w:sz="0" w:space="0" w:color="auto"/>
            <w:bottom w:val="none" w:sz="0" w:space="0" w:color="auto"/>
            <w:right w:val="none" w:sz="0" w:space="0" w:color="auto"/>
          </w:divBdr>
        </w:div>
        <w:div w:id="1156531152">
          <w:marLeft w:val="640"/>
          <w:marRight w:val="0"/>
          <w:marTop w:val="0"/>
          <w:marBottom w:val="0"/>
          <w:divBdr>
            <w:top w:val="none" w:sz="0" w:space="0" w:color="auto"/>
            <w:left w:val="none" w:sz="0" w:space="0" w:color="auto"/>
            <w:bottom w:val="none" w:sz="0" w:space="0" w:color="auto"/>
            <w:right w:val="none" w:sz="0" w:space="0" w:color="auto"/>
          </w:divBdr>
        </w:div>
        <w:div w:id="396126460">
          <w:marLeft w:val="640"/>
          <w:marRight w:val="0"/>
          <w:marTop w:val="0"/>
          <w:marBottom w:val="0"/>
          <w:divBdr>
            <w:top w:val="none" w:sz="0" w:space="0" w:color="auto"/>
            <w:left w:val="none" w:sz="0" w:space="0" w:color="auto"/>
            <w:bottom w:val="none" w:sz="0" w:space="0" w:color="auto"/>
            <w:right w:val="none" w:sz="0" w:space="0" w:color="auto"/>
          </w:divBdr>
        </w:div>
        <w:div w:id="661085616">
          <w:marLeft w:val="640"/>
          <w:marRight w:val="0"/>
          <w:marTop w:val="0"/>
          <w:marBottom w:val="0"/>
          <w:divBdr>
            <w:top w:val="none" w:sz="0" w:space="0" w:color="auto"/>
            <w:left w:val="none" w:sz="0" w:space="0" w:color="auto"/>
            <w:bottom w:val="none" w:sz="0" w:space="0" w:color="auto"/>
            <w:right w:val="none" w:sz="0" w:space="0" w:color="auto"/>
          </w:divBdr>
        </w:div>
        <w:div w:id="1380862457">
          <w:marLeft w:val="640"/>
          <w:marRight w:val="0"/>
          <w:marTop w:val="0"/>
          <w:marBottom w:val="0"/>
          <w:divBdr>
            <w:top w:val="none" w:sz="0" w:space="0" w:color="auto"/>
            <w:left w:val="none" w:sz="0" w:space="0" w:color="auto"/>
            <w:bottom w:val="none" w:sz="0" w:space="0" w:color="auto"/>
            <w:right w:val="none" w:sz="0" w:space="0" w:color="auto"/>
          </w:divBdr>
        </w:div>
        <w:div w:id="2112165115">
          <w:marLeft w:val="640"/>
          <w:marRight w:val="0"/>
          <w:marTop w:val="0"/>
          <w:marBottom w:val="0"/>
          <w:divBdr>
            <w:top w:val="none" w:sz="0" w:space="0" w:color="auto"/>
            <w:left w:val="none" w:sz="0" w:space="0" w:color="auto"/>
            <w:bottom w:val="none" w:sz="0" w:space="0" w:color="auto"/>
            <w:right w:val="none" w:sz="0" w:space="0" w:color="auto"/>
          </w:divBdr>
        </w:div>
        <w:div w:id="1688021572">
          <w:marLeft w:val="640"/>
          <w:marRight w:val="0"/>
          <w:marTop w:val="0"/>
          <w:marBottom w:val="0"/>
          <w:divBdr>
            <w:top w:val="none" w:sz="0" w:space="0" w:color="auto"/>
            <w:left w:val="none" w:sz="0" w:space="0" w:color="auto"/>
            <w:bottom w:val="none" w:sz="0" w:space="0" w:color="auto"/>
            <w:right w:val="none" w:sz="0" w:space="0" w:color="auto"/>
          </w:divBdr>
        </w:div>
        <w:div w:id="2126534998">
          <w:marLeft w:val="640"/>
          <w:marRight w:val="0"/>
          <w:marTop w:val="0"/>
          <w:marBottom w:val="0"/>
          <w:divBdr>
            <w:top w:val="none" w:sz="0" w:space="0" w:color="auto"/>
            <w:left w:val="none" w:sz="0" w:space="0" w:color="auto"/>
            <w:bottom w:val="none" w:sz="0" w:space="0" w:color="auto"/>
            <w:right w:val="none" w:sz="0" w:space="0" w:color="auto"/>
          </w:divBdr>
        </w:div>
        <w:div w:id="1324819464">
          <w:marLeft w:val="640"/>
          <w:marRight w:val="0"/>
          <w:marTop w:val="0"/>
          <w:marBottom w:val="0"/>
          <w:divBdr>
            <w:top w:val="none" w:sz="0" w:space="0" w:color="auto"/>
            <w:left w:val="none" w:sz="0" w:space="0" w:color="auto"/>
            <w:bottom w:val="none" w:sz="0" w:space="0" w:color="auto"/>
            <w:right w:val="none" w:sz="0" w:space="0" w:color="auto"/>
          </w:divBdr>
        </w:div>
        <w:div w:id="1250773618">
          <w:marLeft w:val="640"/>
          <w:marRight w:val="0"/>
          <w:marTop w:val="0"/>
          <w:marBottom w:val="0"/>
          <w:divBdr>
            <w:top w:val="none" w:sz="0" w:space="0" w:color="auto"/>
            <w:left w:val="none" w:sz="0" w:space="0" w:color="auto"/>
            <w:bottom w:val="none" w:sz="0" w:space="0" w:color="auto"/>
            <w:right w:val="none" w:sz="0" w:space="0" w:color="auto"/>
          </w:divBdr>
        </w:div>
        <w:div w:id="335157771">
          <w:marLeft w:val="640"/>
          <w:marRight w:val="0"/>
          <w:marTop w:val="0"/>
          <w:marBottom w:val="0"/>
          <w:divBdr>
            <w:top w:val="none" w:sz="0" w:space="0" w:color="auto"/>
            <w:left w:val="none" w:sz="0" w:space="0" w:color="auto"/>
            <w:bottom w:val="none" w:sz="0" w:space="0" w:color="auto"/>
            <w:right w:val="none" w:sz="0" w:space="0" w:color="auto"/>
          </w:divBdr>
        </w:div>
        <w:div w:id="959530724">
          <w:marLeft w:val="640"/>
          <w:marRight w:val="0"/>
          <w:marTop w:val="0"/>
          <w:marBottom w:val="0"/>
          <w:divBdr>
            <w:top w:val="none" w:sz="0" w:space="0" w:color="auto"/>
            <w:left w:val="none" w:sz="0" w:space="0" w:color="auto"/>
            <w:bottom w:val="none" w:sz="0" w:space="0" w:color="auto"/>
            <w:right w:val="none" w:sz="0" w:space="0" w:color="auto"/>
          </w:divBdr>
        </w:div>
        <w:div w:id="854735288">
          <w:marLeft w:val="640"/>
          <w:marRight w:val="0"/>
          <w:marTop w:val="0"/>
          <w:marBottom w:val="0"/>
          <w:divBdr>
            <w:top w:val="none" w:sz="0" w:space="0" w:color="auto"/>
            <w:left w:val="none" w:sz="0" w:space="0" w:color="auto"/>
            <w:bottom w:val="none" w:sz="0" w:space="0" w:color="auto"/>
            <w:right w:val="none" w:sz="0" w:space="0" w:color="auto"/>
          </w:divBdr>
        </w:div>
        <w:div w:id="1937253478">
          <w:marLeft w:val="640"/>
          <w:marRight w:val="0"/>
          <w:marTop w:val="0"/>
          <w:marBottom w:val="0"/>
          <w:divBdr>
            <w:top w:val="none" w:sz="0" w:space="0" w:color="auto"/>
            <w:left w:val="none" w:sz="0" w:space="0" w:color="auto"/>
            <w:bottom w:val="none" w:sz="0" w:space="0" w:color="auto"/>
            <w:right w:val="none" w:sz="0" w:space="0" w:color="auto"/>
          </w:divBdr>
        </w:div>
        <w:div w:id="48723160">
          <w:marLeft w:val="640"/>
          <w:marRight w:val="0"/>
          <w:marTop w:val="0"/>
          <w:marBottom w:val="0"/>
          <w:divBdr>
            <w:top w:val="none" w:sz="0" w:space="0" w:color="auto"/>
            <w:left w:val="none" w:sz="0" w:space="0" w:color="auto"/>
            <w:bottom w:val="none" w:sz="0" w:space="0" w:color="auto"/>
            <w:right w:val="none" w:sz="0" w:space="0" w:color="auto"/>
          </w:divBdr>
        </w:div>
        <w:div w:id="1059866069">
          <w:marLeft w:val="640"/>
          <w:marRight w:val="0"/>
          <w:marTop w:val="0"/>
          <w:marBottom w:val="0"/>
          <w:divBdr>
            <w:top w:val="none" w:sz="0" w:space="0" w:color="auto"/>
            <w:left w:val="none" w:sz="0" w:space="0" w:color="auto"/>
            <w:bottom w:val="none" w:sz="0" w:space="0" w:color="auto"/>
            <w:right w:val="none" w:sz="0" w:space="0" w:color="auto"/>
          </w:divBdr>
        </w:div>
        <w:div w:id="298266859">
          <w:marLeft w:val="640"/>
          <w:marRight w:val="0"/>
          <w:marTop w:val="0"/>
          <w:marBottom w:val="0"/>
          <w:divBdr>
            <w:top w:val="none" w:sz="0" w:space="0" w:color="auto"/>
            <w:left w:val="none" w:sz="0" w:space="0" w:color="auto"/>
            <w:bottom w:val="none" w:sz="0" w:space="0" w:color="auto"/>
            <w:right w:val="none" w:sz="0" w:space="0" w:color="auto"/>
          </w:divBdr>
        </w:div>
        <w:div w:id="945388245">
          <w:marLeft w:val="640"/>
          <w:marRight w:val="0"/>
          <w:marTop w:val="0"/>
          <w:marBottom w:val="0"/>
          <w:divBdr>
            <w:top w:val="none" w:sz="0" w:space="0" w:color="auto"/>
            <w:left w:val="none" w:sz="0" w:space="0" w:color="auto"/>
            <w:bottom w:val="none" w:sz="0" w:space="0" w:color="auto"/>
            <w:right w:val="none" w:sz="0" w:space="0" w:color="auto"/>
          </w:divBdr>
        </w:div>
        <w:div w:id="1551115499">
          <w:marLeft w:val="640"/>
          <w:marRight w:val="0"/>
          <w:marTop w:val="0"/>
          <w:marBottom w:val="0"/>
          <w:divBdr>
            <w:top w:val="none" w:sz="0" w:space="0" w:color="auto"/>
            <w:left w:val="none" w:sz="0" w:space="0" w:color="auto"/>
            <w:bottom w:val="none" w:sz="0" w:space="0" w:color="auto"/>
            <w:right w:val="none" w:sz="0" w:space="0" w:color="auto"/>
          </w:divBdr>
        </w:div>
        <w:div w:id="1895969988">
          <w:marLeft w:val="640"/>
          <w:marRight w:val="0"/>
          <w:marTop w:val="0"/>
          <w:marBottom w:val="0"/>
          <w:divBdr>
            <w:top w:val="none" w:sz="0" w:space="0" w:color="auto"/>
            <w:left w:val="none" w:sz="0" w:space="0" w:color="auto"/>
            <w:bottom w:val="none" w:sz="0" w:space="0" w:color="auto"/>
            <w:right w:val="none" w:sz="0" w:space="0" w:color="auto"/>
          </w:divBdr>
        </w:div>
        <w:div w:id="1524437293">
          <w:marLeft w:val="640"/>
          <w:marRight w:val="0"/>
          <w:marTop w:val="0"/>
          <w:marBottom w:val="0"/>
          <w:divBdr>
            <w:top w:val="none" w:sz="0" w:space="0" w:color="auto"/>
            <w:left w:val="none" w:sz="0" w:space="0" w:color="auto"/>
            <w:bottom w:val="none" w:sz="0" w:space="0" w:color="auto"/>
            <w:right w:val="none" w:sz="0" w:space="0" w:color="auto"/>
          </w:divBdr>
        </w:div>
        <w:div w:id="1820027312">
          <w:marLeft w:val="640"/>
          <w:marRight w:val="0"/>
          <w:marTop w:val="0"/>
          <w:marBottom w:val="0"/>
          <w:divBdr>
            <w:top w:val="none" w:sz="0" w:space="0" w:color="auto"/>
            <w:left w:val="none" w:sz="0" w:space="0" w:color="auto"/>
            <w:bottom w:val="none" w:sz="0" w:space="0" w:color="auto"/>
            <w:right w:val="none" w:sz="0" w:space="0" w:color="auto"/>
          </w:divBdr>
        </w:div>
        <w:div w:id="520054417">
          <w:marLeft w:val="640"/>
          <w:marRight w:val="0"/>
          <w:marTop w:val="0"/>
          <w:marBottom w:val="0"/>
          <w:divBdr>
            <w:top w:val="none" w:sz="0" w:space="0" w:color="auto"/>
            <w:left w:val="none" w:sz="0" w:space="0" w:color="auto"/>
            <w:bottom w:val="none" w:sz="0" w:space="0" w:color="auto"/>
            <w:right w:val="none" w:sz="0" w:space="0" w:color="auto"/>
          </w:divBdr>
        </w:div>
        <w:div w:id="1934703078">
          <w:marLeft w:val="640"/>
          <w:marRight w:val="0"/>
          <w:marTop w:val="0"/>
          <w:marBottom w:val="0"/>
          <w:divBdr>
            <w:top w:val="none" w:sz="0" w:space="0" w:color="auto"/>
            <w:left w:val="none" w:sz="0" w:space="0" w:color="auto"/>
            <w:bottom w:val="none" w:sz="0" w:space="0" w:color="auto"/>
            <w:right w:val="none" w:sz="0" w:space="0" w:color="auto"/>
          </w:divBdr>
        </w:div>
      </w:divsChild>
    </w:div>
    <w:div w:id="1297757327">
      <w:bodyDiv w:val="1"/>
      <w:marLeft w:val="0"/>
      <w:marRight w:val="0"/>
      <w:marTop w:val="0"/>
      <w:marBottom w:val="0"/>
      <w:divBdr>
        <w:top w:val="none" w:sz="0" w:space="0" w:color="auto"/>
        <w:left w:val="none" w:sz="0" w:space="0" w:color="auto"/>
        <w:bottom w:val="none" w:sz="0" w:space="0" w:color="auto"/>
        <w:right w:val="none" w:sz="0" w:space="0" w:color="auto"/>
      </w:divBdr>
      <w:divsChild>
        <w:div w:id="1937057061">
          <w:marLeft w:val="640"/>
          <w:marRight w:val="0"/>
          <w:marTop w:val="0"/>
          <w:marBottom w:val="0"/>
          <w:divBdr>
            <w:top w:val="none" w:sz="0" w:space="0" w:color="auto"/>
            <w:left w:val="none" w:sz="0" w:space="0" w:color="auto"/>
            <w:bottom w:val="none" w:sz="0" w:space="0" w:color="auto"/>
            <w:right w:val="none" w:sz="0" w:space="0" w:color="auto"/>
          </w:divBdr>
        </w:div>
        <w:div w:id="346448471">
          <w:marLeft w:val="640"/>
          <w:marRight w:val="0"/>
          <w:marTop w:val="0"/>
          <w:marBottom w:val="0"/>
          <w:divBdr>
            <w:top w:val="none" w:sz="0" w:space="0" w:color="auto"/>
            <w:left w:val="none" w:sz="0" w:space="0" w:color="auto"/>
            <w:bottom w:val="none" w:sz="0" w:space="0" w:color="auto"/>
            <w:right w:val="none" w:sz="0" w:space="0" w:color="auto"/>
          </w:divBdr>
        </w:div>
        <w:div w:id="1092043256">
          <w:marLeft w:val="640"/>
          <w:marRight w:val="0"/>
          <w:marTop w:val="0"/>
          <w:marBottom w:val="0"/>
          <w:divBdr>
            <w:top w:val="none" w:sz="0" w:space="0" w:color="auto"/>
            <w:left w:val="none" w:sz="0" w:space="0" w:color="auto"/>
            <w:bottom w:val="none" w:sz="0" w:space="0" w:color="auto"/>
            <w:right w:val="none" w:sz="0" w:space="0" w:color="auto"/>
          </w:divBdr>
        </w:div>
        <w:div w:id="1973246234">
          <w:marLeft w:val="640"/>
          <w:marRight w:val="0"/>
          <w:marTop w:val="0"/>
          <w:marBottom w:val="0"/>
          <w:divBdr>
            <w:top w:val="none" w:sz="0" w:space="0" w:color="auto"/>
            <w:left w:val="none" w:sz="0" w:space="0" w:color="auto"/>
            <w:bottom w:val="none" w:sz="0" w:space="0" w:color="auto"/>
            <w:right w:val="none" w:sz="0" w:space="0" w:color="auto"/>
          </w:divBdr>
        </w:div>
        <w:div w:id="1319773096">
          <w:marLeft w:val="640"/>
          <w:marRight w:val="0"/>
          <w:marTop w:val="0"/>
          <w:marBottom w:val="0"/>
          <w:divBdr>
            <w:top w:val="none" w:sz="0" w:space="0" w:color="auto"/>
            <w:left w:val="none" w:sz="0" w:space="0" w:color="auto"/>
            <w:bottom w:val="none" w:sz="0" w:space="0" w:color="auto"/>
            <w:right w:val="none" w:sz="0" w:space="0" w:color="auto"/>
          </w:divBdr>
        </w:div>
        <w:div w:id="1855995327">
          <w:marLeft w:val="640"/>
          <w:marRight w:val="0"/>
          <w:marTop w:val="0"/>
          <w:marBottom w:val="0"/>
          <w:divBdr>
            <w:top w:val="none" w:sz="0" w:space="0" w:color="auto"/>
            <w:left w:val="none" w:sz="0" w:space="0" w:color="auto"/>
            <w:bottom w:val="none" w:sz="0" w:space="0" w:color="auto"/>
            <w:right w:val="none" w:sz="0" w:space="0" w:color="auto"/>
          </w:divBdr>
        </w:div>
        <w:div w:id="1961642860">
          <w:marLeft w:val="640"/>
          <w:marRight w:val="0"/>
          <w:marTop w:val="0"/>
          <w:marBottom w:val="0"/>
          <w:divBdr>
            <w:top w:val="none" w:sz="0" w:space="0" w:color="auto"/>
            <w:left w:val="none" w:sz="0" w:space="0" w:color="auto"/>
            <w:bottom w:val="none" w:sz="0" w:space="0" w:color="auto"/>
            <w:right w:val="none" w:sz="0" w:space="0" w:color="auto"/>
          </w:divBdr>
        </w:div>
        <w:div w:id="290671145">
          <w:marLeft w:val="640"/>
          <w:marRight w:val="0"/>
          <w:marTop w:val="0"/>
          <w:marBottom w:val="0"/>
          <w:divBdr>
            <w:top w:val="none" w:sz="0" w:space="0" w:color="auto"/>
            <w:left w:val="none" w:sz="0" w:space="0" w:color="auto"/>
            <w:bottom w:val="none" w:sz="0" w:space="0" w:color="auto"/>
            <w:right w:val="none" w:sz="0" w:space="0" w:color="auto"/>
          </w:divBdr>
        </w:div>
        <w:div w:id="380710026">
          <w:marLeft w:val="640"/>
          <w:marRight w:val="0"/>
          <w:marTop w:val="0"/>
          <w:marBottom w:val="0"/>
          <w:divBdr>
            <w:top w:val="none" w:sz="0" w:space="0" w:color="auto"/>
            <w:left w:val="none" w:sz="0" w:space="0" w:color="auto"/>
            <w:bottom w:val="none" w:sz="0" w:space="0" w:color="auto"/>
            <w:right w:val="none" w:sz="0" w:space="0" w:color="auto"/>
          </w:divBdr>
        </w:div>
        <w:div w:id="750127223">
          <w:marLeft w:val="640"/>
          <w:marRight w:val="0"/>
          <w:marTop w:val="0"/>
          <w:marBottom w:val="0"/>
          <w:divBdr>
            <w:top w:val="none" w:sz="0" w:space="0" w:color="auto"/>
            <w:left w:val="none" w:sz="0" w:space="0" w:color="auto"/>
            <w:bottom w:val="none" w:sz="0" w:space="0" w:color="auto"/>
            <w:right w:val="none" w:sz="0" w:space="0" w:color="auto"/>
          </w:divBdr>
        </w:div>
        <w:div w:id="1175799459">
          <w:marLeft w:val="640"/>
          <w:marRight w:val="0"/>
          <w:marTop w:val="0"/>
          <w:marBottom w:val="0"/>
          <w:divBdr>
            <w:top w:val="none" w:sz="0" w:space="0" w:color="auto"/>
            <w:left w:val="none" w:sz="0" w:space="0" w:color="auto"/>
            <w:bottom w:val="none" w:sz="0" w:space="0" w:color="auto"/>
            <w:right w:val="none" w:sz="0" w:space="0" w:color="auto"/>
          </w:divBdr>
        </w:div>
        <w:div w:id="2111004873">
          <w:marLeft w:val="640"/>
          <w:marRight w:val="0"/>
          <w:marTop w:val="0"/>
          <w:marBottom w:val="0"/>
          <w:divBdr>
            <w:top w:val="none" w:sz="0" w:space="0" w:color="auto"/>
            <w:left w:val="none" w:sz="0" w:space="0" w:color="auto"/>
            <w:bottom w:val="none" w:sz="0" w:space="0" w:color="auto"/>
            <w:right w:val="none" w:sz="0" w:space="0" w:color="auto"/>
          </w:divBdr>
        </w:div>
        <w:div w:id="449476437">
          <w:marLeft w:val="640"/>
          <w:marRight w:val="0"/>
          <w:marTop w:val="0"/>
          <w:marBottom w:val="0"/>
          <w:divBdr>
            <w:top w:val="none" w:sz="0" w:space="0" w:color="auto"/>
            <w:left w:val="none" w:sz="0" w:space="0" w:color="auto"/>
            <w:bottom w:val="none" w:sz="0" w:space="0" w:color="auto"/>
            <w:right w:val="none" w:sz="0" w:space="0" w:color="auto"/>
          </w:divBdr>
        </w:div>
        <w:div w:id="394552705">
          <w:marLeft w:val="640"/>
          <w:marRight w:val="0"/>
          <w:marTop w:val="0"/>
          <w:marBottom w:val="0"/>
          <w:divBdr>
            <w:top w:val="none" w:sz="0" w:space="0" w:color="auto"/>
            <w:left w:val="none" w:sz="0" w:space="0" w:color="auto"/>
            <w:bottom w:val="none" w:sz="0" w:space="0" w:color="auto"/>
            <w:right w:val="none" w:sz="0" w:space="0" w:color="auto"/>
          </w:divBdr>
        </w:div>
        <w:div w:id="563486398">
          <w:marLeft w:val="640"/>
          <w:marRight w:val="0"/>
          <w:marTop w:val="0"/>
          <w:marBottom w:val="0"/>
          <w:divBdr>
            <w:top w:val="none" w:sz="0" w:space="0" w:color="auto"/>
            <w:left w:val="none" w:sz="0" w:space="0" w:color="auto"/>
            <w:bottom w:val="none" w:sz="0" w:space="0" w:color="auto"/>
            <w:right w:val="none" w:sz="0" w:space="0" w:color="auto"/>
          </w:divBdr>
        </w:div>
        <w:div w:id="1930771751">
          <w:marLeft w:val="640"/>
          <w:marRight w:val="0"/>
          <w:marTop w:val="0"/>
          <w:marBottom w:val="0"/>
          <w:divBdr>
            <w:top w:val="none" w:sz="0" w:space="0" w:color="auto"/>
            <w:left w:val="none" w:sz="0" w:space="0" w:color="auto"/>
            <w:bottom w:val="none" w:sz="0" w:space="0" w:color="auto"/>
            <w:right w:val="none" w:sz="0" w:space="0" w:color="auto"/>
          </w:divBdr>
        </w:div>
        <w:div w:id="546571839">
          <w:marLeft w:val="640"/>
          <w:marRight w:val="0"/>
          <w:marTop w:val="0"/>
          <w:marBottom w:val="0"/>
          <w:divBdr>
            <w:top w:val="none" w:sz="0" w:space="0" w:color="auto"/>
            <w:left w:val="none" w:sz="0" w:space="0" w:color="auto"/>
            <w:bottom w:val="none" w:sz="0" w:space="0" w:color="auto"/>
            <w:right w:val="none" w:sz="0" w:space="0" w:color="auto"/>
          </w:divBdr>
        </w:div>
        <w:div w:id="378742622">
          <w:marLeft w:val="640"/>
          <w:marRight w:val="0"/>
          <w:marTop w:val="0"/>
          <w:marBottom w:val="0"/>
          <w:divBdr>
            <w:top w:val="none" w:sz="0" w:space="0" w:color="auto"/>
            <w:left w:val="none" w:sz="0" w:space="0" w:color="auto"/>
            <w:bottom w:val="none" w:sz="0" w:space="0" w:color="auto"/>
            <w:right w:val="none" w:sz="0" w:space="0" w:color="auto"/>
          </w:divBdr>
        </w:div>
        <w:div w:id="1216965591">
          <w:marLeft w:val="640"/>
          <w:marRight w:val="0"/>
          <w:marTop w:val="0"/>
          <w:marBottom w:val="0"/>
          <w:divBdr>
            <w:top w:val="none" w:sz="0" w:space="0" w:color="auto"/>
            <w:left w:val="none" w:sz="0" w:space="0" w:color="auto"/>
            <w:bottom w:val="none" w:sz="0" w:space="0" w:color="auto"/>
            <w:right w:val="none" w:sz="0" w:space="0" w:color="auto"/>
          </w:divBdr>
        </w:div>
        <w:div w:id="1026566991">
          <w:marLeft w:val="640"/>
          <w:marRight w:val="0"/>
          <w:marTop w:val="0"/>
          <w:marBottom w:val="0"/>
          <w:divBdr>
            <w:top w:val="none" w:sz="0" w:space="0" w:color="auto"/>
            <w:left w:val="none" w:sz="0" w:space="0" w:color="auto"/>
            <w:bottom w:val="none" w:sz="0" w:space="0" w:color="auto"/>
            <w:right w:val="none" w:sz="0" w:space="0" w:color="auto"/>
          </w:divBdr>
        </w:div>
        <w:div w:id="429660269">
          <w:marLeft w:val="640"/>
          <w:marRight w:val="0"/>
          <w:marTop w:val="0"/>
          <w:marBottom w:val="0"/>
          <w:divBdr>
            <w:top w:val="none" w:sz="0" w:space="0" w:color="auto"/>
            <w:left w:val="none" w:sz="0" w:space="0" w:color="auto"/>
            <w:bottom w:val="none" w:sz="0" w:space="0" w:color="auto"/>
            <w:right w:val="none" w:sz="0" w:space="0" w:color="auto"/>
          </w:divBdr>
        </w:div>
        <w:div w:id="735906409">
          <w:marLeft w:val="640"/>
          <w:marRight w:val="0"/>
          <w:marTop w:val="0"/>
          <w:marBottom w:val="0"/>
          <w:divBdr>
            <w:top w:val="none" w:sz="0" w:space="0" w:color="auto"/>
            <w:left w:val="none" w:sz="0" w:space="0" w:color="auto"/>
            <w:bottom w:val="none" w:sz="0" w:space="0" w:color="auto"/>
            <w:right w:val="none" w:sz="0" w:space="0" w:color="auto"/>
          </w:divBdr>
        </w:div>
        <w:div w:id="2027364030">
          <w:marLeft w:val="640"/>
          <w:marRight w:val="0"/>
          <w:marTop w:val="0"/>
          <w:marBottom w:val="0"/>
          <w:divBdr>
            <w:top w:val="none" w:sz="0" w:space="0" w:color="auto"/>
            <w:left w:val="none" w:sz="0" w:space="0" w:color="auto"/>
            <w:bottom w:val="none" w:sz="0" w:space="0" w:color="auto"/>
            <w:right w:val="none" w:sz="0" w:space="0" w:color="auto"/>
          </w:divBdr>
        </w:div>
        <w:div w:id="50200796">
          <w:marLeft w:val="640"/>
          <w:marRight w:val="0"/>
          <w:marTop w:val="0"/>
          <w:marBottom w:val="0"/>
          <w:divBdr>
            <w:top w:val="none" w:sz="0" w:space="0" w:color="auto"/>
            <w:left w:val="none" w:sz="0" w:space="0" w:color="auto"/>
            <w:bottom w:val="none" w:sz="0" w:space="0" w:color="auto"/>
            <w:right w:val="none" w:sz="0" w:space="0" w:color="auto"/>
          </w:divBdr>
        </w:div>
        <w:div w:id="2096853437">
          <w:marLeft w:val="640"/>
          <w:marRight w:val="0"/>
          <w:marTop w:val="0"/>
          <w:marBottom w:val="0"/>
          <w:divBdr>
            <w:top w:val="none" w:sz="0" w:space="0" w:color="auto"/>
            <w:left w:val="none" w:sz="0" w:space="0" w:color="auto"/>
            <w:bottom w:val="none" w:sz="0" w:space="0" w:color="auto"/>
            <w:right w:val="none" w:sz="0" w:space="0" w:color="auto"/>
          </w:divBdr>
        </w:div>
        <w:div w:id="78019507">
          <w:marLeft w:val="640"/>
          <w:marRight w:val="0"/>
          <w:marTop w:val="0"/>
          <w:marBottom w:val="0"/>
          <w:divBdr>
            <w:top w:val="none" w:sz="0" w:space="0" w:color="auto"/>
            <w:left w:val="none" w:sz="0" w:space="0" w:color="auto"/>
            <w:bottom w:val="none" w:sz="0" w:space="0" w:color="auto"/>
            <w:right w:val="none" w:sz="0" w:space="0" w:color="auto"/>
          </w:divBdr>
        </w:div>
        <w:div w:id="568732776">
          <w:marLeft w:val="640"/>
          <w:marRight w:val="0"/>
          <w:marTop w:val="0"/>
          <w:marBottom w:val="0"/>
          <w:divBdr>
            <w:top w:val="none" w:sz="0" w:space="0" w:color="auto"/>
            <w:left w:val="none" w:sz="0" w:space="0" w:color="auto"/>
            <w:bottom w:val="none" w:sz="0" w:space="0" w:color="auto"/>
            <w:right w:val="none" w:sz="0" w:space="0" w:color="auto"/>
          </w:divBdr>
        </w:div>
        <w:div w:id="471485742">
          <w:marLeft w:val="640"/>
          <w:marRight w:val="0"/>
          <w:marTop w:val="0"/>
          <w:marBottom w:val="0"/>
          <w:divBdr>
            <w:top w:val="none" w:sz="0" w:space="0" w:color="auto"/>
            <w:left w:val="none" w:sz="0" w:space="0" w:color="auto"/>
            <w:bottom w:val="none" w:sz="0" w:space="0" w:color="auto"/>
            <w:right w:val="none" w:sz="0" w:space="0" w:color="auto"/>
          </w:divBdr>
        </w:div>
        <w:div w:id="171605605">
          <w:marLeft w:val="640"/>
          <w:marRight w:val="0"/>
          <w:marTop w:val="0"/>
          <w:marBottom w:val="0"/>
          <w:divBdr>
            <w:top w:val="none" w:sz="0" w:space="0" w:color="auto"/>
            <w:left w:val="none" w:sz="0" w:space="0" w:color="auto"/>
            <w:bottom w:val="none" w:sz="0" w:space="0" w:color="auto"/>
            <w:right w:val="none" w:sz="0" w:space="0" w:color="auto"/>
          </w:divBdr>
        </w:div>
        <w:div w:id="436412749">
          <w:marLeft w:val="640"/>
          <w:marRight w:val="0"/>
          <w:marTop w:val="0"/>
          <w:marBottom w:val="0"/>
          <w:divBdr>
            <w:top w:val="none" w:sz="0" w:space="0" w:color="auto"/>
            <w:left w:val="none" w:sz="0" w:space="0" w:color="auto"/>
            <w:bottom w:val="none" w:sz="0" w:space="0" w:color="auto"/>
            <w:right w:val="none" w:sz="0" w:space="0" w:color="auto"/>
          </w:divBdr>
        </w:div>
        <w:div w:id="311256651">
          <w:marLeft w:val="640"/>
          <w:marRight w:val="0"/>
          <w:marTop w:val="0"/>
          <w:marBottom w:val="0"/>
          <w:divBdr>
            <w:top w:val="none" w:sz="0" w:space="0" w:color="auto"/>
            <w:left w:val="none" w:sz="0" w:space="0" w:color="auto"/>
            <w:bottom w:val="none" w:sz="0" w:space="0" w:color="auto"/>
            <w:right w:val="none" w:sz="0" w:space="0" w:color="auto"/>
          </w:divBdr>
        </w:div>
        <w:div w:id="1693528235">
          <w:marLeft w:val="640"/>
          <w:marRight w:val="0"/>
          <w:marTop w:val="0"/>
          <w:marBottom w:val="0"/>
          <w:divBdr>
            <w:top w:val="none" w:sz="0" w:space="0" w:color="auto"/>
            <w:left w:val="none" w:sz="0" w:space="0" w:color="auto"/>
            <w:bottom w:val="none" w:sz="0" w:space="0" w:color="auto"/>
            <w:right w:val="none" w:sz="0" w:space="0" w:color="auto"/>
          </w:divBdr>
        </w:div>
        <w:div w:id="586308164">
          <w:marLeft w:val="640"/>
          <w:marRight w:val="0"/>
          <w:marTop w:val="0"/>
          <w:marBottom w:val="0"/>
          <w:divBdr>
            <w:top w:val="none" w:sz="0" w:space="0" w:color="auto"/>
            <w:left w:val="none" w:sz="0" w:space="0" w:color="auto"/>
            <w:bottom w:val="none" w:sz="0" w:space="0" w:color="auto"/>
            <w:right w:val="none" w:sz="0" w:space="0" w:color="auto"/>
          </w:divBdr>
        </w:div>
        <w:div w:id="403576105">
          <w:marLeft w:val="640"/>
          <w:marRight w:val="0"/>
          <w:marTop w:val="0"/>
          <w:marBottom w:val="0"/>
          <w:divBdr>
            <w:top w:val="none" w:sz="0" w:space="0" w:color="auto"/>
            <w:left w:val="none" w:sz="0" w:space="0" w:color="auto"/>
            <w:bottom w:val="none" w:sz="0" w:space="0" w:color="auto"/>
            <w:right w:val="none" w:sz="0" w:space="0" w:color="auto"/>
          </w:divBdr>
        </w:div>
        <w:div w:id="1636527387">
          <w:marLeft w:val="640"/>
          <w:marRight w:val="0"/>
          <w:marTop w:val="0"/>
          <w:marBottom w:val="0"/>
          <w:divBdr>
            <w:top w:val="none" w:sz="0" w:space="0" w:color="auto"/>
            <w:left w:val="none" w:sz="0" w:space="0" w:color="auto"/>
            <w:bottom w:val="none" w:sz="0" w:space="0" w:color="auto"/>
            <w:right w:val="none" w:sz="0" w:space="0" w:color="auto"/>
          </w:divBdr>
        </w:div>
        <w:div w:id="1557856323">
          <w:marLeft w:val="640"/>
          <w:marRight w:val="0"/>
          <w:marTop w:val="0"/>
          <w:marBottom w:val="0"/>
          <w:divBdr>
            <w:top w:val="none" w:sz="0" w:space="0" w:color="auto"/>
            <w:left w:val="none" w:sz="0" w:space="0" w:color="auto"/>
            <w:bottom w:val="none" w:sz="0" w:space="0" w:color="auto"/>
            <w:right w:val="none" w:sz="0" w:space="0" w:color="auto"/>
          </w:divBdr>
        </w:div>
        <w:div w:id="396052856">
          <w:marLeft w:val="640"/>
          <w:marRight w:val="0"/>
          <w:marTop w:val="0"/>
          <w:marBottom w:val="0"/>
          <w:divBdr>
            <w:top w:val="none" w:sz="0" w:space="0" w:color="auto"/>
            <w:left w:val="none" w:sz="0" w:space="0" w:color="auto"/>
            <w:bottom w:val="none" w:sz="0" w:space="0" w:color="auto"/>
            <w:right w:val="none" w:sz="0" w:space="0" w:color="auto"/>
          </w:divBdr>
        </w:div>
        <w:div w:id="557515138">
          <w:marLeft w:val="640"/>
          <w:marRight w:val="0"/>
          <w:marTop w:val="0"/>
          <w:marBottom w:val="0"/>
          <w:divBdr>
            <w:top w:val="none" w:sz="0" w:space="0" w:color="auto"/>
            <w:left w:val="none" w:sz="0" w:space="0" w:color="auto"/>
            <w:bottom w:val="none" w:sz="0" w:space="0" w:color="auto"/>
            <w:right w:val="none" w:sz="0" w:space="0" w:color="auto"/>
          </w:divBdr>
        </w:div>
        <w:div w:id="1473868706">
          <w:marLeft w:val="640"/>
          <w:marRight w:val="0"/>
          <w:marTop w:val="0"/>
          <w:marBottom w:val="0"/>
          <w:divBdr>
            <w:top w:val="none" w:sz="0" w:space="0" w:color="auto"/>
            <w:left w:val="none" w:sz="0" w:space="0" w:color="auto"/>
            <w:bottom w:val="none" w:sz="0" w:space="0" w:color="auto"/>
            <w:right w:val="none" w:sz="0" w:space="0" w:color="auto"/>
          </w:divBdr>
        </w:div>
        <w:div w:id="1007170394">
          <w:marLeft w:val="640"/>
          <w:marRight w:val="0"/>
          <w:marTop w:val="0"/>
          <w:marBottom w:val="0"/>
          <w:divBdr>
            <w:top w:val="none" w:sz="0" w:space="0" w:color="auto"/>
            <w:left w:val="none" w:sz="0" w:space="0" w:color="auto"/>
            <w:bottom w:val="none" w:sz="0" w:space="0" w:color="auto"/>
            <w:right w:val="none" w:sz="0" w:space="0" w:color="auto"/>
          </w:divBdr>
        </w:div>
        <w:div w:id="770853507">
          <w:marLeft w:val="640"/>
          <w:marRight w:val="0"/>
          <w:marTop w:val="0"/>
          <w:marBottom w:val="0"/>
          <w:divBdr>
            <w:top w:val="none" w:sz="0" w:space="0" w:color="auto"/>
            <w:left w:val="none" w:sz="0" w:space="0" w:color="auto"/>
            <w:bottom w:val="none" w:sz="0" w:space="0" w:color="auto"/>
            <w:right w:val="none" w:sz="0" w:space="0" w:color="auto"/>
          </w:divBdr>
        </w:div>
        <w:div w:id="388965508">
          <w:marLeft w:val="640"/>
          <w:marRight w:val="0"/>
          <w:marTop w:val="0"/>
          <w:marBottom w:val="0"/>
          <w:divBdr>
            <w:top w:val="none" w:sz="0" w:space="0" w:color="auto"/>
            <w:left w:val="none" w:sz="0" w:space="0" w:color="auto"/>
            <w:bottom w:val="none" w:sz="0" w:space="0" w:color="auto"/>
            <w:right w:val="none" w:sz="0" w:space="0" w:color="auto"/>
          </w:divBdr>
        </w:div>
        <w:div w:id="1720207183">
          <w:marLeft w:val="640"/>
          <w:marRight w:val="0"/>
          <w:marTop w:val="0"/>
          <w:marBottom w:val="0"/>
          <w:divBdr>
            <w:top w:val="none" w:sz="0" w:space="0" w:color="auto"/>
            <w:left w:val="none" w:sz="0" w:space="0" w:color="auto"/>
            <w:bottom w:val="none" w:sz="0" w:space="0" w:color="auto"/>
            <w:right w:val="none" w:sz="0" w:space="0" w:color="auto"/>
          </w:divBdr>
        </w:div>
        <w:div w:id="872692985">
          <w:marLeft w:val="640"/>
          <w:marRight w:val="0"/>
          <w:marTop w:val="0"/>
          <w:marBottom w:val="0"/>
          <w:divBdr>
            <w:top w:val="none" w:sz="0" w:space="0" w:color="auto"/>
            <w:left w:val="none" w:sz="0" w:space="0" w:color="auto"/>
            <w:bottom w:val="none" w:sz="0" w:space="0" w:color="auto"/>
            <w:right w:val="none" w:sz="0" w:space="0" w:color="auto"/>
          </w:divBdr>
        </w:div>
        <w:div w:id="1203175975">
          <w:marLeft w:val="640"/>
          <w:marRight w:val="0"/>
          <w:marTop w:val="0"/>
          <w:marBottom w:val="0"/>
          <w:divBdr>
            <w:top w:val="none" w:sz="0" w:space="0" w:color="auto"/>
            <w:left w:val="none" w:sz="0" w:space="0" w:color="auto"/>
            <w:bottom w:val="none" w:sz="0" w:space="0" w:color="auto"/>
            <w:right w:val="none" w:sz="0" w:space="0" w:color="auto"/>
          </w:divBdr>
        </w:div>
        <w:div w:id="237905184">
          <w:marLeft w:val="640"/>
          <w:marRight w:val="0"/>
          <w:marTop w:val="0"/>
          <w:marBottom w:val="0"/>
          <w:divBdr>
            <w:top w:val="none" w:sz="0" w:space="0" w:color="auto"/>
            <w:left w:val="none" w:sz="0" w:space="0" w:color="auto"/>
            <w:bottom w:val="none" w:sz="0" w:space="0" w:color="auto"/>
            <w:right w:val="none" w:sz="0" w:space="0" w:color="auto"/>
          </w:divBdr>
        </w:div>
        <w:div w:id="1023945032">
          <w:marLeft w:val="640"/>
          <w:marRight w:val="0"/>
          <w:marTop w:val="0"/>
          <w:marBottom w:val="0"/>
          <w:divBdr>
            <w:top w:val="none" w:sz="0" w:space="0" w:color="auto"/>
            <w:left w:val="none" w:sz="0" w:space="0" w:color="auto"/>
            <w:bottom w:val="none" w:sz="0" w:space="0" w:color="auto"/>
            <w:right w:val="none" w:sz="0" w:space="0" w:color="auto"/>
          </w:divBdr>
        </w:div>
        <w:div w:id="834884682">
          <w:marLeft w:val="640"/>
          <w:marRight w:val="0"/>
          <w:marTop w:val="0"/>
          <w:marBottom w:val="0"/>
          <w:divBdr>
            <w:top w:val="none" w:sz="0" w:space="0" w:color="auto"/>
            <w:left w:val="none" w:sz="0" w:space="0" w:color="auto"/>
            <w:bottom w:val="none" w:sz="0" w:space="0" w:color="auto"/>
            <w:right w:val="none" w:sz="0" w:space="0" w:color="auto"/>
          </w:divBdr>
        </w:div>
        <w:div w:id="1116633680">
          <w:marLeft w:val="640"/>
          <w:marRight w:val="0"/>
          <w:marTop w:val="0"/>
          <w:marBottom w:val="0"/>
          <w:divBdr>
            <w:top w:val="none" w:sz="0" w:space="0" w:color="auto"/>
            <w:left w:val="none" w:sz="0" w:space="0" w:color="auto"/>
            <w:bottom w:val="none" w:sz="0" w:space="0" w:color="auto"/>
            <w:right w:val="none" w:sz="0" w:space="0" w:color="auto"/>
          </w:divBdr>
        </w:div>
        <w:div w:id="1836142898">
          <w:marLeft w:val="640"/>
          <w:marRight w:val="0"/>
          <w:marTop w:val="0"/>
          <w:marBottom w:val="0"/>
          <w:divBdr>
            <w:top w:val="none" w:sz="0" w:space="0" w:color="auto"/>
            <w:left w:val="none" w:sz="0" w:space="0" w:color="auto"/>
            <w:bottom w:val="none" w:sz="0" w:space="0" w:color="auto"/>
            <w:right w:val="none" w:sz="0" w:space="0" w:color="auto"/>
          </w:divBdr>
        </w:div>
        <w:div w:id="259602369">
          <w:marLeft w:val="640"/>
          <w:marRight w:val="0"/>
          <w:marTop w:val="0"/>
          <w:marBottom w:val="0"/>
          <w:divBdr>
            <w:top w:val="none" w:sz="0" w:space="0" w:color="auto"/>
            <w:left w:val="none" w:sz="0" w:space="0" w:color="auto"/>
            <w:bottom w:val="none" w:sz="0" w:space="0" w:color="auto"/>
            <w:right w:val="none" w:sz="0" w:space="0" w:color="auto"/>
          </w:divBdr>
        </w:div>
        <w:div w:id="2122911558">
          <w:marLeft w:val="640"/>
          <w:marRight w:val="0"/>
          <w:marTop w:val="0"/>
          <w:marBottom w:val="0"/>
          <w:divBdr>
            <w:top w:val="none" w:sz="0" w:space="0" w:color="auto"/>
            <w:left w:val="none" w:sz="0" w:space="0" w:color="auto"/>
            <w:bottom w:val="none" w:sz="0" w:space="0" w:color="auto"/>
            <w:right w:val="none" w:sz="0" w:space="0" w:color="auto"/>
          </w:divBdr>
        </w:div>
        <w:div w:id="1910461432">
          <w:marLeft w:val="640"/>
          <w:marRight w:val="0"/>
          <w:marTop w:val="0"/>
          <w:marBottom w:val="0"/>
          <w:divBdr>
            <w:top w:val="none" w:sz="0" w:space="0" w:color="auto"/>
            <w:left w:val="none" w:sz="0" w:space="0" w:color="auto"/>
            <w:bottom w:val="none" w:sz="0" w:space="0" w:color="auto"/>
            <w:right w:val="none" w:sz="0" w:space="0" w:color="auto"/>
          </w:divBdr>
        </w:div>
        <w:div w:id="1858040549">
          <w:marLeft w:val="640"/>
          <w:marRight w:val="0"/>
          <w:marTop w:val="0"/>
          <w:marBottom w:val="0"/>
          <w:divBdr>
            <w:top w:val="none" w:sz="0" w:space="0" w:color="auto"/>
            <w:left w:val="none" w:sz="0" w:space="0" w:color="auto"/>
            <w:bottom w:val="none" w:sz="0" w:space="0" w:color="auto"/>
            <w:right w:val="none" w:sz="0" w:space="0" w:color="auto"/>
          </w:divBdr>
        </w:div>
        <w:div w:id="1839420458">
          <w:marLeft w:val="640"/>
          <w:marRight w:val="0"/>
          <w:marTop w:val="0"/>
          <w:marBottom w:val="0"/>
          <w:divBdr>
            <w:top w:val="none" w:sz="0" w:space="0" w:color="auto"/>
            <w:left w:val="none" w:sz="0" w:space="0" w:color="auto"/>
            <w:bottom w:val="none" w:sz="0" w:space="0" w:color="auto"/>
            <w:right w:val="none" w:sz="0" w:space="0" w:color="auto"/>
          </w:divBdr>
        </w:div>
        <w:div w:id="13967009">
          <w:marLeft w:val="640"/>
          <w:marRight w:val="0"/>
          <w:marTop w:val="0"/>
          <w:marBottom w:val="0"/>
          <w:divBdr>
            <w:top w:val="none" w:sz="0" w:space="0" w:color="auto"/>
            <w:left w:val="none" w:sz="0" w:space="0" w:color="auto"/>
            <w:bottom w:val="none" w:sz="0" w:space="0" w:color="auto"/>
            <w:right w:val="none" w:sz="0" w:space="0" w:color="auto"/>
          </w:divBdr>
        </w:div>
        <w:div w:id="360086969">
          <w:marLeft w:val="640"/>
          <w:marRight w:val="0"/>
          <w:marTop w:val="0"/>
          <w:marBottom w:val="0"/>
          <w:divBdr>
            <w:top w:val="none" w:sz="0" w:space="0" w:color="auto"/>
            <w:left w:val="none" w:sz="0" w:space="0" w:color="auto"/>
            <w:bottom w:val="none" w:sz="0" w:space="0" w:color="auto"/>
            <w:right w:val="none" w:sz="0" w:space="0" w:color="auto"/>
          </w:divBdr>
        </w:div>
        <w:div w:id="1406881967">
          <w:marLeft w:val="640"/>
          <w:marRight w:val="0"/>
          <w:marTop w:val="0"/>
          <w:marBottom w:val="0"/>
          <w:divBdr>
            <w:top w:val="none" w:sz="0" w:space="0" w:color="auto"/>
            <w:left w:val="none" w:sz="0" w:space="0" w:color="auto"/>
            <w:bottom w:val="none" w:sz="0" w:space="0" w:color="auto"/>
            <w:right w:val="none" w:sz="0" w:space="0" w:color="auto"/>
          </w:divBdr>
        </w:div>
        <w:div w:id="1555963398">
          <w:marLeft w:val="640"/>
          <w:marRight w:val="0"/>
          <w:marTop w:val="0"/>
          <w:marBottom w:val="0"/>
          <w:divBdr>
            <w:top w:val="none" w:sz="0" w:space="0" w:color="auto"/>
            <w:left w:val="none" w:sz="0" w:space="0" w:color="auto"/>
            <w:bottom w:val="none" w:sz="0" w:space="0" w:color="auto"/>
            <w:right w:val="none" w:sz="0" w:space="0" w:color="auto"/>
          </w:divBdr>
        </w:div>
        <w:div w:id="1538159610">
          <w:marLeft w:val="640"/>
          <w:marRight w:val="0"/>
          <w:marTop w:val="0"/>
          <w:marBottom w:val="0"/>
          <w:divBdr>
            <w:top w:val="none" w:sz="0" w:space="0" w:color="auto"/>
            <w:left w:val="none" w:sz="0" w:space="0" w:color="auto"/>
            <w:bottom w:val="none" w:sz="0" w:space="0" w:color="auto"/>
            <w:right w:val="none" w:sz="0" w:space="0" w:color="auto"/>
          </w:divBdr>
        </w:div>
        <w:div w:id="1519537056">
          <w:marLeft w:val="640"/>
          <w:marRight w:val="0"/>
          <w:marTop w:val="0"/>
          <w:marBottom w:val="0"/>
          <w:divBdr>
            <w:top w:val="none" w:sz="0" w:space="0" w:color="auto"/>
            <w:left w:val="none" w:sz="0" w:space="0" w:color="auto"/>
            <w:bottom w:val="none" w:sz="0" w:space="0" w:color="auto"/>
            <w:right w:val="none" w:sz="0" w:space="0" w:color="auto"/>
          </w:divBdr>
        </w:div>
        <w:div w:id="1638074534">
          <w:marLeft w:val="640"/>
          <w:marRight w:val="0"/>
          <w:marTop w:val="0"/>
          <w:marBottom w:val="0"/>
          <w:divBdr>
            <w:top w:val="none" w:sz="0" w:space="0" w:color="auto"/>
            <w:left w:val="none" w:sz="0" w:space="0" w:color="auto"/>
            <w:bottom w:val="none" w:sz="0" w:space="0" w:color="auto"/>
            <w:right w:val="none" w:sz="0" w:space="0" w:color="auto"/>
          </w:divBdr>
        </w:div>
      </w:divsChild>
    </w:div>
    <w:div w:id="1475441309">
      <w:bodyDiv w:val="1"/>
      <w:marLeft w:val="0"/>
      <w:marRight w:val="0"/>
      <w:marTop w:val="0"/>
      <w:marBottom w:val="0"/>
      <w:divBdr>
        <w:top w:val="none" w:sz="0" w:space="0" w:color="auto"/>
        <w:left w:val="none" w:sz="0" w:space="0" w:color="auto"/>
        <w:bottom w:val="none" w:sz="0" w:space="0" w:color="auto"/>
        <w:right w:val="none" w:sz="0" w:space="0" w:color="auto"/>
      </w:divBdr>
      <w:divsChild>
        <w:div w:id="33308852">
          <w:marLeft w:val="640"/>
          <w:marRight w:val="0"/>
          <w:marTop w:val="0"/>
          <w:marBottom w:val="0"/>
          <w:divBdr>
            <w:top w:val="none" w:sz="0" w:space="0" w:color="auto"/>
            <w:left w:val="none" w:sz="0" w:space="0" w:color="auto"/>
            <w:bottom w:val="none" w:sz="0" w:space="0" w:color="auto"/>
            <w:right w:val="none" w:sz="0" w:space="0" w:color="auto"/>
          </w:divBdr>
        </w:div>
        <w:div w:id="1687710567">
          <w:marLeft w:val="640"/>
          <w:marRight w:val="0"/>
          <w:marTop w:val="0"/>
          <w:marBottom w:val="0"/>
          <w:divBdr>
            <w:top w:val="none" w:sz="0" w:space="0" w:color="auto"/>
            <w:left w:val="none" w:sz="0" w:space="0" w:color="auto"/>
            <w:bottom w:val="none" w:sz="0" w:space="0" w:color="auto"/>
            <w:right w:val="none" w:sz="0" w:space="0" w:color="auto"/>
          </w:divBdr>
        </w:div>
        <w:div w:id="150684912">
          <w:marLeft w:val="640"/>
          <w:marRight w:val="0"/>
          <w:marTop w:val="0"/>
          <w:marBottom w:val="0"/>
          <w:divBdr>
            <w:top w:val="none" w:sz="0" w:space="0" w:color="auto"/>
            <w:left w:val="none" w:sz="0" w:space="0" w:color="auto"/>
            <w:bottom w:val="none" w:sz="0" w:space="0" w:color="auto"/>
            <w:right w:val="none" w:sz="0" w:space="0" w:color="auto"/>
          </w:divBdr>
        </w:div>
        <w:div w:id="1006133047">
          <w:marLeft w:val="640"/>
          <w:marRight w:val="0"/>
          <w:marTop w:val="0"/>
          <w:marBottom w:val="0"/>
          <w:divBdr>
            <w:top w:val="none" w:sz="0" w:space="0" w:color="auto"/>
            <w:left w:val="none" w:sz="0" w:space="0" w:color="auto"/>
            <w:bottom w:val="none" w:sz="0" w:space="0" w:color="auto"/>
            <w:right w:val="none" w:sz="0" w:space="0" w:color="auto"/>
          </w:divBdr>
        </w:div>
        <w:div w:id="1828280438">
          <w:marLeft w:val="640"/>
          <w:marRight w:val="0"/>
          <w:marTop w:val="0"/>
          <w:marBottom w:val="0"/>
          <w:divBdr>
            <w:top w:val="none" w:sz="0" w:space="0" w:color="auto"/>
            <w:left w:val="none" w:sz="0" w:space="0" w:color="auto"/>
            <w:bottom w:val="none" w:sz="0" w:space="0" w:color="auto"/>
            <w:right w:val="none" w:sz="0" w:space="0" w:color="auto"/>
          </w:divBdr>
        </w:div>
        <w:div w:id="1520122456">
          <w:marLeft w:val="640"/>
          <w:marRight w:val="0"/>
          <w:marTop w:val="0"/>
          <w:marBottom w:val="0"/>
          <w:divBdr>
            <w:top w:val="none" w:sz="0" w:space="0" w:color="auto"/>
            <w:left w:val="none" w:sz="0" w:space="0" w:color="auto"/>
            <w:bottom w:val="none" w:sz="0" w:space="0" w:color="auto"/>
            <w:right w:val="none" w:sz="0" w:space="0" w:color="auto"/>
          </w:divBdr>
        </w:div>
        <w:div w:id="1257248063">
          <w:marLeft w:val="640"/>
          <w:marRight w:val="0"/>
          <w:marTop w:val="0"/>
          <w:marBottom w:val="0"/>
          <w:divBdr>
            <w:top w:val="none" w:sz="0" w:space="0" w:color="auto"/>
            <w:left w:val="none" w:sz="0" w:space="0" w:color="auto"/>
            <w:bottom w:val="none" w:sz="0" w:space="0" w:color="auto"/>
            <w:right w:val="none" w:sz="0" w:space="0" w:color="auto"/>
          </w:divBdr>
        </w:div>
        <w:div w:id="760415047">
          <w:marLeft w:val="640"/>
          <w:marRight w:val="0"/>
          <w:marTop w:val="0"/>
          <w:marBottom w:val="0"/>
          <w:divBdr>
            <w:top w:val="none" w:sz="0" w:space="0" w:color="auto"/>
            <w:left w:val="none" w:sz="0" w:space="0" w:color="auto"/>
            <w:bottom w:val="none" w:sz="0" w:space="0" w:color="auto"/>
            <w:right w:val="none" w:sz="0" w:space="0" w:color="auto"/>
          </w:divBdr>
        </w:div>
        <w:div w:id="1016272885">
          <w:marLeft w:val="640"/>
          <w:marRight w:val="0"/>
          <w:marTop w:val="0"/>
          <w:marBottom w:val="0"/>
          <w:divBdr>
            <w:top w:val="none" w:sz="0" w:space="0" w:color="auto"/>
            <w:left w:val="none" w:sz="0" w:space="0" w:color="auto"/>
            <w:bottom w:val="none" w:sz="0" w:space="0" w:color="auto"/>
            <w:right w:val="none" w:sz="0" w:space="0" w:color="auto"/>
          </w:divBdr>
        </w:div>
        <w:div w:id="729689345">
          <w:marLeft w:val="640"/>
          <w:marRight w:val="0"/>
          <w:marTop w:val="0"/>
          <w:marBottom w:val="0"/>
          <w:divBdr>
            <w:top w:val="none" w:sz="0" w:space="0" w:color="auto"/>
            <w:left w:val="none" w:sz="0" w:space="0" w:color="auto"/>
            <w:bottom w:val="none" w:sz="0" w:space="0" w:color="auto"/>
            <w:right w:val="none" w:sz="0" w:space="0" w:color="auto"/>
          </w:divBdr>
        </w:div>
        <w:div w:id="33307885">
          <w:marLeft w:val="640"/>
          <w:marRight w:val="0"/>
          <w:marTop w:val="0"/>
          <w:marBottom w:val="0"/>
          <w:divBdr>
            <w:top w:val="none" w:sz="0" w:space="0" w:color="auto"/>
            <w:left w:val="none" w:sz="0" w:space="0" w:color="auto"/>
            <w:bottom w:val="none" w:sz="0" w:space="0" w:color="auto"/>
            <w:right w:val="none" w:sz="0" w:space="0" w:color="auto"/>
          </w:divBdr>
        </w:div>
        <w:div w:id="1670713586">
          <w:marLeft w:val="640"/>
          <w:marRight w:val="0"/>
          <w:marTop w:val="0"/>
          <w:marBottom w:val="0"/>
          <w:divBdr>
            <w:top w:val="none" w:sz="0" w:space="0" w:color="auto"/>
            <w:left w:val="none" w:sz="0" w:space="0" w:color="auto"/>
            <w:bottom w:val="none" w:sz="0" w:space="0" w:color="auto"/>
            <w:right w:val="none" w:sz="0" w:space="0" w:color="auto"/>
          </w:divBdr>
        </w:div>
        <w:div w:id="566956677">
          <w:marLeft w:val="640"/>
          <w:marRight w:val="0"/>
          <w:marTop w:val="0"/>
          <w:marBottom w:val="0"/>
          <w:divBdr>
            <w:top w:val="none" w:sz="0" w:space="0" w:color="auto"/>
            <w:left w:val="none" w:sz="0" w:space="0" w:color="auto"/>
            <w:bottom w:val="none" w:sz="0" w:space="0" w:color="auto"/>
            <w:right w:val="none" w:sz="0" w:space="0" w:color="auto"/>
          </w:divBdr>
        </w:div>
        <w:div w:id="7486583">
          <w:marLeft w:val="640"/>
          <w:marRight w:val="0"/>
          <w:marTop w:val="0"/>
          <w:marBottom w:val="0"/>
          <w:divBdr>
            <w:top w:val="none" w:sz="0" w:space="0" w:color="auto"/>
            <w:left w:val="none" w:sz="0" w:space="0" w:color="auto"/>
            <w:bottom w:val="none" w:sz="0" w:space="0" w:color="auto"/>
            <w:right w:val="none" w:sz="0" w:space="0" w:color="auto"/>
          </w:divBdr>
        </w:div>
        <w:div w:id="1039820578">
          <w:marLeft w:val="640"/>
          <w:marRight w:val="0"/>
          <w:marTop w:val="0"/>
          <w:marBottom w:val="0"/>
          <w:divBdr>
            <w:top w:val="none" w:sz="0" w:space="0" w:color="auto"/>
            <w:left w:val="none" w:sz="0" w:space="0" w:color="auto"/>
            <w:bottom w:val="none" w:sz="0" w:space="0" w:color="auto"/>
            <w:right w:val="none" w:sz="0" w:space="0" w:color="auto"/>
          </w:divBdr>
        </w:div>
        <w:div w:id="886065992">
          <w:marLeft w:val="640"/>
          <w:marRight w:val="0"/>
          <w:marTop w:val="0"/>
          <w:marBottom w:val="0"/>
          <w:divBdr>
            <w:top w:val="none" w:sz="0" w:space="0" w:color="auto"/>
            <w:left w:val="none" w:sz="0" w:space="0" w:color="auto"/>
            <w:bottom w:val="none" w:sz="0" w:space="0" w:color="auto"/>
            <w:right w:val="none" w:sz="0" w:space="0" w:color="auto"/>
          </w:divBdr>
        </w:div>
        <w:div w:id="757366280">
          <w:marLeft w:val="640"/>
          <w:marRight w:val="0"/>
          <w:marTop w:val="0"/>
          <w:marBottom w:val="0"/>
          <w:divBdr>
            <w:top w:val="none" w:sz="0" w:space="0" w:color="auto"/>
            <w:left w:val="none" w:sz="0" w:space="0" w:color="auto"/>
            <w:bottom w:val="none" w:sz="0" w:space="0" w:color="auto"/>
            <w:right w:val="none" w:sz="0" w:space="0" w:color="auto"/>
          </w:divBdr>
        </w:div>
        <w:div w:id="641345058">
          <w:marLeft w:val="640"/>
          <w:marRight w:val="0"/>
          <w:marTop w:val="0"/>
          <w:marBottom w:val="0"/>
          <w:divBdr>
            <w:top w:val="none" w:sz="0" w:space="0" w:color="auto"/>
            <w:left w:val="none" w:sz="0" w:space="0" w:color="auto"/>
            <w:bottom w:val="none" w:sz="0" w:space="0" w:color="auto"/>
            <w:right w:val="none" w:sz="0" w:space="0" w:color="auto"/>
          </w:divBdr>
        </w:div>
        <w:div w:id="163399653">
          <w:marLeft w:val="640"/>
          <w:marRight w:val="0"/>
          <w:marTop w:val="0"/>
          <w:marBottom w:val="0"/>
          <w:divBdr>
            <w:top w:val="none" w:sz="0" w:space="0" w:color="auto"/>
            <w:left w:val="none" w:sz="0" w:space="0" w:color="auto"/>
            <w:bottom w:val="none" w:sz="0" w:space="0" w:color="auto"/>
            <w:right w:val="none" w:sz="0" w:space="0" w:color="auto"/>
          </w:divBdr>
        </w:div>
        <w:div w:id="772894363">
          <w:marLeft w:val="640"/>
          <w:marRight w:val="0"/>
          <w:marTop w:val="0"/>
          <w:marBottom w:val="0"/>
          <w:divBdr>
            <w:top w:val="none" w:sz="0" w:space="0" w:color="auto"/>
            <w:left w:val="none" w:sz="0" w:space="0" w:color="auto"/>
            <w:bottom w:val="none" w:sz="0" w:space="0" w:color="auto"/>
            <w:right w:val="none" w:sz="0" w:space="0" w:color="auto"/>
          </w:divBdr>
        </w:div>
        <w:div w:id="1469516557">
          <w:marLeft w:val="640"/>
          <w:marRight w:val="0"/>
          <w:marTop w:val="0"/>
          <w:marBottom w:val="0"/>
          <w:divBdr>
            <w:top w:val="none" w:sz="0" w:space="0" w:color="auto"/>
            <w:left w:val="none" w:sz="0" w:space="0" w:color="auto"/>
            <w:bottom w:val="none" w:sz="0" w:space="0" w:color="auto"/>
            <w:right w:val="none" w:sz="0" w:space="0" w:color="auto"/>
          </w:divBdr>
        </w:div>
        <w:div w:id="246841186">
          <w:marLeft w:val="640"/>
          <w:marRight w:val="0"/>
          <w:marTop w:val="0"/>
          <w:marBottom w:val="0"/>
          <w:divBdr>
            <w:top w:val="none" w:sz="0" w:space="0" w:color="auto"/>
            <w:left w:val="none" w:sz="0" w:space="0" w:color="auto"/>
            <w:bottom w:val="none" w:sz="0" w:space="0" w:color="auto"/>
            <w:right w:val="none" w:sz="0" w:space="0" w:color="auto"/>
          </w:divBdr>
        </w:div>
        <w:div w:id="190649276">
          <w:marLeft w:val="640"/>
          <w:marRight w:val="0"/>
          <w:marTop w:val="0"/>
          <w:marBottom w:val="0"/>
          <w:divBdr>
            <w:top w:val="none" w:sz="0" w:space="0" w:color="auto"/>
            <w:left w:val="none" w:sz="0" w:space="0" w:color="auto"/>
            <w:bottom w:val="none" w:sz="0" w:space="0" w:color="auto"/>
            <w:right w:val="none" w:sz="0" w:space="0" w:color="auto"/>
          </w:divBdr>
        </w:div>
        <w:div w:id="534393643">
          <w:marLeft w:val="640"/>
          <w:marRight w:val="0"/>
          <w:marTop w:val="0"/>
          <w:marBottom w:val="0"/>
          <w:divBdr>
            <w:top w:val="none" w:sz="0" w:space="0" w:color="auto"/>
            <w:left w:val="none" w:sz="0" w:space="0" w:color="auto"/>
            <w:bottom w:val="none" w:sz="0" w:space="0" w:color="auto"/>
            <w:right w:val="none" w:sz="0" w:space="0" w:color="auto"/>
          </w:divBdr>
        </w:div>
        <w:div w:id="343167564">
          <w:marLeft w:val="640"/>
          <w:marRight w:val="0"/>
          <w:marTop w:val="0"/>
          <w:marBottom w:val="0"/>
          <w:divBdr>
            <w:top w:val="none" w:sz="0" w:space="0" w:color="auto"/>
            <w:left w:val="none" w:sz="0" w:space="0" w:color="auto"/>
            <w:bottom w:val="none" w:sz="0" w:space="0" w:color="auto"/>
            <w:right w:val="none" w:sz="0" w:space="0" w:color="auto"/>
          </w:divBdr>
        </w:div>
        <w:div w:id="1553081557">
          <w:marLeft w:val="640"/>
          <w:marRight w:val="0"/>
          <w:marTop w:val="0"/>
          <w:marBottom w:val="0"/>
          <w:divBdr>
            <w:top w:val="none" w:sz="0" w:space="0" w:color="auto"/>
            <w:left w:val="none" w:sz="0" w:space="0" w:color="auto"/>
            <w:bottom w:val="none" w:sz="0" w:space="0" w:color="auto"/>
            <w:right w:val="none" w:sz="0" w:space="0" w:color="auto"/>
          </w:divBdr>
        </w:div>
        <w:div w:id="512188566">
          <w:marLeft w:val="640"/>
          <w:marRight w:val="0"/>
          <w:marTop w:val="0"/>
          <w:marBottom w:val="0"/>
          <w:divBdr>
            <w:top w:val="none" w:sz="0" w:space="0" w:color="auto"/>
            <w:left w:val="none" w:sz="0" w:space="0" w:color="auto"/>
            <w:bottom w:val="none" w:sz="0" w:space="0" w:color="auto"/>
            <w:right w:val="none" w:sz="0" w:space="0" w:color="auto"/>
          </w:divBdr>
        </w:div>
        <w:div w:id="1828473480">
          <w:marLeft w:val="640"/>
          <w:marRight w:val="0"/>
          <w:marTop w:val="0"/>
          <w:marBottom w:val="0"/>
          <w:divBdr>
            <w:top w:val="none" w:sz="0" w:space="0" w:color="auto"/>
            <w:left w:val="none" w:sz="0" w:space="0" w:color="auto"/>
            <w:bottom w:val="none" w:sz="0" w:space="0" w:color="auto"/>
            <w:right w:val="none" w:sz="0" w:space="0" w:color="auto"/>
          </w:divBdr>
        </w:div>
        <w:div w:id="1737170504">
          <w:marLeft w:val="640"/>
          <w:marRight w:val="0"/>
          <w:marTop w:val="0"/>
          <w:marBottom w:val="0"/>
          <w:divBdr>
            <w:top w:val="none" w:sz="0" w:space="0" w:color="auto"/>
            <w:left w:val="none" w:sz="0" w:space="0" w:color="auto"/>
            <w:bottom w:val="none" w:sz="0" w:space="0" w:color="auto"/>
            <w:right w:val="none" w:sz="0" w:space="0" w:color="auto"/>
          </w:divBdr>
        </w:div>
        <w:div w:id="1036734396">
          <w:marLeft w:val="640"/>
          <w:marRight w:val="0"/>
          <w:marTop w:val="0"/>
          <w:marBottom w:val="0"/>
          <w:divBdr>
            <w:top w:val="none" w:sz="0" w:space="0" w:color="auto"/>
            <w:left w:val="none" w:sz="0" w:space="0" w:color="auto"/>
            <w:bottom w:val="none" w:sz="0" w:space="0" w:color="auto"/>
            <w:right w:val="none" w:sz="0" w:space="0" w:color="auto"/>
          </w:divBdr>
        </w:div>
        <w:div w:id="1887793329">
          <w:marLeft w:val="640"/>
          <w:marRight w:val="0"/>
          <w:marTop w:val="0"/>
          <w:marBottom w:val="0"/>
          <w:divBdr>
            <w:top w:val="none" w:sz="0" w:space="0" w:color="auto"/>
            <w:left w:val="none" w:sz="0" w:space="0" w:color="auto"/>
            <w:bottom w:val="none" w:sz="0" w:space="0" w:color="auto"/>
            <w:right w:val="none" w:sz="0" w:space="0" w:color="auto"/>
          </w:divBdr>
        </w:div>
        <w:div w:id="1350643719">
          <w:marLeft w:val="640"/>
          <w:marRight w:val="0"/>
          <w:marTop w:val="0"/>
          <w:marBottom w:val="0"/>
          <w:divBdr>
            <w:top w:val="none" w:sz="0" w:space="0" w:color="auto"/>
            <w:left w:val="none" w:sz="0" w:space="0" w:color="auto"/>
            <w:bottom w:val="none" w:sz="0" w:space="0" w:color="auto"/>
            <w:right w:val="none" w:sz="0" w:space="0" w:color="auto"/>
          </w:divBdr>
        </w:div>
        <w:div w:id="389042084">
          <w:marLeft w:val="640"/>
          <w:marRight w:val="0"/>
          <w:marTop w:val="0"/>
          <w:marBottom w:val="0"/>
          <w:divBdr>
            <w:top w:val="none" w:sz="0" w:space="0" w:color="auto"/>
            <w:left w:val="none" w:sz="0" w:space="0" w:color="auto"/>
            <w:bottom w:val="none" w:sz="0" w:space="0" w:color="auto"/>
            <w:right w:val="none" w:sz="0" w:space="0" w:color="auto"/>
          </w:divBdr>
        </w:div>
        <w:div w:id="1917743876">
          <w:marLeft w:val="640"/>
          <w:marRight w:val="0"/>
          <w:marTop w:val="0"/>
          <w:marBottom w:val="0"/>
          <w:divBdr>
            <w:top w:val="none" w:sz="0" w:space="0" w:color="auto"/>
            <w:left w:val="none" w:sz="0" w:space="0" w:color="auto"/>
            <w:bottom w:val="none" w:sz="0" w:space="0" w:color="auto"/>
            <w:right w:val="none" w:sz="0" w:space="0" w:color="auto"/>
          </w:divBdr>
        </w:div>
        <w:div w:id="208422371">
          <w:marLeft w:val="640"/>
          <w:marRight w:val="0"/>
          <w:marTop w:val="0"/>
          <w:marBottom w:val="0"/>
          <w:divBdr>
            <w:top w:val="none" w:sz="0" w:space="0" w:color="auto"/>
            <w:left w:val="none" w:sz="0" w:space="0" w:color="auto"/>
            <w:bottom w:val="none" w:sz="0" w:space="0" w:color="auto"/>
            <w:right w:val="none" w:sz="0" w:space="0" w:color="auto"/>
          </w:divBdr>
        </w:div>
        <w:div w:id="1075006305">
          <w:marLeft w:val="640"/>
          <w:marRight w:val="0"/>
          <w:marTop w:val="0"/>
          <w:marBottom w:val="0"/>
          <w:divBdr>
            <w:top w:val="none" w:sz="0" w:space="0" w:color="auto"/>
            <w:left w:val="none" w:sz="0" w:space="0" w:color="auto"/>
            <w:bottom w:val="none" w:sz="0" w:space="0" w:color="auto"/>
            <w:right w:val="none" w:sz="0" w:space="0" w:color="auto"/>
          </w:divBdr>
        </w:div>
        <w:div w:id="2016151945">
          <w:marLeft w:val="640"/>
          <w:marRight w:val="0"/>
          <w:marTop w:val="0"/>
          <w:marBottom w:val="0"/>
          <w:divBdr>
            <w:top w:val="none" w:sz="0" w:space="0" w:color="auto"/>
            <w:left w:val="none" w:sz="0" w:space="0" w:color="auto"/>
            <w:bottom w:val="none" w:sz="0" w:space="0" w:color="auto"/>
            <w:right w:val="none" w:sz="0" w:space="0" w:color="auto"/>
          </w:divBdr>
        </w:div>
        <w:div w:id="1744985351">
          <w:marLeft w:val="640"/>
          <w:marRight w:val="0"/>
          <w:marTop w:val="0"/>
          <w:marBottom w:val="0"/>
          <w:divBdr>
            <w:top w:val="none" w:sz="0" w:space="0" w:color="auto"/>
            <w:left w:val="none" w:sz="0" w:space="0" w:color="auto"/>
            <w:bottom w:val="none" w:sz="0" w:space="0" w:color="auto"/>
            <w:right w:val="none" w:sz="0" w:space="0" w:color="auto"/>
          </w:divBdr>
        </w:div>
        <w:div w:id="1714698253">
          <w:marLeft w:val="640"/>
          <w:marRight w:val="0"/>
          <w:marTop w:val="0"/>
          <w:marBottom w:val="0"/>
          <w:divBdr>
            <w:top w:val="none" w:sz="0" w:space="0" w:color="auto"/>
            <w:left w:val="none" w:sz="0" w:space="0" w:color="auto"/>
            <w:bottom w:val="none" w:sz="0" w:space="0" w:color="auto"/>
            <w:right w:val="none" w:sz="0" w:space="0" w:color="auto"/>
          </w:divBdr>
        </w:div>
        <w:div w:id="1350990046">
          <w:marLeft w:val="640"/>
          <w:marRight w:val="0"/>
          <w:marTop w:val="0"/>
          <w:marBottom w:val="0"/>
          <w:divBdr>
            <w:top w:val="none" w:sz="0" w:space="0" w:color="auto"/>
            <w:left w:val="none" w:sz="0" w:space="0" w:color="auto"/>
            <w:bottom w:val="none" w:sz="0" w:space="0" w:color="auto"/>
            <w:right w:val="none" w:sz="0" w:space="0" w:color="auto"/>
          </w:divBdr>
        </w:div>
        <w:div w:id="1980306108">
          <w:marLeft w:val="640"/>
          <w:marRight w:val="0"/>
          <w:marTop w:val="0"/>
          <w:marBottom w:val="0"/>
          <w:divBdr>
            <w:top w:val="none" w:sz="0" w:space="0" w:color="auto"/>
            <w:left w:val="none" w:sz="0" w:space="0" w:color="auto"/>
            <w:bottom w:val="none" w:sz="0" w:space="0" w:color="auto"/>
            <w:right w:val="none" w:sz="0" w:space="0" w:color="auto"/>
          </w:divBdr>
        </w:div>
        <w:div w:id="875121363">
          <w:marLeft w:val="640"/>
          <w:marRight w:val="0"/>
          <w:marTop w:val="0"/>
          <w:marBottom w:val="0"/>
          <w:divBdr>
            <w:top w:val="none" w:sz="0" w:space="0" w:color="auto"/>
            <w:left w:val="none" w:sz="0" w:space="0" w:color="auto"/>
            <w:bottom w:val="none" w:sz="0" w:space="0" w:color="auto"/>
            <w:right w:val="none" w:sz="0" w:space="0" w:color="auto"/>
          </w:divBdr>
        </w:div>
        <w:div w:id="304287093">
          <w:marLeft w:val="640"/>
          <w:marRight w:val="0"/>
          <w:marTop w:val="0"/>
          <w:marBottom w:val="0"/>
          <w:divBdr>
            <w:top w:val="none" w:sz="0" w:space="0" w:color="auto"/>
            <w:left w:val="none" w:sz="0" w:space="0" w:color="auto"/>
            <w:bottom w:val="none" w:sz="0" w:space="0" w:color="auto"/>
            <w:right w:val="none" w:sz="0" w:space="0" w:color="auto"/>
          </w:divBdr>
        </w:div>
        <w:div w:id="1359505742">
          <w:marLeft w:val="640"/>
          <w:marRight w:val="0"/>
          <w:marTop w:val="0"/>
          <w:marBottom w:val="0"/>
          <w:divBdr>
            <w:top w:val="none" w:sz="0" w:space="0" w:color="auto"/>
            <w:left w:val="none" w:sz="0" w:space="0" w:color="auto"/>
            <w:bottom w:val="none" w:sz="0" w:space="0" w:color="auto"/>
            <w:right w:val="none" w:sz="0" w:space="0" w:color="auto"/>
          </w:divBdr>
        </w:div>
        <w:div w:id="1862234750">
          <w:marLeft w:val="640"/>
          <w:marRight w:val="0"/>
          <w:marTop w:val="0"/>
          <w:marBottom w:val="0"/>
          <w:divBdr>
            <w:top w:val="none" w:sz="0" w:space="0" w:color="auto"/>
            <w:left w:val="none" w:sz="0" w:space="0" w:color="auto"/>
            <w:bottom w:val="none" w:sz="0" w:space="0" w:color="auto"/>
            <w:right w:val="none" w:sz="0" w:space="0" w:color="auto"/>
          </w:divBdr>
        </w:div>
        <w:div w:id="2137791063">
          <w:marLeft w:val="640"/>
          <w:marRight w:val="0"/>
          <w:marTop w:val="0"/>
          <w:marBottom w:val="0"/>
          <w:divBdr>
            <w:top w:val="none" w:sz="0" w:space="0" w:color="auto"/>
            <w:left w:val="none" w:sz="0" w:space="0" w:color="auto"/>
            <w:bottom w:val="none" w:sz="0" w:space="0" w:color="auto"/>
            <w:right w:val="none" w:sz="0" w:space="0" w:color="auto"/>
          </w:divBdr>
        </w:div>
        <w:div w:id="2040810360">
          <w:marLeft w:val="640"/>
          <w:marRight w:val="0"/>
          <w:marTop w:val="0"/>
          <w:marBottom w:val="0"/>
          <w:divBdr>
            <w:top w:val="none" w:sz="0" w:space="0" w:color="auto"/>
            <w:left w:val="none" w:sz="0" w:space="0" w:color="auto"/>
            <w:bottom w:val="none" w:sz="0" w:space="0" w:color="auto"/>
            <w:right w:val="none" w:sz="0" w:space="0" w:color="auto"/>
          </w:divBdr>
        </w:div>
        <w:div w:id="1284732627">
          <w:marLeft w:val="640"/>
          <w:marRight w:val="0"/>
          <w:marTop w:val="0"/>
          <w:marBottom w:val="0"/>
          <w:divBdr>
            <w:top w:val="none" w:sz="0" w:space="0" w:color="auto"/>
            <w:left w:val="none" w:sz="0" w:space="0" w:color="auto"/>
            <w:bottom w:val="none" w:sz="0" w:space="0" w:color="auto"/>
            <w:right w:val="none" w:sz="0" w:space="0" w:color="auto"/>
          </w:divBdr>
        </w:div>
        <w:div w:id="936791137">
          <w:marLeft w:val="640"/>
          <w:marRight w:val="0"/>
          <w:marTop w:val="0"/>
          <w:marBottom w:val="0"/>
          <w:divBdr>
            <w:top w:val="none" w:sz="0" w:space="0" w:color="auto"/>
            <w:left w:val="none" w:sz="0" w:space="0" w:color="auto"/>
            <w:bottom w:val="none" w:sz="0" w:space="0" w:color="auto"/>
            <w:right w:val="none" w:sz="0" w:space="0" w:color="auto"/>
          </w:divBdr>
        </w:div>
        <w:div w:id="872422291">
          <w:marLeft w:val="640"/>
          <w:marRight w:val="0"/>
          <w:marTop w:val="0"/>
          <w:marBottom w:val="0"/>
          <w:divBdr>
            <w:top w:val="none" w:sz="0" w:space="0" w:color="auto"/>
            <w:left w:val="none" w:sz="0" w:space="0" w:color="auto"/>
            <w:bottom w:val="none" w:sz="0" w:space="0" w:color="auto"/>
            <w:right w:val="none" w:sz="0" w:space="0" w:color="auto"/>
          </w:divBdr>
        </w:div>
        <w:div w:id="2022967817">
          <w:marLeft w:val="640"/>
          <w:marRight w:val="0"/>
          <w:marTop w:val="0"/>
          <w:marBottom w:val="0"/>
          <w:divBdr>
            <w:top w:val="none" w:sz="0" w:space="0" w:color="auto"/>
            <w:left w:val="none" w:sz="0" w:space="0" w:color="auto"/>
            <w:bottom w:val="none" w:sz="0" w:space="0" w:color="auto"/>
            <w:right w:val="none" w:sz="0" w:space="0" w:color="auto"/>
          </w:divBdr>
        </w:div>
        <w:div w:id="1986466440">
          <w:marLeft w:val="640"/>
          <w:marRight w:val="0"/>
          <w:marTop w:val="0"/>
          <w:marBottom w:val="0"/>
          <w:divBdr>
            <w:top w:val="none" w:sz="0" w:space="0" w:color="auto"/>
            <w:left w:val="none" w:sz="0" w:space="0" w:color="auto"/>
            <w:bottom w:val="none" w:sz="0" w:space="0" w:color="auto"/>
            <w:right w:val="none" w:sz="0" w:space="0" w:color="auto"/>
          </w:divBdr>
        </w:div>
        <w:div w:id="158622269">
          <w:marLeft w:val="640"/>
          <w:marRight w:val="0"/>
          <w:marTop w:val="0"/>
          <w:marBottom w:val="0"/>
          <w:divBdr>
            <w:top w:val="none" w:sz="0" w:space="0" w:color="auto"/>
            <w:left w:val="none" w:sz="0" w:space="0" w:color="auto"/>
            <w:bottom w:val="none" w:sz="0" w:space="0" w:color="auto"/>
            <w:right w:val="none" w:sz="0" w:space="0" w:color="auto"/>
          </w:divBdr>
        </w:div>
        <w:div w:id="1710689561">
          <w:marLeft w:val="640"/>
          <w:marRight w:val="0"/>
          <w:marTop w:val="0"/>
          <w:marBottom w:val="0"/>
          <w:divBdr>
            <w:top w:val="none" w:sz="0" w:space="0" w:color="auto"/>
            <w:left w:val="none" w:sz="0" w:space="0" w:color="auto"/>
            <w:bottom w:val="none" w:sz="0" w:space="0" w:color="auto"/>
            <w:right w:val="none" w:sz="0" w:space="0" w:color="auto"/>
          </w:divBdr>
        </w:div>
        <w:div w:id="1972590585">
          <w:marLeft w:val="640"/>
          <w:marRight w:val="0"/>
          <w:marTop w:val="0"/>
          <w:marBottom w:val="0"/>
          <w:divBdr>
            <w:top w:val="none" w:sz="0" w:space="0" w:color="auto"/>
            <w:left w:val="none" w:sz="0" w:space="0" w:color="auto"/>
            <w:bottom w:val="none" w:sz="0" w:space="0" w:color="auto"/>
            <w:right w:val="none" w:sz="0" w:space="0" w:color="auto"/>
          </w:divBdr>
        </w:div>
        <w:div w:id="338587279">
          <w:marLeft w:val="640"/>
          <w:marRight w:val="0"/>
          <w:marTop w:val="0"/>
          <w:marBottom w:val="0"/>
          <w:divBdr>
            <w:top w:val="none" w:sz="0" w:space="0" w:color="auto"/>
            <w:left w:val="none" w:sz="0" w:space="0" w:color="auto"/>
            <w:bottom w:val="none" w:sz="0" w:space="0" w:color="auto"/>
            <w:right w:val="none" w:sz="0" w:space="0" w:color="auto"/>
          </w:divBdr>
        </w:div>
        <w:div w:id="2100906679">
          <w:marLeft w:val="640"/>
          <w:marRight w:val="0"/>
          <w:marTop w:val="0"/>
          <w:marBottom w:val="0"/>
          <w:divBdr>
            <w:top w:val="none" w:sz="0" w:space="0" w:color="auto"/>
            <w:left w:val="none" w:sz="0" w:space="0" w:color="auto"/>
            <w:bottom w:val="none" w:sz="0" w:space="0" w:color="auto"/>
            <w:right w:val="none" w:sz="0" w:space="0" w:color="auto"/>
          </w:divBdr>
        </w:div>
        <w:div w:id="1927184142">
          <w:marLeft w:val="640"/>
          <w:marRight w:val="0"/>
          <w:marTop w:val="0"/>
          <w:marBottom w:val="0"/>
          <w:divBdr>
            <w:top w:val="none" w:sz="0" w:space="0" w:color="auto"/>
            <w:left w:val="none" w:sz="0" w:space="0" w:color="auto"/>
            <w:bottom w:val="none" w:sz="0" w:space="0" w:color="auto"/>
            <w:right w:val="none" w:sz="0" w:space="0" w:color="auto"/>
          </w:divBdr>
        </w:div>
        <w:div w:id="1515680362">
          <w:marLeft w:val="640"/>
          <w:marRight w:val="0"/>
          <w:marTop w:val="0"/>
          <w:marBottom w:val="0"/>
          <w:divBdr>
            <w:top w:val="none" w:sz="0" w:space="0" w:color="auto"/>
            <w:left w:val="none" w:sz="0" w:space="0" w:color="auto"/>
            <w:bottom w:val="none" w:sz="0" w:space="0" w:color="auto"/>
            <w:right w:val="none" w:sz="0" w:space="0" w:color="auto"/>
          </w:divBdr>
        </w:div>
        <w:div w:id="103577247">
          <w:marLeft w:val="640"/>
          <w:marRight w:val="0"/>
          <w:marTop w:val="0"/>
          <w:marBottom w:val="0"/>
          <w:divBdr>
            <w:top w:val="none" w:sz="0" w:space="0" w:color="auto"/>
            <w:left w:val="none" w:sz="0" w:space="0" w:color="auto"/>
            <w:bottom w:val="none" w:sz="0" w:space="0" w:color="auto"/>
            <w:right w:val="none" w:sz="0" w:space="0" w:color="auto"/>
          </w:divBdr>
        </w:div>
        <w:div w:id="1862278406">
          <w:marLeft w:val="640"/>
          <w:marRight w:val="0"/>
          <w:marTop w:val="0"/>
          <w:marBottom w:val="0"/>
          <w:divBdr>
            <w:top w:val="none" w:sz="0" w:space="0" w:color="auto"/>
            <w:left w:val="none" w:sz="0" w:space="0" w:color="auto"/>
            <w:bottom w:val="none" w:sz="0" w:space="0" w:color="auto"/>
            <w:right w:val="none" w:sz="0" w:space="0" w:color="auto"/>
          </w:divBdr>
        </w:div>
        <w:div w:id="309022844">
          <w:marLeft w:val="640"/>
          <w:marRight w:val="0"/>
          <w:marTop w:val="0"/>
          <w:marBottom w:val="0"/>
          <w:divBdr>
            <w:top w:val="none" w:sz="0" w:space="0" w:color="auto"/>
            <w:left w:val="none" w:sz="0" w:space="0" w:color="auto"/>
            <w:bottom w:val="none" w:sz="0" w:space="0" w:color="auto"/>
            <w:right w:val="none" w:sz="0" w:space="0" w:color="auto"/>
          </w:divBdr>
        </w:div>
      </w:divsChild>
    </w:div>
    <w:div w:id="1485854856">
      <w:bodyDiv w:val="1"/>
      <w:marLeft w:val="0"/>
      <w:marRight w:val="0"/>
      <w:marTop w:val="0"/>
      <w:marBottom w:val="0"/>
      <w:divBdr>
        <w:top w:val="none" w:sz="0" w:space="0" w:color="auto"/>
        <w:left w:val="none" w:sz="0" w:space="0" w:color="auto"/>
        <w:bottom w:val="none" w:sz="0" w:space="0" w:color="auto"/>
        <w:right w:val="none" w:sz="0" w:space="0" w:color="auto"/>
      </w:divBdr>
      <w:divsChild>
        <w:div w:id="161430159">
          <w:marLeft w:val="640"/>
          <w:marRight w:val="0"/>
          <w:marTop w:val="0"/>
          <w:marBottom w:val="0"/>
          <w:divBdr>
            <w:top w:val="none" w:sz="0" w:space="0" w:color="auto"/>
            <w:left w:val="none" w:sz="0" w:space="0" w:color="auto"/>
            <w:bottom w:val="none" w:sz="0" w:space="0" w:color="auto"/>
            <w:right w:val="none" w:sz="0" w:space="0" w:color="auto"/>
          </w:divBdr>
        </w:div>
        <w:div w:id="694617194">
          <w:marLeft w:val="640"/>
          <w:marRight w:val="0"/>
          <w:marTop w:val="0"/>
          <w:marBottom w:val="0"/>
          <w:divBdr>
            <w:top w:val="none" w:sz="0" w:space="0" w:color="auto"/>
            <w:left w:val="none" w:sz="0" w:space="0" w:color="auto"/>
            <w:bottom w:val="none" w:sz="0" w:space="0" w:color="auto"/>
            <w:right w:val="none" w:sz="0" w:space="0" w:color="auto"/>
          </w:divBdr>
        </w:div>
        <w:div w:id="1535651735">
          <w:marLeft w:val="640"/>
          <w:marRight w:val="0"/>
          <w:marTop w:val="0"/>
          <w:marBottom w:val="0"/>
          <w:divBdr>
            <w:top w:val="none" w:sz="0" w:space="0" w:color="auto"/>
            <w:left w:val="none" w:sz="0" w:space="0" w:color="auto"/>
            <w:bottom w:val="none" w:sz="0" w:space="0" w:color="auto"/>
            <w:right w:val="none" w:sz="0" w:space="0" w:color="auto"/>
          </w:divBdr>
        </w:div>
        <w:div w:id="1404135334">
          <w:marLeft w:val="640"/>
          <w:marRight w:val="0"/>
          <w:marTop w:val="0"/>
          <w:marBottom w:val="0"/>
          <w:divBdr>
            <w:top w:val="none" w:sz="0" w:space="0" w:color="auto"/>
            <w:left w:val="none" w:sz="0" w:space="0" w:color="auto"/>
            <w:bottom w:val="none" w:sz="0" w:space="0" w:color="auto"/>
            <w:right w:val="none" w:sz="0" w:space="0" w:color="auto"/>
          </w:divBdr>
        </w:div>
        <w:div w:id="1627462979">
          <w:marLeft w:val="640"/>
          <w:marRight w:val="0"/>
          <w:marTop w:val="0"/>
          <w:marBottom w:val="0"/>
          <w:divBdr>
            <w:top w:val="none" w:sz="0" w:space="0" w:color="auto"/>
            <w:left w:val="none" w:sz="0" w:space="0" w:color="auto"/>
            <w:bottom w:val="none" w:sz="0" w:space="0" w:color="auto"/>
            <w:right w:val="none" w:sz="0" w:space="0" w:color="auto"/>
          </w:divBdr>
        </w:div>
        <w:div w:id="513570149">
          <w:marLeft w:val="640"/>
          <w:marRight w:val="0"/>
          <w:marTop w:val="0"/>
          <w:marBottom w:val="0"/>
          <w:divBdr>
            <w:top w:val="none" w:sz="0" w:space="0" w:color="auto"/>
            <w:left w:val="none" w:sz="0" w:space="0" w:color="auto"/>
            <w:bottom w:val="none" w:sz="0" w:space="0" w:color="auto"/>
            <w:right w:val="none" w:sz="0" w:space="0" w:color="auto"/>
          </w:divBdr>
        </w:div>
        <w:div w:id="1212768627">
          <w:marLeft w:val="640"/>
          <w:marRight w:val="0"/>
          <w:marTop w:val="0"/>
          <w:marBottom w:val="0"/>
          <w:divBdr>
            <w:top w:val="none" w:sz="0" w:space="0" w:color="auto"/>
            <w:left w:val="none" w:sz="0" w:space="0" w:color="auto"/>
            <w:bottom w:val="none" w:sz="0" w:space="0" w:color="auto"/>
            <w:right w:val="none" w:sz="0" w:space="0" w:color="auto"/>
          </w:divBdr>
        </w:div>
        <w:div w:id="456526322">
          <w:marLeft w:val="640"/>
          <w:marRight w:val="0"/>
          <w:marTop w:val="0"/>
          <w:marBottom w:val="0"/>
          <w:divBdr>
            <w:top w:val="none" w:sz="0" w:space="0" w:color="auto"/>
            <w:left w:val="none" w:sz="0" w:space="0" w:color="auto"/>
            <w:bottom w:val="none" w:sz="0" w:space="0" w:color="auto"/>
            <w:right w:val="none" w:sz="0" w:space="0" w:color="auto"/>
          </w:divBdr>
        </w:div>
        <w:div w:id="271519197">
          <w:marLeft w:val="640"/>
          <w:marRight w:val="0"/>
          <w:marTop w:val="0"/>
          <w:marBottom w:val="0"/>
          <w:divBdr>
            <w:top w:val="none" w:sz="0" w:space="0" w:color="auto"/>
            <w:left w:val="none" w:sz="0" w:space="0" w:color="auto"/>
            <w:bottom w:val="none" w:sz="0" w:space="0" w:color="auto"/>
            <w:right w:val="none" w:sz="0" w:space="0" w:color="auto"/>
          </w:divBdr>
        </w:div>
        <w:div w:id="1345522197">
          <w:marLeft w:val="640"/>
          <w:marRight w:val="0"/>
          <w:marTop w:val="0"/>
          <w:marBottom w:val="0"/>
          <w:divBdr>
            <w:top w:val="none" w:sz="0" w:space="0" w:color="auto"/>
            <w:left w:val="none" w:sz="0" w:space="0" w:color="auto"/>
            <w:bottom w:val="none" w:sz="0" w:space="0" w:color="auto"/>
            <w:right w:val="none" w:sz="0" w:space="0" w:color="auto"/>
          </w:divBdr>
        </w:div>
        <w:div w:id="1223567505">
          <w:marLeft w:val="640"/>
          <w:marRight w:val="0"/>
          <w:marTop w:val="0"/>
          <w:marBottom w:val="0"/>
          <w:divBdr>
            <w:top w:val="none" w:sz="0" w:space="0" w:color="auto"/>
            <w:left w:val="none" w:sz="0" w:space="0" w:color="auto"/>
            <w:bottom w:val="none" w:sz="0" w:space="0" w:color="auto"/>
            <w:right w:val="none" w:sz="0" w:space="0" w:color="auto"/>
          </w:divBdr>
        </w:div>
        <w:div w:id="1149054215">
          <w:marLeft w:val="640"/>
          <w:marRight w:val="0"/>
          <w:marTop w:val="0"/>
          <w:marBottom w:val="0"/>
          <w:divBdr>
            <w:top w:val="none" w:sz="0" w:space="0" w:color="auto"/>
            <w:left w:val="none" w:sz="0" w:space="0" w:color="auto"/>
            <w:bottom w:val="none" w:sz="0" w:space="0" w:color="auto"/>
            <w:right w:val="none" w:sz="0" w:space="0" w:color="auto"/>
          </w:divBdr>
        </w:div>
        <w:div w:id="66850222">
          <w:marLeft w:val="640"/>
          <w:marRight w:val="0"/>
          <w:marTop w:val="0"/>
          <w:marBottom w:val="0"/>
          <w:divBdr>
            <w:top w:val="none" w:sz="0" w:space="0" w:color="auto"/>
            <w:left w:val="none" w:sz="0" w:space="0" w:color="auto"/>
            <w:bottom w:val="none" w:sz="0" w:space="0" w:color="auto"/>
            <w:right w:val="none" w:sz="0" w:space="0" w:color="auto"/>
          </w:divBdr>
        </w:div>
        <w:div w:id="1404523563">
          <w:marLeft w:val="640"/>
          <w:marRight w:val="0"/>
          <w:marTop w:val="0"/>
          <w:marBottom w:val="0"/>
          <w:divBdr>
            <w:top w:val="none" w:sz="0" w:space="0" w:color="auto"/>
            <w:left w:val="none" w:sz="0" w:space="0" w:color="auto"/>
            <w:bottom w:val="none" w:sz="0" w:space="0" w:color="auto"/>
            <w:right w:val="none" w:sz="0" w:space="0" w:color="auto"/>
          </w:divBdr>
        </w:div>
        <w:div w:id="70659756">
          <w:marLeft w:val="640"/>
          <w:marRight w:val="0"/>
          <w:marTop w:val="0"/>
          <w:marBottom w:val="0"/>
          <w:divBdr>
            <w:top w:val="none" w:sz="0" w:space="0" w:color="auto"/>
            <w:left w:val="none" w:sz="0" w:space="0" w:color="auto"/>
            <w:bottom w:val="none" w:sz="0" w:space="0" w:color="auto"/>
            <w:right w:val="none" w:sz="0" w:space="0" w:color="auto"/>
          </w:divBdr>
        </w:div>
        <w:div w:id="268002260">
          <w:marLeft w:val="640"/>
          <w:marRight w:val="0"/>
          <w:marTop w:val="0"/>
          <w:marBottom w:val="0"/>
          <w:divBdr>
            <w:top w:val="none" w:sz="0" w:space="0" w:color="auto"/>
            <w:left w:val="none" w:sz="0" w:space="0" w:color="auto"/>
            <w:bottom w:val="none" w:sz="0" w:space="0" w:color="auto"/>
            <w:right w:val="none" w:sz="0" w:space="0" w:color="auto"/>
          </w:divBdr>
        </w:div>
        <w:div w:id="1637947509">
          <w:marLeft w:val="640"/>
          <w:marRight w:val="0"/>
          <w:marTop w:val="0"/>
          <w:marBottom w:val="0"/>
          <w:divBdr>
            <w:top w:val="none" w:sz="0" w:space="0" w:color="auto"/>
            <w:left w:val="none" w:sz="0" w:space="0" w:color="auto"/>
            <w:bottom w:val="none" w:sz="0" w:space="0" w:color="auto"/>
            <w:right w:val="none" w:sz="0" w:space="0" w:color="auto"/>
          </w:divBdr>
        </w:div>
        <w:div w:id="1027950077">
          <w:marLeft w:val="640"/>
          <w:marRight w:val="0"/>
          <w:marTop w:val="0"/>
          <w:marBottom w:val="0"/>
          <w:divBdr>
            <w:top w:val="none" w:sz="0" w:space="0" w:color="auto"/>
            <w:left w:val="none" w:sz="0" w:space="0" w:color="auto"/>
            <w:bottom w:val="none" w:sz="0" w:space="0" w:color="auto"/>
            <w:right w:val="none" w:sz="0" w:space="0" w:color="auto"/>
          </w:divBdr>
        </w:div>
        <w:div w:id="497617253">
          <w:marLeft w:val="640"/>
          <w:marRight w:val="0"/>
          <w:marTop w:val="0"/>
          <w:marBottom w:val="0"/>
          <w:divBdr>
            <w:top w:val="none" w:sz="0" w:space="0" w:color="auto"/>
            <w:left w:val="none" w:sz="0" w:space="0" w:color="auto"/>
            <w:bottom w:val="none" w:sz="0" w:space="0" w:color="auto"/>
            <w:right w:val="none" w:sz="0" w:space="0" w:color="auto"/>
          </w:divBdr>
        </w:div>
        <w:div w:id="1867521162">
          <w:marLeft w:val="640"/>
          <w:marRight w:val="0"/>
          <w:marTop w:val="0"/>
          <w:marBottom w:val="0"/>
          <w:divBdr>
            <w:top w:val="none" w:sz="0" w:space="0" w:color="auto"/>
            <w:left w:val="none" w:sz="0" w:space="0" w:color="auto"/>
            <w:bottom w:val="none" w:sz="0" w:space="0" w:color="auto"/>
            <w:right w:val="none" w:sz="0" w:space="0" w:color="auto"/>
          </w:divBdr>
        </w:div>
        <w:div w:id="1879005086">
          <w:marLeft w:val="640"/>
          <w:marRight w:val="0"/>
          <w:marTop w:val="0"/>
          <w:marBottom w:val="0"/>
          <w:divBdr>
            <w:top w:val="none" w:sz="0" w:space="0" w:color="auto"/>
            <w:left w:val="none" w:sz="0" w:space="0" w:color="auto"/>
            <w:bottom w:val="none" w:sz="0" w:space="0" w:color="auto"/>
            <w:right w:val="none" w:sz="0" w:space="0" w:color="auto"/>
          </w:divBdr>
        </w:div>
        <w:div w:id="1953701662">
          <w:marLeft w:val="640"/>
          <w:marRight w:val="0"/>
          <w:marTop w:val="0"/>
          <w:marBottom w:val="0"/>
          <w:divBdr>
            <w:top w:val="none" w:sz="0" w:space="0" w:color="auto"/>
            <w:left w:val="none" w:sz="0" w:space="0" w:color="auto"/>
            <w:bottom w:val="none" w:sz="0" w:space="0" w:color="auto"/>
            <w:right w:val="none" w:sz="0" w:space="0" w:color="auto"/>
          </w:divBdr>
        </w:div>
        <w:div w:id="1687170926">
          <w:marLeft w:val="640"/>
          <w:marRight w:val="0"/>
          <w:marTop w:val="0"/>
          <w:marBottom w:val="0"/>
          <w:divBdr>
            <w:top w:val="none" w:sz="0" w:space="0" w:color="auto"/>
            <w:left w:val="none" w:sz="0" w:space="0" w:color="auto"/>
            <w:bottom w:val="none" w:sz="0" w:space="0" w:color="auto"/>
            <w:right w:val="none" w:sz="0" w:space="0" w:color="auto"/>
          </w:divBdr>
        </w:div>
        <w:div w:id="811286851">
          <w:marLeft w:val="640"/>
          <w:marRight w:val="0"/>
          <w:marTop w:val="0"/>
          <w:marBottom w:val="0"/>
          <w:divBdr>
            <w:top w:val="none" w:sz="0" w:space="0" w:color="auto"/>
            <w:left w:val="none" w:sz="0" w:space="0" w:color="auto"/>
            <w:bottom w:val="none" w:sz="0" w:space="0" w:color="auto"/>
            <w:right w:val="none" w:sz="0" w:space="0" w:color="auto"/>
          </w:divBdr>
        </w:div>
        <w:div w:id="1104034734">
          <w:marLeft w:val="640"/>
          <w:marRight w:val="0"/>
          <w:marTop w:val="0"/>
          <w:marBottom w:val="0"/>
          <w:divBdr>
            <w:top w:val="none" w:sz="0" w:space="0" w:color="auto"/>
            <w:left w:val="none" w:sz="0" w:space="0" w:color="auto"/>
            <w:bottom w:val="none" w:sz="0" w:space="0" w:color="auto"/>
            <w:right w:val="none" w:sz="0" w:space="0" w:color="auto"/>
          </w:divBdr>
        </w:div>
        <w:div w:id="398788729">
          <w:marLeft w:val="640"/>
          <w:marRight w:val="0"/>
          <w:marTop w:val="0"/>
          <w:marBottom w:val="0"/>
          <w:divBdr>
            <w:top w:val="none" w:sz="0" w:space="0" w:color="auto"/>
            <w:left w:val="none" w:sz="0" w:space="0" w:color="auto"/>
            <w:bottom w:val="none" w:sz="0" w:space="0" w:color="auto"/>
            <w:right w:val="none" w:sz="0" w:space="0" w:color="auto"/>
          </w:divBdr>
        </w:div>
        <w:div w:id="320932049">
          <w:marLeft w:val="640"/>
          <w:marRight w:val="0"/>
          <w:marTop w:val="0"/>
          <w:marBottom w:val="0"/>
          <w:divBdr>
            <w:top w:val="none" w:sz="0" w:space="0" w:color="auto"/>
            <w:left w:val="none" w:sz="0" w:space="0" w:color="auto"/>
            <w:bottom w:val="none" w:sz="0" w:space="0" w:color="auto"/>
            <w:right w:val="none" w:sz="0" w:space="0" w:color="auto"/>
          </w:divBdr>
        </w:div>
        <w:div w:id="1463380406">
          <w:marLeft w:val="640"/>
          <w:marRight w:val="0"/>
          <w:marTop w:val="0"/>
          <w:marBottom w:val="0"/>
          <w:divBdr>
            <w:top w:val="none" w:sz="0" w:space="0" w:color="auto"/>
            <w:left w:val="none" w:sz="0" w:space="0" w:color="auto"/>
            <w:bottom w:val="none" w:sz="0" w:space="0" w:color="auto"/>
            <w:right w:val="none" w:sz="0" w:space="0" w:color="auto"/>
          </w:divBdr>
        </w:div>
        <w:div w:id="472219430">
          <w:marLeft w:val="640"/>
          <w:marRight w:val="0"/>
          <w:marTop w:val="0"/>
          <w:marBottom w:val="0"/>
          <w:divBdr>
            <w:top w:val="none" w:sz="0" w:space="0" w:color="auto"/>
            <w:left w:val="none" w:sz="0" w:space="0" w:color="auto"/>
            <w:bottom w:val="none" w:sz="0" w:space="0" w:color="auto"/>
            <w:right w:val="none" w:sz="0" w:space="0" w:color="auto"/>
          </w:divBdr>
        </w:div>
        <w:div w:id="1975716442">
          <w:marLeft w:val="640"/>
          <w:marRight w:val="0"/>
          <w:marTop w:val="0"/>
          <w:marBottom w:val="0"/>
          <w:divBdr>
            <w:top w:val="none" w:sz="0" w:space="0" w:color="auto"/>
            <w:left w:val="none" w:sz="0" w:space="0" w:color="auto"/>
            <w:bottom w:val="none" w:sz="0" w:space="0" w:color="auto"/>
            <w:right w:val="none" w:sz="0" w:space="0" w:color="auto"/>
          </w:divBdr>
        </w:div>
        <w:div w:id="488063920">
          <w:marLeft w:val="640"/>
          <w:marRight w:val="0"/>
          <w:marTop w:val="0"/>
          <w:marBottom w:val="0"/>
          <w:divBdr>
            <w:top w:val="none" w:sz="0" w:space="0" w:color="auto"/>
            <w:left w:val="none" w:sz="0" w:space="0" w:color="auto"/>
            <w:bottom w:val="none" w:sz="0" w:space="0" w:color="auto"/>
            <w:right w:val="none" w:sz="0" w:space="0" w:color="auto"/>
          </w:divBdr>
        </w:div>
        <w:div w:id="1521772379">
          <w:marLeft w:val="640"/>
          <w:marRight w:val="0"/>
          <w:marTop w:val="0"/>
          <w:marBottom w:val="0"/>
          <w:divBdr>
            <w:top w:val="none" w:sz="0" w:space="0" w:color="auto"/>
            <w:left w:val="none" w:sz="0" w:space="0" w:color="auto"/>
            <w:bottom w:val="none" w:sz="0" w:space="0" w:color="auto"/>
            <w:right w:val="none" w:sz="0" w:space="0" w:color="auto"/>
          </w:divBdr>
        </w:div>
        <w:div w:id="648824569">
          <w:marLeft w:val="640"/>
          <w:marRight w:val="0"/>
          <w:marTop w:val="0"/>
          <w:marBottom w:val="0"/>
          <w:divBdr>
            <w:top w:val="none" w:sz="0" w:space="0" w:color="auto"/>
            <w:left w:val="none" w:sz="0" w:space="0" w:color="auto"/>
            <w:bottom w:val="none" w:sz="0" w:space="0" w:color="auto"/>
            <w:right w:val="none" w:sz="0" w:space="0" w:color="auto"/>
          </w:divBdr>
        </w:div>
        <w:div w:id="1391921118">
          <w:marLeft w:val="640"/>
          <w:marRight w:val="0"/>
          <w:marTop w:val="0"/>
          <w:marBottom w:val="0"/>
          <w:divBdr>
            <w:top w:val="none" w:sz="0" w:space="0" w:color="auto"/>
            <w:left w:val="none" w:sz="0" w:space="0" w:color="auto"/>
            <w:bottom w:val="none" w:sz="0" w:space="0" w:color="auto"/>
            <w:right w:val="none" w:sz="0" w:space="0" w:color="auto"/>
          </w:divBdr>
        </w:div>
        <w:div w:id="1311594417">
          <w:marLeft w:val="640"/>
          <w:marRight w:val="0"/>
          <w:marTop w:val="0"/>
          <w:marBottom w:val="0"/>
          <w:divBdr>
            <w:top w:val="none" w:sz="0" w:space="0" w:color="auto"/>
            <w:left w:val="none" w:sz="0" w:space="0" w:color="auto"/>
            <w:bottom w:val="none" w:sz="0" w:space="0" w:color="auto"/>
            <w:right w:val="none" w:sz="0" w:space="0" w:color="auto"/>
          </w:divBdr>
        </w:div>
        <w:div w:id="863130653">
          <w:marLeft w:val="640"/>
          <w:marRight w:val="0"/>
          <w:marTop w:val="0"/>
          <w:marBottom w:val="0"/>
          <w:divBdr>
            <w:top w:val="none" w:sz="0" w:space="0" w:color="auto"/>
            <w:left w:val="none" w:sz="0" w:space="0" w:color="auto"/>
            <w:bottom w:val="none" w:sz="0" w:space="0" w:color="auto"/>
            <w:right w:val="none" w:sz="0" w:space="0" w:color="auto"/>
          </w:divBdr>
        </w:div>
        <w:div w:id="2066291249">
          <w:marLeft w:val="640"/>
          <w:marRight w:val="0"/>
          <w:marTop w:val="0"/>
          <w:marBottom w:val="0"/>
          <w:divBdr>
            <w:top w:val="none" w:sz="0" w:space="0" w:color="auto"/>
            <w:left w:val="none" w:sz="0" w:space="0" w:color="auto"/>
            <w:bottom w:val="none" w:sz="0" w:space="0" w:color="auto"/>
            <w:right w:val="none" w:sz="0" w:space="0" w:color="auto"/>
          </w:divBdr>
        </w:div>
        <w:div w:id="1454792112">
          <w:marLeft w:val="640"/>
          <w:marRight w:val="0"/>
          <w:marTop w:val="0"/>
          <w:marBottom w:val="0"/>
          <w:divBdr>
            <w:top w:val="none" w:sz="0" w:space="0" w:color="auto"/>
            <w:left w:val="none" w:sz="0" w:space="0" w:color="auto"/>
            <w:bottom w:val="none" w:sz="0" w:space="0" w:color="auto"/>
            <w:right w:val="none" w:sz="0" w:space="0" w:color="auto"/>
          </w:divBdr>
        </w:div>
        <w:div w:id="1078284986">
          <w:marLeft w:val="640"/>
          <w:marRight w:val="0"/>
          <w:marTop w:val="0"/>
          <w:marBottom w:val="0"/>
          <w:divBdr>
            <w:top w:val="none" w:sz="0" w:space="0" w:color="auto"/>
            <w:left w:val="none" w:sz="0" w:space="0" w:color="auto"/>
            <w:bottom w:val="none" w:sz="0" w:space="0" w:color="auto"/>
            <w:right w:val="none" w:sz="0" w:space="0" w:color="auto"/>
          </w:divBdr>
        </w:div>
        <w:div w:id="1179082465">
          <w:marLeft w:val="640"/>
          <w:marRight w:val="0"/>
          <w:marTop w:val="0"/>
          <w:marBottom w:val="0"/>
          <w:divBdr>
            <w:top w:val="none" w:sz="0" w:space="0" w:color="auto"/>
            <w:left w:val="none" w:sz="0" w:space="0" w:color="auto"/>
            <w:bottom w:val="none" w:sz="0" w:space="0" w:color="auto"/>
            <w:right w:val="none" w:sz="0" w:space="0" w:color="auto"/>
          </w:divBdr>
        </w:div>
        <w:div w:id="2052028743">
          <w:marLeft w:val="640"/>
          <w:marRight w:val="0"/>
          <w:marTop w:val="0"/>
          <w:marBottom w:val="0"/>
          <w:divBdr>
            <w:top w:val="none" w:sz="0" w:space="0" w:color="auto"/>
            <w:left w:val="none" w:sz="0" w:space="0" w:color="auto"/>
            <w:bottom w:val="none" w:sz="0" w:space="0" w:color="auto"/>
            <w:right w:val="none" w:sz="0" w:space="0" w:color="auto"/>
          </w:divBdr>
        </w:div>
        <w:div w:id="897057248">
          <w:marLeft w:val="640"/>
          <w:marRight w:val="0"/>
          <w:marTop w:val="0"/>
          <w:marBottom w:val="0"/>
          <w:divBdr>
            <w:top w:val="none" w:sz="0" w:space="0" w:color="auto"/>
            <w:left w:val="none" w:sz="0" w:space="0" w:color="auto"/>
            <w:bottom w:val="none" w:sz="0" w:space="0" w:color="auto"/>
            <w:right w:val="none" w:sz="0" w:space="0" w:color="auto"/>
          </w:divBdr>
        </w:div>
        <w:div w:id="2111898766">
          <w:marLeft w:val="640"/>
          <w:marRight w:val="0"/>
          <w:marTop w:val="0"/>
          <w:marBottom w:val="0"/>
          <w:divBdr>
            <w:top w:val="none" w:sz="0" w:space="0" w:color="auto"/>
            <w:left w:val="none" w:sz="0" w:space="0" w:color="auto"/>
            <w:bottom w:val="none" w:sz="0" w:space="0" w:color="auto"/>
            <w:right w:val="none" w:sz="0" w:space="0" w:color="auto"/>
          </w:divBdr>
        </w:div>
        <w:div w:id="1135756211">
          <w:marLeft w:val="640"/>
          <w:marRight w:val="0"/>
          <w:marTop w:val="0"/>
          <w:marBottom w:val="0"/>
          <w:divBdr>
            <w:top w:val="none" w:sz="0" w:space="0" w:color="auto"/>
            <w:left w:val="none" w:sz="0" w:space="0" w:color="auto"/>
            <w:bottom w:val="none" w:sz="0" w:space="0" w:color="auto"/>
            <w:right w:val="none" w:sz="0" w:space="0" w:color="auto"/>
          </w:divBdr>
        </w:div>
        <w:div w:id="1030304853">
          <w:marLeft w:val="640"/>
          <w:marRight w:val="0"/>
          <w:marTop w:val="0"/>
          <w:marBottom w:val="0"/>
          <w:divBdr>
            <w:top w:val="none" w:sz="0" w:space="0" w:color="auto"/>
            <w:left w:val="none" w:sz="0" w:space="0" w:color="auto"/>
            <w:bottom w:val="none" w:sz="0" w:space="0" w:color="auto"/>
            <w:right w:val="none" w:sz="0" w:space="0" w:color="auto"/>
          </w:divBdr>
        </w:div>
        <w:div w:id="777606893">
          <w:marLeft w:val="640"/>
          <w:marRight w:val="0"/>
          <w:marTop w:val="0"/>
          <w:marBottom w:val="0"/>
          <w:divBdr>
            <w:top w:val="none" w:sz="0" w:space="0" w:color="auto"/>
            <w:left w:val="none" w:sz="0" w:space="0" w:color="auto"/>
            <w:bottom w:val="none" w:sz="0" w:space="0" w:color="auto"/>
            <w:right w:val="none" w:sz="0" w:space="0" w:color="auto"/>
          </w:divBdr>
        </w:div>
        <w:div w:id="1407998918">
          <w:marLeft w:val="640"/>
          <w:marRight w:val="0"/>
          <w:marTop w:val="0"/>
          <w:marBottom w:val="0"/>
          <w:divBdr>
            <w:top w:val="none" w:sz="0" w:space="0" w:color="auto"/>
            <w:left w:val="none" w:sz="0" w:space="0" w:color="auto"/>
            <w:bottom w:val="none" w:sz="0" w:space="0" w:color="auto"/>
            <w:right w:val="none" w:sz="0" w:space="0" w:color="auto"/>
          </w:divBdr>
        </w:div>
        <w:div w:id="1741632643">
          <w:marLeft w:val="640"/>
          <w:marRight w:val="0"/>
          <w:marTop w:val="0"/>
          <w:marBottom w:val="0"/>
          <w:divBdr>
            <w:top w:val="none" w:sz="0" w:space="0" w:color="auto"/>
            <w:left w:val="none" w:sz="0" w:space="0" w:color="auto"/>
            <w:bottom w:val="none" w:sz="0" w:space="0" w:color="auto"/>
            <w:right w:val="none" w:sz="0" w:space="0" w:color="auto"/>
          </w:divBdr>
        </w:div>
        <w:div w:id="427846852">
          <w:marLeft w:val="640"/>
          <w:marRight w:val="0"/>
          <w:marTop w:val="0"/>
          <w:marBottom w:val="0"/>
          <w:divBdr>
            <w:top w:val="none" w:sz="0" w:space="0" w:color="auto"/>
            <w:left w:val="none" w:sz="0" w:space="0" w:color="auto"/>
            <w:bottom w:val="none" w:sz="0" w:space="0" w:color="auto"/>
            <w:right w:val="none" w:sz="0" w:space="0" w:color="auto"/>
          </w:divBdr>
        </w:div>
        <w:div w:id="1130783090">
          <w:marLeft w:val="640"/>
          <w:marRight w:val="0"/>
          <w:marTop w:val="0"/>
          <w:marBottom w:val="0"/>
          <w:divBdr>
            <w:top w:val="none" w:sz="0" w:space="0" w:color="auto"/>
            <w:left w:val="none" w:sz="0" w:space="0" w:color="auto"/>
            <w:bottom w:val="none" w:sz="0" w:space="0" w:color="auto"/>
            <w:right w:val="none" w:sz="0" w:space="0" w:color="auto"/>
          </w:divBdr>
        </w:div>
        <w:div w:id="1781104637">
          <w:marLeft w:val="640"/>
          <w:marRight w:val="0"/>
          <w:marTop w:val="0"/>
          <w:marBottom w:val="0"/>
          <w:divBdr>
            <w:top w:val="none" w:sz="0" w:space="0" w:color="auto"/>
            <w:left w:val="none" w:sz="0" w:space="0" w:color="auto"/>
            <w:bottom w:val="none" w:sz="0" w:space="0" w:color="auto"/>
            <w:right w:val="none" w:sz="0" w:space="0" w:color="auto"/>
          </w:divBdr>
        </w:div>
        <w:div w:id="759564810">
          <w:marLeft w:val="640"/>
          <w:marRight w:val="0"/>
          <w:marTop w:val="0"/>
          <w:marBottom w:val="0"/>
          <w:divBdr>
            <w:top w:val="none" w:sz="0" w:space="0" w:color="auto"/>
            <w:left w:val="none" w:sz="0" w:space="0" w:color="auto"/>
            <w:bottom w:val="none" w:sz="0" w:space="0" w:color="auto"/>
            <w:right w:val="none" w:sz="0" w:space="0" w:color="auto"/>
          </w:divBdr>
        </w:div>
        <w:div w:id="1036931600">
          <w:marLeft w:val="640"/>
          <w:marRight w:val="0"/>
          <w:marTop w:val="0"/>
          <w:marBottom w:val="0"/>
          <w:divBdr>
            <w:top w:val="none" w:sz="0" w:space="0" w:color="auto"/>
            <w:left w:val="none" w:sz="0" w:space="0" w:color="auto"/>
            <w:bottom w:val="none" w:sz="0" w:space="0" w:color="auto"/>
            <w:right w:val="none" w:sz="0" w:space="0" w:color="auto"/>
          </w:divBdr>
        </w:div>
        <w:div w:id="1098137159">
          <w:marLeft w:val="640"/>
          <w:marRight w:val="0"/>
          <w:marTop w:val="0"/>
          <w:marBottom w:val="0"/>
          <w:divBdr>
            <w:top w:val="none" w:sz="0" w:space="0" w:color="auto"/>
            <w:left w:val="none" w:sz="0" w:space="0" w:color="auto"/>
            <w:bottom w:val="none" w:sz="0" w:space="0" w:color="auto"/>
            <w:right w:val="none" w:sz="0" w:space="0" w:color="auto"/>
          </w:divBdr>
        </w:div>
        <w:div w:id="1339693755">
          <w:marLeft w:val="640"/>
          <w:marRight w:val="0"/>
          <w:marTop w:val="0"/>
          <w:marBottom w:val="0"/>
          <w:divBdr>
            <w:top w:val="none" w:sz="0" w:space="0" w:color="auto"/>
            <w:left w:val="none" w:sz="0" w:space="0" w:color="auto"/>
            <w:bottom w:val="none" w:sz="0" w:space="0" w:color="auto"/>
            <w:right w:val="none" w:sz="0" w:space="0" w:color="auto"/>
          </w:divBdr>
        </w:div>
        <w:div w:id="2064717749">
          <w:marLeft w:val="640"/>
          <w:marRight w:val="0"/>
          <w:marTop w:val="0"/>
          <w:marBottom w:val="0"/>
          <w:divBdr>
            <w:top w:val="none" w:sz="0" w:space="0" w:color="auto"/>
            <w:left w:val="none" w:sz="0" w:space="0" w:color="auto"/>
            <w:bottom w:val="none" w:sz="0" w:space="0" w:color="auto"/>
            <w:right w:val="none" w:sz="0" w:space="0" w:color="auto"/>
          </w:divBdr>
        </w:div>
        <w:div w:id="244271210">
          <w:marLeft w:val="640"/>
          <w:marRight w:val="0"/>
          <w:marTop w:val="0"/>
          <w:marBottom w:val="0"/>
          <w:divBdr>
            <w:top w:val="none" w:sz="0" w:space="0" w:color="auto"/>
            <w:left w:val="none" w:sz="0" w:space="0" w:color="auto"/>
            <w:bottom w:val="none" w:sz="0" w:space="0" w:color="auto"/>
            <w:right w:val="none" w:sz="0" w:space="0" w:color="auto"/>
          </w:divBdr>
        </w:div>
        <w:div w:id="611400766">
          <w:marLeft w:val="640"/>
          <w:marRight w:val="0"/>
          <w:marTop w:val="0"/>
          <w:marBottom w:val="0"/>
          <w:divBdr>
            <w:top w:val="none" w:sz="0" w:space="0" w:color="auto"/>
            <w:left w:val="none" w:sz="0" w:space="0" w:color="auto"/>
            <w:bottom w:val="none" w:sz="0" w:space="0" w:color="auto"/>
            <w:right w:val="none" w:sz="0" w:space="0" w:color="auto"/>
          </w:divBdr>
        </w:div>
        <w:div w:id="922757081">
          <w:marLeft w:val="640"/>
          <w:marRight w:val="0"/>
          <w:marTop w:val="0"/>
          <w:marBottom w:val="0"/>
          <w:divBdr>
            <w:top w:val="none" w:sz="0" w:space="0" w:color="auto"/>
            <w:left w:val="none" w:sz="0" w:space="0" w:color="auto"/>
            <w:bottom w:val="none" w:sz="0" w:space="0" w:color="auto"/>
            <w:right w:val="none" w:sz="0" w:space="0" w:color="auto"/>
          </w:divBdr>
        </w:div>
        <w:div w:id="873227161">
          <w:marLeft w:val="640"/>
          <w:marRight w:val="0"/>
          <w:marTop w:val="0"/>
          <w:marBottom w:val="0"/>
          <w:divBdr>
            <w:top w:val="none" w:sz="0" w:space="0" w:color="auto"/>
            <w:left w:val="none" w:sz="0" w:space="0" w:color="auto"/>
            <w:bottom w:val="none" w:sz="0" w:space="0" w:color="auto"/>
            <w:right w:val="none" w:sz="0" w:space="0" w:color="auto"/>
          </w:divBdr>
        </w:div>
        <w:div w:id="279073508">
          <w:marLeft w:val="640"/>
          <w:marRight w:val="0"/>
          <w:marTop w:val="0"/>
          <w:marBottom w:val="0"/>
          <w:divBdr>
            <w:top w:val="none" w:sz="0" w:space="0" w:color="auto"/>
            <w:left w:val="none" w:sz="0" w:space="0" w:color="auto"/>
            <w:bottom w:val="none" w:sz="0" w:space="0" w:color="auto"/>
            <w:right w:val="none" w:sz="0" w:space="0" w:color="auto"/>
          </w:divBdr>
        </w:div>
        <w:div w:id="328870581">
          <w:marLeft w:val="640"/>
          <w:marRight w:val="0"/>
          <w:marTop w:val="0"/>
          <w:marBottom w:val="0"/>
          <w:divBdr>
            <w:top w:val="none" w:sz="0" w:space="0" w:color="auto"/>
            <w:left w:val="none" w:sz="0" w:space="0" w:color="auto"/>
            <w:bottom w:val="none" w:sz="0" w:space="0" w:color="auto"/>
            <w:right w:val="none" w:sz="0" w:space="0" w:color="auto"/>
          </w:divBdr>
        </w:div>
        <w:div w:id="2130851669">
          <w:marLeft w:val="640"/>
          <w:marRight w:val="0"/>
          <w:marTop w:val="0"/>
          <w:marBottom w:val="0"/>
          <w:divBdr>
            <w:top w:val="none" w:sz="0" w:space="0" w:color="auto"/>
            <w:left w:val="none" w:sz="0" w:space="0" w:color="auto"/>
            <w:bottom w:val="none" w:sz="0" w:space="0" w:color="auto"/>
            <w:right w:val="none" w:sz="0" w:space="0" w:color="auto"/>
          </w:divBdr>
        </w:div>
      </w:divsChild>
    </w:div>
    <w:div w:id="1525628067">
      <w:bodyDiv w:val="1"/>
      <w:marLeft w:val="0"/>
      <w:marRight w:val="0"/>
      <w:marTop w:val="0"/>
      <w:marBottom w:val="0"/>
      <w:divBdr>
        <w:top w:val="none" w:sz="0" w:space="0" w:color="auto"/>
        <w:left w:val="none" w:sz="0" w:space="0" w:color="auto"/>
        <w:bottom w:val="none" w:sz="0" w:space="0" w:color="auto"/>
        <w:right w:val="none" w:sz="0" w:space="0" w:color="auto"/>
      </w:divBdr>
      <w:divsChild>
        <w:div w:id="2096516338">
          <w:marLeft w:val="640"/>
          <w:marRight w:val="0"/>
          <w:marTop w:val="0"/>
          <w:marBottom w:val="0"/>
          <w:divBdr>
            <w:top w:val="none" w:sz="0" w:space="0" w:color="auto"/>
            <w:left w:val="none" w:sz="0" w:space="0" w:color="auto"/>
            <w:bottom w:val="none" w:sz="0" w:space="0" w:color="auto"/>
            <w:right w:val="none" w:sz="0" w:space="0" w:color="auto"/>
          </w:divBdr>
        </w:div>
        <w:div w:id="184488906">
          <w:marLeft w:val="640"/>
          <w:marRight w:val="0"/>
          <w:marTop w:val="0"/>
          <w:marBottom w:val="0"/>
          <w:divBdr>
            <w:top w:val="none" w:sz="0" w:space="0" w:color="auto"/>
            <w:left w:val="none" w:sz="0" w:space="0" w:color="auto"/>
            <w:bottom w:val="none" w:sz="0" w:space="0" w:color="auto"/>
            <w:right w:val="none" w:sz="0" w:space="0" w:color="auto"/>
          </w:divBdr>
        </w:div>
        <w:div w:id="994987940">
          <w:marLeft w:val="640"/>
          <w:marRight w:val="0"/>
          <w:marTop w:val="0"/>
          <w:marBottom w:val="0"/>
          <w:divBdr>
            <w:top w:val="none" w:sz="0" w:space="0" w:color="auto"/>
            <w:left w:val="none" w:sz="0" w:space="0" w:color="auto"/>
            <w:bottom w:val="none" w:sz="0" w:space="0" w:color="auto"/>
            <w:right w:val="none" w:sz="0" w:space="0" w:color="auto"/>
          </w:divBdr>
        </w:div>
        <w:div w:id="1394699664">
          <w:marLeft w:val="640"/>
          <w:marRight w:val="0"/>
          <w:marTop w:val="0"/>
          <w:marBottom w:val="0"/>
          <w:divBdr>
            <w:top w:val="none" w:sz="0" w:space="0" w:color="auto"/>
            <w:left w:val="none" w:sz="0" w:space="0" w:color="auto"/>
            <w:bottom w:val="none" w:sz="0" w:space="0" w:color="auto"/>
            <w:right w:val="none" w:sz="0" w:space="0" w:color="auto"/>
          </w:divBdr>
        </w:div>
        <w:div w:id="1483961717">
          <w:marLeft w:val="640"/>
          <w:marRight w:val="0"/>
          <w:marTop w:val="0"/>
          <w:marBottom w:val="0"/>
          <w:divBdr>
            <w:top w:val="none" w:sz="0" w:space="0" w:color="auto"/>
            <w:left w:val="none" w:sz="0" w:space="0" w:color="auto"/>
            <w:bottom w:val="none" w:sz="0" w:space="0" w:color="auto"/>
            <w:right w:val="none" w:sz="0" w:space="0" w:color="auto"/>
          </w:divBdr>
        </w:div>
        <w:div w:id="919874320">
          <w:marLeft w:val="640"/>
          <w:marRight w:val="0"/>
          <w:marTop w:val="0"/>
          <w:marBottom w:val="0"/>
          <w:divBdr>
            <w:top w:val="none" w:sz="0" w:space="0" w:color="auto"/>
            <w:left w:val="none" w:sz="0" w:space="0" w:color="auto"/>
            <w:bottom w:val="none" w:sz="0" w:space="0" w:color="auto"/>
            <w:right w:val="none" w:sz="0" w:space="0" w:color="auto"/>
          </w:divBdr>
        </w:div>
        <w:div w:id="378437376">
          <w:marLeft w:val="640"/>
          <w:marRight w:val="0"/>
          <w:marTop w:val="0"/>
          <w:marBottom w:val="0"/>
          <w:divBdr>
            <w:top w:val="none" w:sz="0" w:space="0" w:color="auto"/>
            <w:left w:val="none" w:sz="0" w:space="0" w:color="auto"/>
            <w:bottom w:val="none" w:sz="0" w:space="0" w:color="auto"/>
            <w:right w:val="none" w:sz="0" w:space="0" w:color="auto"/>
          </w:divBdr>
        </w:div>
        <w:div w:id="1310401129">
          <w:marLeft w:val="640"/>
          <w:marRight w:val="0"/>
          <w:marTop w:val="0"/>
          <w:marBottom w:val="0"/>
          <w:divBdr>
            <w:top w:val="none" w:sz="0" w:space="0" w:color="auto"/>
            <w:left w:val="none" w:sz="0" w:space="0" w:color="auto"/>
            <w:bottom w:val="none" w:sz="0" w:space="0" w:color="auto"/>
            <w:right w:val="none" w:sz="0" w:space="0" w:color="auto"/>
          </w:divBdr>
        </w:div>
        <w:div w:id="798108076">
          <w:marLeft w:val="640"/>
          <w:marRight w:val="0"/>
          <w:marTop w:val="0"/>
          <w:marBottom w:val="0"/>
          <w:divBdr>
            <w:top w:val="none" w:sz="0" w:space="0" w:color="auto"/>
            <w:left w:val="none" w:sz="0" w:space="0" w:color="auto"/>
            <w:bottom w:val="none" w:sz="0" w:space="0" w:color="auto"/>
            <w:right w:val="none" w:sz="0" w:space="0" w:color="auto"/>
          </w:divBdr>
        </w:div>
        <w:div w:id="1219393424">
          <w:marLeft w:val="640"/>
          <w:marRight w:val="0"/>
          <w:marTop w:val="0"/>
          <w:marBottom w:val="0"/>
          <w:divBdr>
            <w:top w:val="none" w:sz="0" w:space="0" w:color="auto"/>
            <w:left w:val="none" w:sz="0" w:space="0" w:color="auto"/>
            <w:bottom w:val="none" w:sz="0" w:space="0" w:color="auto"/>
            <w:right w:val="none" w:sz="0" w:space="0" w:color="auto"/>
          </w:divBdr>
        </w:div>
        <w:div w:id="227883066">
          <w:marLeft w:val="640"/>
          <w:marRight w:val="0"/>
          <w:marTop w:val="0"/>
          <w:marBottom w:val="0"/>
          <w:divBdr>
            <w:top w:val="none" w:sz="0" w:space="0" w:color="auto"/>
            <w:left w:val="none" w:sz="0" w:space="0" w:color="auto"/>
            <w:bottom w:val="none" w:sz="0" w:space="0" w:color="auto"/>
            <w:right w:val="none" w:sz="0" w:space="0" w:color="auto"/>
          </w:divBdr>
        </w:div>
        <w:div w:id="247036675">
          <w:marLeft w:val="640"/>
          <w:marRight w:val="0"/>
          <w:marTop w:val="0"/>
          <w:marBottom w:val="0"/>
          <w:divBdr>
            <w:top w:val="none" w:sz="0" w:space="0" w:color="auto"/>
            <w:left w:val="none" w:sz="0" w:space="0" w:color="auto"/>
            <w:bottom w:val="none" w:sz="0" w:space="0" w:color="auto"/>
            <w:right w:val="none" w:sz="0" w:space="0" w:color="auto"/>
          </w:divBdr>
        </w:div>
        <w:div w:id="1499618058">
          <w:marLeft w:val="640"/>
          <w:marRight w:val="0"/>
          <w:marTop w:val="0"/>
          <w:marBottom w:val="0"/>
          <w:divBdr>
            <w:top w:val="none" w:sz="0" w:space="0" w:color="auto"/>
            <w:left w:val="none" w:sz="0" w:space="0" w:color="auto"/>
            <w:bottom w:val="none" w:sz="0" w:space="0" w:color="auto"/>
            <w:right w:val="none" w:sz="0" w:space="0" w:color="auto"/>
          </w:divBdr>
        </w:div>
        <w:div w:id="1098212965">
          <w:marLeft w:val="640"/>
          <w:marRight w:val="0"/>
          <w:marTop w:val="0"/>
          <w:marBottom w:val="0"/>
          <w:divBdr>
            <w:top w:val="none" w:sz="0" w:space="0" w:color="auto"/>
            <w:left w:val="none" w:sz="0" w:space="0" w:color="auto"/>
            <w:bottom w:val="none" w:sz="0" w:space="0" w:color="auto"/>
            <w:right w:val="none" w:sz="0" w:space="0" w:color="auto"/>
          </w:divBdr>
        </w:div>
        <w:div w:id="1192180936">
          <w:marLeft w:val="640"/>
          <w:marRight w:val="0"/>
          <w:marTop w:val="0"/>
          <w:marBottom w:val="0"/>
          <w:divBdr>
            <w:top w:val="none" w:sz="0" w:space="0" w:color="auto"/>
            <w:left w:val="none" w:sz="0" w:space="0" w:color="auto"/>
            <w:bottom w:val="none" w:sz="0" w:space="0" w:color="auto"/>
            <w:right w:val="none" w:sz="0" w:space="0" w:color="auto"/>
          </w:divBdr>
        </w:div>
        <w:div w:id="1707833178">
          <w:marLeft w:val="640"/>
          <w:marRight w:val="0"/>
          <w:marTop w:val="0"/>
          <w:marBottom w:val="0"/>
          <w:divBdr>
            <w:top w:val="none" w:sz="0" w:space="0" w:color="auto"/>
            <w:left w:val="none" w:sz="0" w:space="0" w:color="auto"/>
            <w:bottom w:val="none" w:sz="0" w:space="0" w:color="auto"/>
            <w:right w:val="none" w:sz="0" w:space="0" w:color="auto"/>
          </w:divBdr>
        </w:div>
        <w:div w:id="1727803405">
          <w:marLeft w:val="640"/>
          <w:marRight w:val="0"/>
          <w:marTop w:val="0"/>
          <w:marBottom w:val="0"/>
          <w:divBdr>
            <w:top w:val="none" w:sz="0" w:space="0" w:color="auto"/>
            <w:left w:val="none" w:sz="0" w:space="0" w:color="auto"/>
            <w:bottom w:val="none" w:sz="0" w:space="0" w:color="auto"/>
            <w:right w:val="none" w:sz="0" w:space="0" w:color="auto"/>
          </w:divBdr>
        </w:div>
        <w:div w:id="1995136472">
          <w:marLeft w:val="640"/>
          <w:marRight w:val="0"/>
          <w:marTop w:val="0"/>
          <w:marBottom w:val="0"/>
          <w:divBdr>
            <w:top w:val="none" w:sz="0" w:space="0" w:color="auto"/>
            <w:left w:val="none" w:sz="0" w:space="0" w:color="auto"/>
            <w:bottom w:val="none" w:sz="0" w:space="0" w:color="auto"/>
            <w:right w:val="none" w:sz="0" w:space="0" w:color="auto"/>
          </w:divBdr>
        </w:div>
        <w:div w:id="1158498804">
          <w:marLeft w:val="640"/>
          <w:marRight w:val="0"/>
          <w:marTop w:val="0"/>
          <w:marBottom w:val="0"/>
          <w:divBdr>
            <w:top w:val="none" w:sz="0" w:space="0" w:color="auto"/>
            <w:left w:val="none" w:sz="0" w:space="0" w:color="auto"/>
            <w:bottom w:val="none" w:sz="0" w:space="0" w:color="auto"/>
            <w:right w:val="none" w:sz="0" w:space="0" w:color="auto"/>
          </w:divBdr>
        </w:div>
        <w:div w:id="961806670">
          <w:marLeft w:val="640"/>
          <w:marRight w:val="0"/>
          <w:marTop w:val="0"/>
          <w:marBottom w:val="0"/>
          <w:divBdr>
            <w:top w:val="none" w:sz="0" w:space="0" w:color="auto"/>
            <w:left w:val="none" w:sz="0" w:space="0" w:color="auto"/>
            <w:bottom w:val="none" w:sz="0" w:space="0" w:color="auto"/>
            <w:right w:val="none" w:sz="0" w:space="0" w:color="auto"/>
          </w:divBdr>
        </w:div>
        <w:div w:id="667440344">
          <w:marLeft w:val="640"/>
          <w:marRight w:val="0"/>
          <w:marTop w:val="0"/>
          <w:marBottom w:val="0"/>
          <w:divBdr>
            <w:top w:val="none" w:sz="0" w:space="0" w:color="auto"/>
            <w:left w:val="none" w:sz="0" w:space="0" w:color="auto"/>
            <w:bottom w:val="none" w:sz="0" w:space="0" w:color="auto"/>
            <w:right w:val="none" w:sz="0" w:space="0" w:color="auto"/>
          </w:divBdr>
        </w:div>
        <w:div w:id="374233788">
          <w:marLeft w:val="640"/>
          <w:marRight w:val="0"/>
          <w:marTop w:val="0"/>
          <w:marBottom w:val="0"/>
          <w:divBdr>
            <w:top w:val="none" w:sz="0" w:space="0" w:color="auto"/>
            <w:left w:val="none" w:sz="0" w:space="0" w:color="auto"/>
            <w:bottom w:val="none" w:sz="0" w:space="0" w:color="auto"/>
            <w:right w:val="none" w:sz="0" w:space="0" w:color="auto"/>
          </w:divBdr>
        </w:div>
        <w:div w:id="2006669835">
          <w:marLeft w:val="640"/>
          <w:marRight w:val="0"/>
          <w:marTop w:val="0"/>
          <w:marBottom w:val="0"/>
          <w:divBdr>
            <w:top w:val="none" w:sz="0" w:space="0" w:color="auto"/>
            <w:left w:val="none" w:sz="0" w:space="0" w:color="auto"/>
            <w:bottom w:val="none" w:sz="0" w:space="0" w:color="auto"/>
            <w:right w:val="none" w:sz="0" w:space="0" w:color="auto"/>
          </w:divBdr>
        </w:div>
        <w:div w:id="163472210">
          <w:marLeft w:val="640"/>
          <w:marRight w:val="0"/>
          <w:marTop w:val="0"/>
          <w:marBottom w:val="0"/>
          <w:divBdr>
            <w:top w:val="none" w:sz="0" w:space="0" w:color="auto"/>
            <w:left w:val="none" w:sz="0" w:space="0" w:color="auto"/>
            <w:bottom w:val="none" w:sz="0" w:space="0" w:color="auto"/>
            <w:right w:val="none" w:sz="0" w:space="0" w:color="auto"/>
          </w:divBdr>
        </w:div>
        <w:div w:id="1778256991">
          <w:marLeft w:val="640"/>
          <w:marRight w:val="0"/>
          <w:marTop w:val="0"/>
          <w:marBottom w:val="0"/>
          <w:divBdr>
            <w:top w:val="none" w:sz="0" w:space="0" w:color="auto"/>
            <w:left w:val="none" w:sz="0" w:space="0" w:color="auto"/>
            <w:bottom w:val="none" w:sz="0" w:space="0" w:color="auto"/>
            <w:right w:val="none" w:sz="0" w:space="0" w:color="auto"/>
          </w:divBdr>
        </w:div>
        <w:div w:id="627128036">
          <w:marLeft w:val="640"/>
          <w:marRight w:val="0"/>
          <w:marTop w:val="0"/>
          <w:marBottom w:val="0"/>
          <w:divBdr>
            <w:top w:val="none" w:sz="0" w:space="0" w:color="auto"/>
            <w:left w:val="none" w:sz="0" w:space="0" w:color="auto"/>
            <w:bottom w:val="none" w:sz="0" w:space="0" w:color="auto"/>
            <w:right w:val="none" w:sz="0" w:space="0" w:color="auto"/>
          </w:divBdr>
        </w:div>
        <w:div w:id="1637101371">
          <w:marLeft w:val="640"/>
          <w:marRight w:val="0"/>
          <w:marTop w:val="0"/>
          <w:marBottom w:val="0"/>
          <w:divBdr>
            <w:top w:val="none" w:sz="0" w:space="0" w:color="auto"/>
            <w:left w:val="none" w:sz="0" w:space="0" w:color="auto"/>
            <w:bottom w:val="none" w:sz="0" w:space="0" w:color="auto"/>
            <w:right w:val="none" w:sz="0" w:space="0" w:color="auto"/>
          </w:divBdr>
        </w:div>
        <w:div w:id="2444268">
          <w:marLeft w:val="640"/>
          <w:marRight w:val="0"/>
          <w:marTop w:val="0"/>
          <w:marBottom w:val="0"/>
          <w:divBdr>
            <w:top w:val="none" w:sz="0" w:space="0" w:color="auto"/>
            <w:left w:val="none" w:sz="0" w:space="0" w:color="auto"/>
            <w:bottom w:val="none" w:sz="0" w:space="0" w:color="auto"/>
            <w:right w:val="none" w:sz="0" w:space="0" w:color="auto"/>
          </w:divBdr>
        </w:div>
        <w:div w:id="687829821">
          <w:marLeft w:val="640"/>
          <w:marRight w:val="0"/>
          <w:marTop w:val="0"/>
          <w:marBottom w:val="0"/>
          <w:divBdr>
            <w:top w:val="none" w:sz="0" w:space="0" w:color="auto"/>
            <w:left w:val="none" w:sz="0" w:space="0" w:color="auto"/>
            <w:bottom w:val="none" w:sz="0" w:space="0" w:color="auto"/>
            <w:right w:val="none" w:sz="0" w:space="0" w:color="auto"/>
          </w:divBdr>
        </w:div>
        <w:div w:id="192883800">
          <w:marLeft w:val="640"/>
          <w:marRight w:val="0"/>
          <w:marTop w:val="0"/>
          <w:marBottom w:val="0"/>
          <w:divBdr>
            <w:top w:val="none" w:sz="0" w:space="0" w:color="auto"/>
            <w:left w:val="none" w:sz="0" w:space="0" w:color="auto"/>
            <w:bottom w:val="none" w:sz="0" w:space="0" w:color="auto"/>
            <w:right w:val="none" w:sz="0" w:space="0" w:color="auto"/>
          </w:divBdr>
        </w:div>
        <w:div w:id="956330699">
          <w:marLeft w:val="640"/>
          <w:marRight w:val="0"/>
          <w:marTop w:val="0"/>
          <w:marBottom w:val="0"/>
          <w:divBdr>
            <w:top w:val="none" w:sz="0" w:space="0" w:color="auto"/>
            <w:left w:val="none" w:sz="0" w:space="0" w:color="auto"/>
            <w:bottom w:val="none" w:sz="0" w:space="0" w:color="auto"/>
            <w:right w:val="none" w:sz="0" w:space="0" w:color="auto"/>
          </w:divBdr>
        </w:div>
        <w:div w:id="80837684">
          <w:marLeft w:val="640"/>
          <w:marRight w:val="0"/>
          <w:marTop w:val="0"/>
          <w:marBottom w:val="0"/>
          <w:divBdr>
            <w:top w:val="none" w:sz="0" w:space="0" w:color="auto"/>
            <w:left w:val="none" w:sz="0" w:space="0" w:color="auto"/>
            <w:bottom w:val="none" w:sz="0" w:space="0" w:color="auto"/>
            <w:right w:val="none" w:sz="0" w:space="0" w:color="auto"/>
          </w:divBdr>
        </w:div>
        <w:div w:id="2096170257">
          <w:marLeft w:val="640"/>
          <w:marRight w:val="0"/>
          <w:marTop w:val="0"/>
          <w:marBottom w:val="0"/>
          <w:divBdr>
            <w:top w:val="none" w:sz="0" w:space="0" w:color="auto"/>
            <w:left w:val="none" w:sz="0" w:space="0" w:color="auto"/>
            <w:bottom w:val="none" w:sz="0" w:space="0" w:color="auto"/>
            <w:right w:val="none" w:sz="0" w:space="0" w:color="auto"/>
          </w:divBdr>
        </w:div>
        <w:div w:id="1814103233">
          <w:marLeft w:val="640"/>
          <w:marRight w:val="0"/>
          <w:marTop w:val="0"/>
          <w:marBottom w:val="0"/>
          <w:divBdr>
            <w:top w:val="none" w:sz="0" w:space="0" w:color="auto"/>
            <w:left w:val="none" w:sz="0" w:space="0" w:color="auto"/>
            <w:bottom w:val="none" w:sz="0" w:space="0" w:color="auto"/>
            <w:right w:val="none" w:sz="0" w:space="0" w:color="auto"/>
          </w:divBdr>
        </w:div>
        <w:div w:id="1637563508">
          <w:marLeft w:val="640"/>
          <w:marRight w:val="0"/>
          <w:marTop w:val="0"/>
          <w:marBottom w:val="0"/>
          <w:divBdr>
            <w:top w:val="none" w:sz="0" w:space="0" w:color="auto"/>
            <w:left w:val="none" w:sz="0" w:space="0" w:color="auto"/>
            <w:bottom w:val="none" w:sz="0" w:space="0" w:color="auto"/>
            <w:right w:val="none" w:sz="0" w:space="0" w:color="auto"/>
          </w:divBdr>
        </w:div>
        <w:div w:id="1006789615">
          <w:marLeft w:val="640"/>
          <w:marRight w:val="0"/>
          <w:marTop w:val="0"/>
          <w:marBottom w:val="0"/>
          <w:divBdr>
            <w:top w:val="none" w:sz="0" w:space="0" w:color="auto"/>
            <w:left w:val="none" w:sz="0" w:space="0" w:color="auto"/>
            <w:bottom w:val="none" w:sz="0" w:space="0" w:color="auto"/>
            <w:right w:val="none" w:sz="0" w:space="0" w:color="auto"/>
          </w:divBdr>
        </w:div>
        <w:div w:id="1774936019">
          <w:marLeft w:val="640"/>
          <w:marRight w:val="0"/>
          <w:marTop w:val="0"/>
          <w:marBottom w:val="0"/>
          <w:divBdr>
            <w:top w:val="none" w:sz="0" w:space="0" w:color="auto"/>
            <w:left w:val="none" w:sz="0" w:space="0" w:color="auto"/>
            <w:bottom w:val="none" w:sz="0" w:space="0" w:color="auto"/>
            <w:right w:val="none" w:sz="0" w:space="0" w:color="auto"/>
          </w:divBdr>
        </w:div>
        <w:div w:id="879635960">
          <w:marLeft w:val="640"/>
          <w:marRight w:val="0"/>
          <w:marTop w:val="0"/>
          <w:marBottom w:val="0"/>
          <w:divBdr>
            <w:top w:val="none" w:sz="0" w:space="0" w:color="auto"/>
            <w:left w:val="none" w:sz="0" w:space="0" w:color="auto"/>
            <w:bottom w:val="none" w:sz="0" w:space="0" w:color="auto"/>
            <w:right w:val="none" w:sz="0" w:space="0" w:color="auto"/>
          </w:divBdr>
        </w:div>
        <w:div w:id="491797165">
          <w:marLeft w:val="640"/>
          <w:marRight w:val="0"/>
          <w:marTop w:val="0"/>
          <w:marBottom w:val="0"/>
          <w:divBdr>
            <w:top w:val="none" w:sz="0" w:space="0" w:color="auto"/>
            <w:left w:val="none" w:sz="0" w:space="0" w:color="auto"/>
            <w:bottom w:val="none" w:sz="0" w:space="0" w:color="auto"/>
            <w:right w:val="none" w:sz="0" w:space="0" w:color="auto"/>
          </w:divBdr>
        </w:div>
        <w:div w:id="337848978">
          <w:marLeft w:val="640"/>
          <w:marRight w:val="0"/>
          <w:marTop w:val="0"/>
          <w:marBottom w:val="0"/>
          <w:divBdr>
            <w:top w:val="none" w:sz="0" w:space="0" w:color="auto"/>
            <w:left w:val="none" w:sz="0" w:space="0" w:color="auto"/>
            <w:bottom w:val="none" w:sz="0" w:space="0" w:color="auto"/>
            <w:right w:val="none" w:sz="0" w:space="0" w:color="auto"/>
          </w:divBdr>
        </w:div>
        <w:div w:id="642586934">
          <w:marLeft w:val="640"/>
          <w:marRight w:val="0"/>
          <w:marTop w:val="0"/>
          <w:marBottom w:val="0"/>
          <w:divBdr>
            <w:top w:val="none" w:sz="0" w:space="0" w:color="auto"/>
            <w:left w:val="none" w:sz="0" w:space="0" w:color="auto"/>
            <w:bottom w:val="none" w:sz="0" w:space="0" w:color="auto"/>
            <w:right w:val="none" w:sz="0" w:space="0" w:color="auto"/>
          </w:divBdr>
        </w:div>
        <w:div w:id="852456523">
          <w:marLeft w:val="640"/>
          <w:marRight w:val="0"/>
          <w:marTop w:val="0"/>
          <w:marBottom w:val="0"/>
          <w:divBdr>
            <w:top w:val="none" w:sz="0" w:space="0" w:color="auto"/>
            <w:left w:val="none" w:sz="0" w:space="0" w:color="auto"/>
            <w:bottom w:val="none" w:sz="0" w:space="0" w:color="auto"/>
            <w:right w:val="none" w:sz="0" w:space="0" w:color="auto"/>
          </w:divBdr>
        </w:div>
        <w:div w:id="283000831">
          <w:marLeft w:val="640"/>
          <w:marRight w:val="0"/>
          <w:marTop w:val="0"/>
          <w:marBottom w:val="0"/>
          <w:divBdr>
            <w:top w:val="none" w:sz="0" w:space="0" w:color="auto"/>
            <w:left w:val="none" w:sz="0" w:space="0" w:color="auto"/>
            <w:bottom w:val="none" w:sz="0" w:space="0" w:color="auto"/>
            <w:right w:val="none" w:sz="0" w:space="0" w:color="auto"/>
          </w:divBdr>
        </w:div>
        <w:div w:id="587038183">
          <w:marLeft w:val="640"/>
          <w:marRight w:val="0"/>
          <w:marTop w:val="0"/>
          <w:marBottom w:val="0"/>
          <w:divBdr>
            <w:top w:val="none" w:sz="0" w:space="0" w:color="auto"/>
            <w:left w:val="none" w:sz="0" w:space="0" w:color="auto"/>
            <w:bottom w:val="none" w:sz="0" w:space="0" w:color="auto"/>
            <w:right w:val="none" w:sz="0" w:space="0" w:color="auto"/>
          </w:divBdr>
        </w:div>
        <w:div w:id="943462219">
          <w:marLeft w:val="640"/>
          <w:marRight w:val="0"/>
          <w:marTop w:val="0"/>
          <w:marBottom w:val="0"/>
          <w:divBdr>
            <w:top w:val="none" w:sz="0" w:space="0" w:color="auto"/>
            <w:left w:val="none" w:sz="0" w:space="0" w:color="auto"/>
            <w:bottom w:val="none" w:sz="0" w:space="0" w:color="auto"/>
            <w:right w:val="none" w:sz="0" w:space="0" w:color="auto"/>
          </w:divBdr>
        </w:div>
        <w:div w:id="432625978">
          <w:marLeft w:val="640"/>
          <w:marRight w:val="0"/>
          <w:marTop w:val="0"/>
          <w:marBottom w:val="0"/>
          <w:divBdr>
            <w:top w:val="none" w:sz="0" w:space="0" w:color="auto"/>
            <w:left w:val="none" w:sz="0" w:space="0" w:color="auto"/>
            <w:bottom w:val="none" w:sz="0" w:space="0" w:color="auto"/>
            <w:right w:val="none" w:sz="0" w:space="0" w:color="auto"/>
          </w:divBdr>
        </w:div>
        <w:div w:id="559750031">
          <w:marLeft w:val="640"/>
          <w:marRight w:val="0"/>
          <w:marTop w:val="0"/>
          <w:marBottom w:val="0"/>
          <w:divBdr>
            <w:top w:val="none" w:sz="0" w:space="0" w:color="auto"/>
            <w:left w:val="none" w:sz="0" w:space="0" w:color="auto"/>
            <w:bottom w:val="none" w:sz="0" w:space="0" w:color="auto"/>
            <w:right w:val="none" w:sz="0" w:space="0" w:color="auto"/>
          </w:divBdr>
        </w:div>
        <w:div w:id="1372614818">
          <w:marLeft w:val="640"/>
          <w:marRight w:val="0"/>
          <w:marTop w:val="0"/>
          <w:marBottom w:val="0"/>
          <w:divBdr>
            <w:top w:val="none" w:sz="0" w:space="0" w:color="auto"/>
            <w:left w:val="none" w:sz="0" w:space="0" w:color="auto"/>
            <w:bottom w:val="none" w:sz="0" w:space="0" w:color="auto"/>
            <w:right w:val="none" w:sz="0" w:space="0" w:color="auto"/>
          </w:divBdr>
        </w:div>
        <w:div w:id="763109396">
          <w:marLeft w:val="640"/>
          <w:marRight w:val="0"/>
          <w:marTop w:val="0"/>
          <w:marBottom w:val="0"/>
          <w:divBdr>
            <w:top w:val="none" w:sz="0" w:space="0" w:color="auto"/>
            <w:left w:val="none" w:sz="0" w:space="0" w:color="auto"/>
            <w:bottom w:val="none" w:sz="0" w:space="0" w:color="auto"/>
            <w:right w:val="none" w:sz="0" w:space="0" w:color="auto"/>
          </w:divBdr>
        </w:div>
        <w:div w:id="946817979">
          <w:marLeft w:val="640"/>
          <w:marRight w:val="0"/>
          <w:marTop w:val="0"/>
          <w:marBottom w:val="0"/>
          <w:divBdr>
            <w:top w:val="none" w:sz="0" w:space="0" w:color="auto"/>
            <w:left w:val="none" w:sz="0" w:space="0" w:color="auto"/>
            <w:bottom w:val="none" w:sz="0" w:space="0" w:color="auto"/>
            <w:right w:val="none" w:sz="0" w:space="0" w:color="auto"/>
          </w:divBdr>
        </w:div>
        <w:div w:id="1914118293">
          <w:marLeft w:val="640"/>
          <w:marRight w:val="0"/>
          <w:marTop w:val="0"/>
          <w:marBottom w:val="0"/>
          <w:divBdr>
            <w:top w:val="none" w:sz="0" w:space="0" w:color="auto"/>
            <w:left w:val="none" w:sz="0" w:space="0" w:color="auto"/>
            <w:bottom w:val="none" w:sz="0" w:space="0" w:color="auto"/>
            <w:right w:val="none" w:sz="0" w:space="0" w:color="auto"/>
          </w:divBdr>
        </w:div>
        <w:div w:id="188448235">
          <w:marLeft w:val="640"/>
          <w:marRight w:val="0"/>
          <w:marTop w:val="0"/>
          <w:marBottom w:val="0"/>
          <w:divBdr>
            <w:top w:val="none" w:sz="0" w:space="0" w:color="auto"/>
            <w:left w:val="none" w:sz="0" w:space="0" w:color="auto"/>
            <w:bottom w:val="none" w:sz="0" w:space="0" w:color="auto"/>
            <w:right w:val="none" w:sz="0" w:space="0" w:color="auto"/>
          </w:divBdr>
        </w:div>
        <w:div w:id="1501920433">
          <w:marLeft w:val="640"/>
          <w:marRight w:val="0"/>
          <w:marTop w:val="0"/>
          <w:marBottom w:val="0"/>
          <w:divBdr>
            <w:top w:val="none" w:sz="0" w:space="0" w:color="auto"/>
            <w:left w:val="none" w:sz="0" w:space="0" w:color="auto"/>
            <w:bottom w:val="none" w:sz="0" w:space="0" w:color="auto"/>
            <w:right w:val="none" w:sz="0" w:space="0" w:color="auto"/>
          </w:divBdr>
        </w:div>
        <w:div w:id="1375348650">
          <w:marLeft w:val="640"/>
          <w:marRight w:val="0"/>
          <w:marTop w:val="0"/>
          <w:marBottom w:val="0"/>
          <w:divBdr>
            <w:top w:val="none" w:sz="0" w:space="0" w:color="auto"/>
            <w:left w:val="none" w:sz="0" w:space="0" w:color="auto"/>
            <w:bottom w:val="none" w:sz="0" w:space="0" w:color="auto"/>
            <w:right w:val="none" w:sz="0" w:space="0" w:color="auto"/>
          </w:divBdr>
        </w:div>
        <w:div w:id="729767253">
          <w:marLeft w:val="640"/>
          <w:marRight w:val="0"/>
          <w:marTop w:val="0"/>
          <w:marBottom w:val="0"/>
          <w:divBdr>
            <w:top w:val="none" w:sz="0" w:space="0" w:color="auto"/>
            <w:left w:val="none" w:sz="0" w:space="0" w:color="auto"/>
            <w:bottom w:val="none" w:sz="0" w:space="0" w:color="auto"/>
            <w:right w:val="none" w:sz="0" w:space="0" w:color="auto"/>
          </w:divBdr>
        </w:div>
        <w:div w:id="515340269">
          <w:marLeft w:val="640"/>
          <w:marRight w:val="0"/>
          <w:marTop w:val="0"/>
          <w:marBottom w:val="0"/>
          <w:divBdr>
            <w:top w:val="none" w:sz="0" w:space="0" w:color="auto"/>
            <w:left w:val="none" w:sz="0" w:space="0" w:color="auto"/>
            <w:bottom w:val="none" w:sz="0" w:space="0" w:color="auto"/>
            <w:right w:val="none" w:sz="0" w:space="0" w:color="auto"/>
          </w:divBdr>
        </w:div>
        <w:div w:id="2097704300">
          <w:marLeft w:val="640"/>
          <w:marRight w:val="0"/>
          <w:marTop w:val="0"/>
          <w:marBottom w:val="0"/>
          <w:divBdr>
            <w:top w:val="none" w:sz="0" w:space="0" w:color="auto"/>
            <w:left w:val="none" w:sz="0" w:space="0" w:color="auto"/>
            <w:bottom w:val="none" w:sz="0" w:space="0" w:color="auto"/>
            <w:right w:val="none" w:sz="0" w:space="0" w:color="auto"/>
          </w:divBdr>
        </w:div>
        <w:div w:id="1600869958">
          <w:marLeft w:val="640"/>
          <w:marRight w:val="0"/>
          <w:marTop w:val="0"/>
          <w:marBottom w:val="0"/>
          <w:divBdr>
            <w:top w:val="none" w:sz="0" w:space="0" w:color="auto"/>
            <w:left w:val="none" w:sz="0" w:space="0" w:color="auto"/>
            <w:bottom w:val="none" w:sz="0" w:space="0" w:color="auto"/>
            <w:right w:val="none" w:sz="0" w:space="0" w:color="auto"/>
          </w:divBdr>
        </w:div>
        <w:div w:id="1269436564">
          <w:marLeft w:val="640"/>
          <w:marRight w:val="0"/>
          <w:marTop w:val="0"/>
          <w:marBottom w:val="0"/>
          <w:divBdr>
            <w:top w:val="none" w:sz="0" w:space="0" w:color="auto"/>
            <w:left w:val="none" w:sz="0" w:space="0" w:color="auto"/>
            <w:bottom w:val="none" w:sz="0" w:space="0" w:color="auto"/>
            <w:right w:val="none" w:sz="0" w:space="0" w:color="auto"/>
          </w:divBdr>
        </w:div>
        <w:div w:id="277876652">
          <w:marLeft w:val="640"/>
          <w:marRight w:val="0"/>
          <w:marTop w:val="0"/>
          <w:marBottom w:val="0"/>
          <w:divBdr>
            <w:top w:val="none" w:sz="0" w:space="0" w:color="auto"/>
            <w:left w:val="none" w:sz="0" w:space="0" w:color="auto"/>
            <w:bottom w:val="none" w:sz="0" w:space="0" w:color="auto"/>
            <w:right w:val="none" w:sz="0" w:space="0" w:color="auto"/>
          </w:divBdr>
        </w:div>
        <w:div w:id="956302011">
          <w:marLeft w:val="640"/>
          <w:marRight w:val="0"/>
          <w:marTop w:val="0"/>
          <w:marBottom w:val="0"/>
          <w:divBdr>
            <w:top w:val="none" w:sz="0" w:space="0" w:color="auto"/>
            <w:left w:val="none" w:sz="0" w:space="0" w:color="auto"/>
            <w:bottom w:val="none" w:sz="0" w:space="0" w:color="auto"/>
            <w:right w:val="none" w:sz="0" w:space="0" w:color="auto"/>
          </w:divBdr>
        </w:div>
      </w:divsChild>
    </w:div>
    <w:div w:id="1537810089">
      <w:bodyDiv w:val="1"/>
      <w:marLeft w:val="0"/>
      <w:marRight w:val="0"/>
      <w:marTop w:val="0"/>
      <w:marBottom w:val="0"/>
      <w:divBdr>
        <w:top w:val="none" w:sz="0" w:space="0" w:color="auto"/>
        <w:left w:val="none" w:sz="0" w:space="0" w:color="auto"/>
        <w:bottom w:val="none" w:sz="0" w:space="0" w:color="auto"/>
        <w:right w:val="none" w:sz="0" w:space="0" w:color="auto"/>
      </w:divBdr>
      <w:divsChild>
        <w:div w:id="2048020012">
          <w:marLeft w:val="640"/>
          <w:marRight w:val="0"/>
          <w:marTop w:val="0"/>
          <w:marBottom w:val="0"/>
          <w:divBdr>
            <w:top w:val="none" w:sz="0" w:space="0" w:color="auto"/>
            <w:left w:val="none" w:sz="0" w:space="0" w:color="auto"/>
            <w:bottom w:val="none" w:sz="0" w:space="0" w:color="auto"/>
            <w:right w:val="none" w:sz="0" w:space="0" w:color="auto"/>
          </w:divBdr>
        </w:div>
        <w:div w:id="182013161">
          <w:marLeft w:val="640"/>
          <w:marRight w:val="0"/>
          <w:marTop w:val="0"/>
          <w:marBottom w:val="0"/>
          <w:divBdr>
            <w:top w:val="none" w:sz="0" w:space="0" w:color="auto"/>
            <w:left w:val="none" w:sz="0" w:space="0" w:color="auto"/>
            <w:bottom w:val="none" w:sz="0" w:space="0" w:color="auto"/>
            <w:right w:val="none" w:sz="0" w:space="0" w:color="auto"/>
          </w:divBdr>
        </w:div>
        <w:div w:id="568461601">
          <w:marLeft w:val="640"/>
          <w:marRight w:val="0"/>
          <w:marTop w:val="0"/>
          <w:marBottom w:val="0"/>
          <w:divBdr>
            <w:top w:val="none" w:sz="0" w:space="0" w:color="auto"/>
            <w:left w:val="none" w:sz="0" w:space="0" w:color="auto"/>
            <w:bottom w:val="none" w:sz="0" w:space="0" w:color="auto"/>
            <w:right w:val="none" w:sz="0" w:space="0" w:color="auto"/>
          </w:divBdr>
        </w:div>
        <w:div w:id="997536735">
          <w:marLeft w:val="640"/>
          <w:marRight w:val="0"/>
          <w:marTop w:val="0"/>
          <w:marBottom w:val="0"/>
          <w:divBdr>
            <w:top w:val="none" w:sz="0" w:space="0" w:color="auto"/>
            <w:left w:val="none" w:sz="0" w:space="0" w:color="auto"/>
            <w:bottom w:val="none" w:sz="0" w:space="0" w:color="auto"/>
            <w:right w:val="none" w:sz="0" w:space="0" w:color="auto"/>
          </w:divBdr>
        </w:div>
        <w:div w:id="439764610">
          <w:marLeft w:val="640"/>
          <w:marRight w:val="0"/>
          <w:marTop w:val="0"/>
          <w:marBottom w:val="0"/>
          <w:divBdr>
            <w:top w:val="none" w:sz="0" w:space="0" w:color="auto"/>
            <w:left w:val="none" w:sz="0" w:space="0" w:color="auto"/>
            <w:bottom w:val="none" w:sz="0" w:space="0" w:color="auto"/>
            <w:right w:val="none" w:sz="0" w:space="0" w:color="auto"/>
          </w:divBdr>
        </w:div>
        <w:div w:id="322852562">
          <w:marLeft w:val="640"/>
          <w:marRight w:val="0"/>
          <w:marTop w:val="0"/>
          <w:marBottom w:val="0"/>
          <w:divBdr>
            <w:top w:val="none" w:sz="0" w:space="0" w:color="auto"/>
            <w:left w:val="none" w:sz="0" w:space="0" w:color="auto"/>
            <w:bottom w:val="none" w:sz="0" w:space="0" w:color="auto"/>
            <w:right w:val="none" w:sz="0" w:space="0" w:color="auto"/>
          </w:divBdr>
        </w:div>
        <w:div w:id="1759599056">
          <w:marLeft w:val="640"/>
          <w:marRight w:val="0"/>
          <w:marTop w:val="0"/>
          <w:marBottom w:val="0"/>
          <w:divBdr>
            <w:top w:val="none" w:sz="0" w:space="0" w:color="auto"/>
            <w:left w:val="none" w:sz="0" w:space="0" w:color="auto"/>
            <w:bottom w:val="none" w:sz="0" w:space="0" w:color="auto"/>
            <w:right w:val="none" w:sz="0" w:space="0" w:color="auto"/>
          </w:divBdr>
        </w:div>
        <w:div w:id="739714979">
          <w:marLeft w:val="640"/>
          <w:marRight w:val="0"/>
          <w:marTop w:val="0"/>
          <w:marBottom w:val="0"/>
          <w:divBdr>
            <w:top w:val="none" w:sz="0" w:space="0" w:color="auto"/>
            <w:left w:val="none" w:sz="0" w:space="0" w:color="auto"/>
            <w:bottom w:val="none" w:sz="0" w:space="0" w:color="auto"/>
            <w:right w:val="none" w:sz="0" w:space="0" w:color="auto"/>
          </w:divBdr>
        </w:div>
        <w:div w:id="1023895166">
          <w:marLeft w:val="640"/>
          <w:marRight w:val="0"/>
          <w:marTop w:val="0"/>
          <w:marBottom w:val="0"/>
          <w:divBdr>
            <w:top w:val="none" w:sz="0" w:space="0" w:color="auto"/>
            <w:left w:val="none" w:sz="0" w:space="0" w:color="auto"/>
            <w:bottom w:val="none" w:sz="0" w:space="0" w:color="auto"/>
            <w:right w:val="none" w:sz="0" w:space="0" w:color="auto"/>
          </w:divBdr>
        </w:div>
        <w:div w:id="416710346">
          <w:marLeft w:val="640"/>
          <w:marRight w:val="0"/>
          <w:marTop w:val="0"/>
          <w:marBottom w:val="0"/>
          <w:divBdr>
            <w:top w:val="none" w:sz="0" w:space="0" w:color="auto"/>
            <w:left w:val="none" w:sz="0" w:space="0" w:color="auto"/>
            <w:bottom w:val="none" w:sz="0" w:space="0" w:color="auto"/>
            <w:right w:val="none" w:sz="0" w:space="0" w:color="auto"/>
          </w:divBdr>
        </w:div>
        <w:div w:id="675763820">
          <w:marLeft w:val="640"/>
          <w:marRight w:val="0"/>
          <w:marTop w:val="0"/>
          <w:marBottom w:val="0"/>
          <w:divBdr>
            <w:top w:val="none" w:sz="0" w:space="0" w:color="auto"/>
            <w:left w:val="none" w:sz="0" w:space="0" w:color="auto"/>
            <w:bottom w:val="none" w:sz="0" w:space="0" w:color="auto"/>
            <w:right w:val="none" w:sz="0" w:space="0" w:color="auto"/>
          </w:divBdr>
        </w:div>
        <w:div w:id="2120684815">
          <w:marLeft w:val="640"/>
          <w:marRight w:val="0"/>
          <w:marTop w:val="0"/>
          <w:marBottom w:val="0"/>
          <w:divBdr>
            <w:top w:val="none" w:sz="0" w:space="0" w:color="auto"/>
            <w:left w:val="none" w:sz="0" w:space="0" w:color="auto"/>
            <w:bottom w:val="none" w:sz="0" w:space="0" w:color="auto"/>
            <w:right w:val="none" w:sz="0" w:space="0" w:color="auto"/>
          </w:divBdr>
        </w:div>
        <w:div w:id="2020504094">
          <w:marLeft w:val="640"/>
          <w:marRight w:val="0"/>
          <w:marTop w:val="0"/>
          <w:marBottom w:val="0"/>
          <w:divBdr>
            <w:top w:val="none" w:sz="0" w:space="0" w:color="auto"/>
            <w:left w:val="none" w:sz="0" w:space="0" w:color="auto"/>
            <w:bottom w:val="none" w:sz="0" w:space="0" w:color="auto"/>
            <w:right w:val="none" w:sz="0" w:space="0" w:color="auto"/>
          </w:divBdr>
        </w:div>
        <w:div w:id="372582584">
          <w:marLeft w:val="640"/>
          <w:marRight w:val="0"/>
          <w:marTop w:val="0"/>
          <w:marBottom w:val="0"/>
          <w:divBdr>
            <w:top w:val="none" w:sz="0" w:space="0" w:color="auto"/>
            <w:left w:val="none" w:sz="0" w:space="0" w:color="auto"/>
            <w:bottom w:val="none" w:sz="0" w:space="0" w:color="auto"/>
            <w:right w:val="none" w:sz="0" w:space="0" w:color="auto"/>
          </w:divBdr>
        </w:div>
        <w:div w:id="867329587">
          <w:marLeft w:val="640"/>
          <w:marRight w:val="0"/>
          <w:marTop w:val="0"/>
          <w:marBottom w:val="0"/>
          <w:divBdr>
            <w:top w:val="none" w:sz="0" w:space="0" w:color="auto"/>
            <w:left w:val="none" w:sz="0" w:space="0" w:color="auto"/>
            <w:bottom w:val="none" w:sz="0" w:space="0" w:color="auto"/>
            <w:right w:val="none" w:sz="0" w:space="0" w:color="auto"/>
          </w:divBdr>
        </w:div>
        <w:div w:id="1569612709">
          <w:marLeft w:val="640"/>
          <w:marRight w:val="0"/>
          <w:marTop w:val="0"/>
          <w:marBottom w:val="0"/>
          <w:divBdr>
            <w:top w:val="none" w:sz="0" w:space="0" w:color="auto"/>
            <w:left w:val="none" w:sz="0" w:space="0" w:color="auto"/>
            <w:bottom w:val="none" w:sz="0" w:space="0" w:color="auto"/>
            <w:right w:val="none" w:sz="0" w:space="0" w:color="auto"/>
          </w:divBdr>
        </w:div>
        <w:div w:id="1691371442">
          <w:marLeft w:val="640"/>
          <w:marRight w:val="0"/>
          <w:marTop w:val="0"/>
          <w:marBottom w:val="0"/>
          <w:divBdr>
            <w:top w:val="none" w:sz="0" w:space="0" w:color="auto"/>
            <w:left w:val="none" w:sz="0" w:space="0" w:color="auto"/>
            <w:bottom w:val="none" w:sz="0" w:space="0" w:color="auto"/>
            <w:right w:val="none" w:sz="0" w:space="0" w:color="auto"/>
          </w:divBdr>
        </w:div>
        <w:div w:id="465464438">
          <w:marLeft w:val="640"/>
          <w:marRight w:val="0"/>
          <w:marTop w:val="0"/>
          <w:marBottom w:val="0"/>
          <w:divBdr>
            <w:top w:val="none" w:sz="0" w:space="0" w:color="auto"/>
            <w:left w:val="none" w:sz="0" w:space="0" w:color="auto"/>
            <w:bottom w:val="none" w:sz="0" w:space="0" w:color="auto"/>
            <w:right w:val="none" w:sz="0" w:space="0" w:color="auto"/>
          </w:divBdr>
        </w:div>
        <w:div w:id="607859670">
          <w:marLeft w:val="640"/>
          <w:marRight w:val="0"/>
          <w:marTop w:val="0"/>
          <w:marBottom w:val="0"/>
          <w:divBdr>
            <w:top w:val="none" w:sz="0" w:space="0" w:color="auto"/>
            <w:left w:val="none" w:sz="0" w:space="0" w:color="auto"/>
            <w:bottom w:val="none" w:sz="0" w:space="0" w:color="auto"/>
            <w:right w:val="none" w:sz="0" w:space="0" w:color="auto"/>
          </w:divBdr>
        </w:div>
        <w:div w:id="852454121">
          <w:marLeft w:val="640"/>
          <w:marRight w:val="0"/>
          <w:marTop w:val="0"/>
          <w:marBottom w:val="0"/>
          <w:divBdr>
            <w:top w:val="none" w:sz="0" w:space="0" w:color="auto"/>
            <w:left w:val="none" w:sz="0" w:space="0" w:color="auto"/>
            <w:bottom w:val="none" w:sz="0" w:space="0" w:color="auto"/>
            <w:right w:val="none" w:sz="0" w:space="0" w:color="auto"/>
          </w:divBdr>
        </w:div>
        <w:div w:id="591938928">
          <w:marLeft w:val="640"/>
          <w:marRight w:val="0"/>
          <w:marTop w:val="0"/>
          <w:marBottom w:val="0"/>
          <w:divBdr>
            <w:top w:val="none" w:sz="0" w:space="0" w:color="auto"/>
            <w:left w:val="none" w:sz="0" w:space="0" w:color="auto"/>
            <w:bottom w:val="none" w:sz="0" w:space="0" w:color="auto"/>
            <w:right w:val="none" w:sz="0" w:space="0" w:color="auto"/>
          </w:divBdr>
        </w:div>
        <w:div w:id="2057577910">
          <w:marLeft w:val="640"/>
          <w:marRight w:val="0"/>
          <w:marTop w:val="0"/>
          <w:marBottom w:val="0"/>
          <w:divBdr>
            <w:top w:val="none" w:sz="0" w:space="0" w:color="auto"/>
            <w:left w:val="none" w:sz="0" w:space="0" w:color="auto"/>
            <w:bottom w:val="none" w:sz="0" w:space="0" w:color="auto"/>
            <w:right w:val="none" w:sz="0" w:space="0" w:color="auto"/>
          </w:divBdr>
        </w:div>
        <w:div w:id="1436823449">
          <w:marLeft w:val="640"/>
          <w:marRight w:val="0"/>
          <w:marTop w:val="0"/>
          <w:marBottom w:val="0"/>
          <w:divBdr>
            <w:top w:val="none" w:sz="0" w:space="0" w:color="auto"/>
            <w:left w:val="none" w:sz="0" w:space="0" w:color="auto"/>
            <w:bottom w:val="none" w:sz="0" w:space="0" w:color="auto"/>
            <w:right w:val="none" w:sz="0" w:space="0" w:color="auto"/>
          </w:divBdr>
        </w:div>
        <w:div w:id="151333528">
          <w:marLeft w:val="640"/>
          <w:marRight w:val="0"/>
          <w:marTop w:val="0"/>
          <w:marBottom w:val="0"/>
          <w:divBdr>
            <w:top w:val="none" w:sz="0" w:space="0" w:color="auto"/>
            <w:left w:val="none" w:sz="0" w:space="0" w:color="auto"/>
            <w:bottom w:val="none" w:sz="0" w:space="0" w:color="auto"/>
            <w:right w:val="none" w:sz="0" w:space="0" w:color="auto"/>
          </w:divBdr>
        </w:div>
        <w:div w:id="607128813">
          <w:marLeft w:val="640"/>
          <w:marRight w:val="0"/>
          <w:marTop w:val="0"/>
          <w:marBottom w:val="0"/>
          <w:divBdr>
            <w:top w:val="none" w:sz="0" w:space="0" w:color="auto"/>
            <w:left w:val="none" w:sz="0" w:space="0" w:color="auto"/>
            <w:bottom w:val="none" w:sz="0" w:space="0" w:color="auto"/>
            <w:right w:val="none" w:sz="0" w:space="0" w:color="auto"/>
          </w:divBdr>
        </w:div>
        <w:div w:id="1492985660">
          <w:marLeft w:val="640"/>
          <w:marRight w:val="0"/>
          <w:marTop w:val="0"/>
          <w:marBottom w:val="0"/>
          <w:divBdr>
            <w:top w:val="none" w:sz="0" w:space="0" w:color="auto"/>
            <w:left w:val="none" w:sz="0" w:space="0" w:color="auto"/>
            <w:bottom w:val="none" w:sz="0" w:space="0" w:color="auto"/>
            <w:right w:val="none" w:sz="0" w:space="0" w:color="auto"/>
          </w:divBdr>
        </w:div>
        <w:div w:id="842210265">
          <w:marLeft w:val="640"/>
          <w:marRight w:val="0"/>
          <w:marTop w:val="0"/>
          <w:marBottom w:val="0"/>
          <w:divBdr>
            <w:top w:val="none" w:sz="0" w:space="0" w:color="auto"/>
            <w:left w:val="none" w:sz="0" w:space="0" w:color="auto"/>
            <w:bottom w:val="none" w:sz="0" w:space="0" w:color="auto"/>
            <w:right w:val="none" w:sz="0" w:space="0" w:color="auto"/>
          </w:divBdr>
        </w:div>
        <w:div w:id="1955483514">
          <w:marLeft w:val="640"/>
          <w:marRight w:val="0"/>
          <w:marTop w:val="0"/>
          <w:marBottom w:val="0"/>
          <w:divBdr>
            <w:top w:val="none" w:sz="0" w:space="0" w:color="auto"/>
            <w:left w:val="none" w:sz="0" w:space="0" w:color="auto"/>
            <w:bottom w:val="none" w:sz="0" w:space="0" w:color="auto"/>
            <w:right w:val="none" w:sz="0" w:space="0" w:color="auto"/>
          </w:divBdr>
        </w:div>
        <w:div w:id="176161797">
          <w:marLeft w:val="640"/>
          <w:marRight w:val="0"/>
          <w:marTop w:val="0"/>
          <w:marBottom w:val="0"/>
          <w:divBdr>
            <w:top w:val="none" w:sz="0" w:space="0" w:color="auto"/>
            <w:left w:val="none" w:sz="0" w:space="0" w:color="auto"/>
            <w:bottom w:val="none" w:sz="0" w:space="0" w:color="auto"/>
            <w:right w:val="none" w:sz="0" w:space="0" w:color="auto"/>
          </w:divBdr>
        </w:div>
        <w:div w:id="1202013080">
          <w:marLeft w:val="640"/>
          <w:marRight w:val="0"/>
          <w:marTop w:val="0"/>
          <w:marBottom w:val="0"/>
          <w:divBdr>
            <w:top w:val="none" w:sz="0" w:space="0" w:color="auto"/>
            <w:left w:val="none" w:sz="0" w:space="0" w:color="auto"/>
            <w:bottom w:val="none" w:sz="0" w:space="0" w:color="auto"/>
            <w:right w:val="none" w:sz="0" w:space="0" w:color="auto"/>
          </w:divBdr>
        </w:div>
        <w:div w:id="1042171946">
          <w:marLeft w:val="640"/>
          <w:marRight w:val="0"/>
          <w:marTop w:val="0"/>
          <w:marBottom w:val="0"/>
          <w:divBdr>
            <w:top w:val="none" w:sz="0" w:space="0" w:color="auto"/>
            <w:left w:val="none" w:sz="0" w:space="0" w:color="auto"/>
            <w:bottom w:val="none" w:sz="0" w:space="0" w:color="auto"/>
            <w:right w:val="none" w:sz="0" w:space="0" w:color="auto"/>
          </w:divBdr>
        </w:div>
        <w:div w:id="461003171">
          <w:marLeft w:val="640"/>
          <w:marRight w:val="0"/>
          <w:marTop w:val="0"/>
          <w:marBottom w:val="0"/>
          <w:divBdr>
            <w:top w:val="none" w:sz="0" w:space="0" w:color="auto"/>
            <w:left w:val="none" w:sz="0" w:space="0" w:color="auto"/>
            <w:bottom w:val="none" w:sz="0" w:space="0" w:color="auto"/>
            <w:right w:val="none" w:sz="0" w:space="0" w:color="auto"/>
          </w:divBdr>
        </w:div>
        <w:div w:id="1414161269">
          <w:marLeft w:val="640"/>
          <w:marRight w:val="0"/>
          <w:marTop w:val="0"/>
          <w:marBottom w:val="0"/>
          <w:divBdr>
            <w:top w:val="none" w:sz="0" w:space="0" w:color="auto"/>
            <w:left w:val="none" w:sz="0" w:space="0" w:color="auto"/>
            <w:bottom w:val="none" w:sz="0" w:space="0" w:color="auto"/>
            <w:right w:val="none" w:sz="0" w:space="0" w:color="auto"/>
          </w:divBdr>
        </w:div>
        <w:div w:id="382410247">
          <w:marLeft w:val="640"/>
          <w:marRight w:val="0"/>
          <w:marTop w:val="0"/>
          <w:marBottom w:val="0"/>
          <w:divBdr>
            <w:top w:val="none" w:sz="0" w:space="0" w:color="auto"/>
            <w:left w:val="none" w:sz="0" w:space="0" w:color="auto"/>
            <w:bottom w:val="none" w:sz="0" w:space="0" w:color="auto"/>
            <w:right w:val="none" w:sz="0" w:space="0" w:color="auto"/>
          </w:divBdr>
        </w:div>
        <w:div w:id="1964388458">
          <w:marLeft w:val="640"/>
          <w:marRight w:val="0"/>
          <w:marTop w:val="0"/>
          <w:marBottom w:val="0"/>
          <w:divBdr>
            <w:top w:val="none" w:sz="0" w:space="0" w:color="auto"/>
            <w:left w:val="none" w:sz="0" w:space="0" w:color="auto"/>
            <w:bottom w:val="none" w:sz="0" w:space="0" w:color="auto"/>
            <w:right w:val="none" w:sz="0" w:space="0" w:color="auto"/>
          </w:divBdr>
        </w:div>
        <w:div w:id="1678077503">
          <w:marLeft w:val="640"/>
          <w:marRight w:val="0"/>
          <w:marTop w:val="0"/>
          <w:marBottom w:val="0"/>
          <w:divBdr>
            <w:top w:val="none" w:sz="0" w:space="0" w:color="auto"/>
            <w:left w:val="none" w:sz="0" w:space="0" w:color="auto"/>
            <w:bottom w:val="none" w:sz="0" w:space="0" w:color="auto"/>
            <w:right w:val="none" w:sz="0" w:space="0" w:color="auto"/>
          </w:divBdr>
        </w:div>
        <w:div w:id="445586391">
          <w:marLeft w:val="640"/>
          <w:marRight w:val="0"/>
          <w:marTop w:val="0"/>
          <w:marBottom w:val="0"/>
          <w:divBdr>
            <w:top w:val="none" w:sz="0" w:space="0" w:color="auto"/>
            <w:left w:val="none" w:sz="0" w:space="0" w:color="auto"/>
            <w:bottom w:val="none" w:sz="0" w:space="0" w:color="auto"/>
            <w:right w:val="none" w:sz="0" w:space="0" w:color="auto"/>
          </w:divBdr>
        </w:div>
        <w:div w:id="532615608">
          <w:marLeft w:val="640"/>
          <w:marRight w:val="0"/>
          <w:marTop w:val="0"/>
          <w:marBottom w:val="0"/>
          <w:divBdr>
            <w:top w:val="none" w:sz="0" w:space="0" w:color="auto"/>
            <w:left w:val="none" w:sz="0" w:space="0" w:color="auto"/>
            <w:bottom w:val="none" w:sz="0" w:space="0" w:color="auto"/>
            <w:right w:val="none" w:sz="0" w:space="0" w:color="auto"/>
          </w:divBdr>
        </w:div>
        <w:div w:id="1212498858">
          <w:marLeft w:val="640"/>
          <w:marRight w:val="0"/>
          <w:marTop w:val="0"/>
          <w:marBottom w:val="0"/>
          <w:divBdr>
            <w:top w:val="none" w:sz="0" w:space="0" w:color="auto"/>
            <w:left w:val="none" w:sz="0" w:space="0" w:color="auto"/>
            <w:bottom w:val="none" w:sz="0" w:space="0" w:color="auto"/>
            <w:right w:val="none" w:sz="0" w:space="0" w:color="auto"/>
          </w:divBdr>
        </w:div>
        <w:div w:id="1753575679">
          <w:marLeft w:val="640"/>
          <w:marRight w:val="0"/>
          <w:marTop w:val="0"/>
          <w:marBottom w:val="0"/>
          <w:divBdr>
            <w:top w:val="none" w:sz="0" w:space="0" w:color="auto"/>
            <w:left w:val="none" w:sz="0" w:space="0" w:color="auto"/>
            <w:bottom w:val="none" w:sz="0" w:space="0" w:color="auto"/>
            <w:right w:val="none" w:sz="0" w:space="0" w:color="auto"/>
          </w:divBdr>
        </w:div>
        <w:div w:id="577138259">
          <w:marLeft w:val="640"/>
          <w:marRight w:val="0"/>
          <w:marTop w:val="0"/>
          <w:marBottom w:val="0"/>
          <w:divBdr>
            <w:top w:val="none" w:sz="0" w:space="0" w:color="auto"/>
            <w:left w:val="none" w:sz="0" w:space="0" w:color="auto"/>
            <w:bottom w:val="none" w:sz="0" w:space="0" w:color="auto"/>
            <w:right w:val="none" w:sz="0" w:space="0" w:color="auto"/>
          </w:divBdr>
        </w:div>
        <w:div w:id="74403672">
          <w:marLeft w:val="640"/>
          <w:marRight w:val="0"/>
          <w:marTop w:val="0"/>
          <w:marBottom w:val="0"/>
          <w:divBdr>
            <w:top w:val="none" w:sz="0" w:space="0" w:color="auto"/>
            <w:left w:val="none" w:sz="0" w:space="0" w:color="auto"/>
            <w:bottom w:val="none" w:sz="0" w:space="0" w:color="auto"/>
            <w:right w:val="none" w:sz="0" w:space="0" w:color="auto"/>
          </w:divBdr>
        </w:div>
        <w:div w:id="283387466">
          <w:marLeft w:val="640"/>
          <w:marRight w:val="0"/>
          <w:marTop w:val="0"/>
          <w:marBottom w:val="0"/>
          <w:divBdr>
            <w:top w:val="none" w:sz="0" w:space="0" w:color="auto"/>
            <w:left w:val="none" w:sz="0" w:space="0" w:color="auto"/>
            <w:bottom w:val="none" w:sz="0" w:space="0" w:color="auto"/>
            <w:right w:val="none" w:sz="0" w:space="0" w:color="auto"/>
          </w:divBdr>
        </w:div>
        <w:div w:id="1963686280">
          <w:marLeft w:val="640"/>
          <w:marRight w:val="0"/>
          <w:marTop w:val="0"/>
          <w:marBottom w:val="0"/>
          <w:divBdr>
            <w:top w:val="none" w:sz="0" w:space="0" w:color="auto"/>
            <w:left w:val="none" w:sz="0" w:space="0" w:color="auto"/>
            <w:bottom w:val="none" w:sz="0" w:space="0" w:color="auto"/>
            <w:right w:val="none" w:sz="0" w:space="0" w:color="auto"/>
          </w:divBdr>
        </w:div>
        <w:div w:id="1946230134">
          <w:marLeft w:val="640"/>
          <w:marRight w:val="0"/>
          <w:marTop w:val="0"/>
          <w:marBottom w:val="0"/>
          <w:divBdr>
            <w:top w:val="none" w:sz="0" w:space="0" w:color="auto"/>
            <w:left w:val="none" w:sz="0" w:space="0" w:color="auto"/>
            <w:bottom w:val="none" w:sz="0" w:space="0" w:color="auto"/>
            <w:right w:val="none" w:sz="0" w:space="0" w:color="auto"/>
          </w:divBdr>
        </w:div>
        <w:div w:id="903687608">
          <w:marLeft w:val="640"/>
          <w:marRight w:val="0"/>
          <w:marTop w:val="0"/>
          <w:marBottom w:val="0"/>
          <w:divBdr>
            <w:top w:val="none" w:sz="0" w:space="0" w:color="auto"/>
            <w:left w:val="none" w:sz="0" w:space="0" w:color="auto"/>
            <w:bottom w:val="none" w:sz="0" w:space="0" w:color="auto"/>
            <w:right w:val="none" w:sz="0" w:space="0" w:color="auto"/>
          </w:divBdr>
        </w:div>
        <w:div w:id="2104954813">
          <w:marLeft w:val="640"/>
          <w:marRight w:val="0"/>
          <w:marTop w:val="0"/>
          <w:marBottom w:val="0"/>
          <w:divBdr>
            <w:top w:val="none" w:sz="0" w:space="0" w:color="auto"/>
            <w:left w:val="none" w:sz="0" w:space="0" w:color="auto"/>
            <w:bottom w:val="none" w:sz="0" w:space="0" w:color="auto"/>
            <w:right w:val="none" w:sz="0" w:space="0" w:color="auto"/>
          </w:divBdr>
        </w:div>
        <w:div w:id="1600259367">
          <w:marLeft w:val="640"/>
          <w:marRight w:val="0"/>
          <w:marTop w:val="0"/>
          <w:marBottom w:val="0"/>
          <w:divBdr>
            <w:top w:val="none" w:sz="0" w:space="0" w:color="auto"/>
            <w:left w:val="none" w:sz="0" w:space="0" w:color="auto"/>
            <w:bottom w:val="none" w:sz="0" w:space="0" w:color="auto"/>
            <w:right w:val="none" w:sz="0" w:space="0" w:color="auto"/>
          </w:divBdr>
        </w:div>
        <w:div w:id="1115060397">
          <w:marLeft w:val="640"/>
          <w:marRight w:val="0"/>
          <w:marTop w:val="0"/>
          <w:marBottom w:val="0"/>
          <w:divBdr>
            <w:top w:val="none" w:sz="0" w:space="0" w:color="auto"/>
            <w:left w:val="none" w:sz="0" w:space="0" w:color="auto"/>
            <w:bottom w:val="none" w:sz="0" w:space="0" w:color="auto"/>
            <w:right w:val="none" w:sz="0" w:space="0" w:color="auto"/>
          </w:divBdr>
        </w:div>
        <w:div w:id="977370675">
          <w:marLeft w:val="640"/>
          <w:marRight w:val="0"/>
          <w:marTop w:val="0"/>
          <w:marBottom w:val="0"/>
          <w:divBdr>
            <w:top w:val="none" w:sz="0" w:space="0" w:color="auto"/>
            <w:left w:val="none" w:sz="0" w:space="0" w:color="auto"/>
            <w:bottom w:val="none" w:sz="0" w:space="0" w:color="auto"/>
            <w:right w:val="none" w:sz="0" w:space="0" w:color="auto"/>
          </w:divBdr>
        </w:div>
        <w:div w:id="700908418">
          <w:marLeft w:val="640"/>
          <w:marRight w:val="0"/>
          <w:marTop w:val="0"/>
          <w:marBottom w:val="0"/>
          <w:divBdr>
            <w:top w:val="none" w:sz="0" w:space="0" w:color="auto"/>
            <w:left w:val="none" w:sz="0" w:space="0" w:color="auto"/>
            <w:bottom w:val="none" w:sz="0" w:space="0" w:color="auto"/>
            <w:right w:val="none" w:sz="0" w:space="0" w:color="auto"/>
          </w:divBdr>
        </w:div>
        <w:div w:id="262736493">
          <w:marLeft w:val="640"/>
          <w:marRight w:val="0"/>
          <w:marTop w:val="0"/>
          <w:marBottom w:val="0"/>
          <w:divBdr>
            <w:top w:val="none" w:sz="0" w:space="0" w:color="auto"/>
            <w:left w:val="none" w:sz="0" w:space="0" w:color="auto"/>
            <w:bottom w:val="none" w:sz="0" w:space="0" w:color="auto"/>
            <w:right w:val="none" w:sz="0" w:space="0" w:color="auto"/>
          </w:divBdr>
        </w:div>
        <w:div w:id="2068142738">
          <w:marLeft w:val="640"/>
          <w:marRight w:val="0"/>
          <w:marTop w:val="0"/>
          <w:marBottom w:val="0"/>
          <w:divBdr>
            <w:top w:val="none" w:sz="0" w:space="0" w:color="auto"/>
            <w:left w:val="none" w:sz="0" w:space="0" w:color="auto"/>
            <w:bottom w:val="none" w:sz="0" w:space="0" w:color="auto"/>
            <w:right w:val="none" w:sz="0" w:space="0" w:color="auto"/>
          </w:divBdr>
        </w:div>
        <w:div w:id="763572350">
          <w:marLeft w:val="640"/>
          <w:marRight w:val="0"/>
          <w:marTop w:val="0"/>
          <w:marBottom w:val="0"/>
          <w:divBdr>
            <w:top w:val="none" w:sz="0" w:space="0" w:color="auto"/>
            <w:left w:val="none" w:sz="0" w:space="0" w:color="auto"/>
            <w:bottom w:val="none" w:sz="0" w:space="0" w:color="auto"/>
            <w:right w:val="none" w:sz="0" w:space="0" w:color="auto"/>
          </w:divBdr>
        </w:div>
        <w:div w:id="2052267023">
          <w:marLeft w:val="640"/>
          <w:marRight w:val="0"/>
          <w:marTop w:val="0"/>
          <w:marBottom w:val="0"/>
          <w:divBdr>
            <w:top w:val="none" w:sz="0" w:space="0" w:color="auto"/>
            <w:left w:val="none" w:sz="0" w:space="0" w:color="auto"/>
            <w:bottom w:val="none" w:sz="0" w:space="0" w:color="auto"/>
            <w:right w:val="none" w:sz="0" w:space="0" w:color="auto"/>
          </w:divBdr>
        </w:div>
        <w:div w:id="105929090">
          <w:marLeft w:val="640"/>
          <w:marRight w:val="0"/>
          <w:marTop w:val="0"/>
          <w:marBottom w:val="0"/>
          <w:divBdr>
            <w:top w:val="none" w:sz="0" w:space="0" w:color="auto"/>
            <w:left w:val="none" w:sz="0" w:space="0" w:color="auto"/>
            <w:bottom w:val="none" w:sz="0" w:space="0" w:color="auto"/>
            <w:right w:val="none" w:sz="0" w:space="0" w:color="auto"/>
          </w:divBdr>
        </w:div>
        <w:div w:id="30768283">
          <w:marLeft w:val="640"/>
          <w:marRight w:val="0"/>
          <w:marTop w:val="0"/>
          <w:marBottom w:val="0"/>
          <w:divBdr>
            <w:top w:val="none" w:sz="0" w:space="0" w:color="auto"/>
            <w:left w:val="none" w:sz="0" w:space="0" w:color="auto"/>
            <w:bottom w:val="none" w:sz="0" w:space="0" w:color="auto"/>
            <w:right w:val="none" w:sz="0" w:space="0" w:color="auto"/>
          </w:divBdr>
        </w:div>
        <w:div w:id="1847788657">
          <w:marLeft w:val="640"/>
          <w:marRight w:val="0"/>
          <w:marTop w:val="0"/>
          <w:marBottom w:val="0"/>
          <w:divBdr>
            <w:top w:val="none" w:sz="0" w:space="0" w:color="auto"/>
            <w:left w:val="none" w:sz="0" w:space="0" w:color="auto"/>
            <w:bottom w:val="none" w:sz="0" w:space="0" w:color="auto"/>
            <w:right w:val="none" w:sz="0" w:space="0" w:color="auto"/>
          </w:divBdr>
        </w:div>
      </w:divsChild>
    </w:div>
    <w:div w:id="1612932385">
      <w:bodyDiv w:val="1"/>
      <w:marLeft w:val="0"/>
      <w:marRight w:val="0"/>
      <w:marTop w:val="0"/>
      <w:marBottom w:val="0"/>
      <w:divBdr>
        <w:top w:val="none" w:sz="0" w:space="0" w:color="auto"/>
        <w:left w:val="none" w:sz="0" w:space="0" w:color="auto"/>
        <w:bottom w:val="none" w:sz="0" w:space="0" w:color="auto"/>
        <w:right w:val="none" w:sz="0" w:space="0" w:color="auto"/>
      </w:divBdr>
      <w:divsChild>
        <w:div w:id="1471091616">
          <w:marLeft w:val="640"/>
          <w:marRight w:val="0"/>
          <w:marTop w:val="0"/>
          <w:marBottom w:val="0"/>
          <w:divBdr>
            <w:top w:val="none" w:sz="0" w:space="0" w:color="auto"/>
            <w:left w:val="none" w:sz="0" w:space="0" w:color="auto"/>
            <w:bottom w:val="none" w:sz="0" w:space="0" w:color="auto"/>
            <w:right w:val="none" w:sz="0" w:space="0" w:color="auto"/>
          </w:divBdr>
        </w:div>
        <w:div w:id="1549148134">
          <w:marLeft w:val="640"/>
          <w:marRight w:val="0"/>
          <w:marTop w:val="0"/>
          <w:marBottom w:val="0"/>
          <w:divBdr>
            <w:top w:val="none" w:sz="0" w:space="0" w:color="auto"/>
            <w:left w:val="none" w:sz="0" w:space="0" w:color="auto"/>
            <w:bottom w:val="none" w:sz="0" w:space="0" w:color="auto"/>
            <w:right w:val="none" w:sz="0" w:space="0" w:color="auto"/>
          </w:divBdr>
        </w:div>
        <w:div w:id="1461193639">
          <w:marLeft w:val="640"/>
          <w:marRight w:val="0"/>
          <w:marTop w:val="0"/>
          <w:marBottom w:val="0"/>
          <w:divBdr>
            <w:top w:val="none" w:sz="0" w:space="0" w:color="auto"/>
            <w:left w:val="none" w:sz="0" w:space="0" w:color="auto"/>
            <w:bottom w:val="none" w:sz="0" w:space="0" w:color="auto"/>
            <w:right w:val="none" w:sz="0" w:space="0" w:color="auto"/>
          </w:divBdr>
        </w:div>
        <w:div w:id="78866246">
          <w:marLeft w:val="640"/>
          <w:marRight w:val="0"/>
          <w:marTop w:val="0"/>
          <w:marBottom w:val="0"/>
          <w:divBdr>
            <w:top w:val="none" w:sz="0" w:space="0" w:color="auto"/>
            <w:left w:val="none" w:sz="0" w:space="0" w:color="auto"/>
            <w:bottom w:val="none" w:sz="0" w:space="0" w:color="auto"/>
            <w:right w:val="none" w:sz="0" w:space="0" w:color="auto"/>
          </w:divBdr>
        </w:div>
        <w:div w:id="504639236">
          <w:marLeft w:val="640"/>
          <w:marRight w:val="0"/>
          <w:marTop w:val="0"/>
          <w:marBottom w:val="0"/>
          <w:divBdr>
            <w:top w:val="none" w:sz="0" w:space="0" w:color="auto"/>
            <w:left w:val="none" w:sz="0" w:space="0" w:color="auto"/>
            <w:bottom w:val="none" w:sz="0" w:space="0" w:color="auto"/>
            <w:right w:val="none" w:sz="0" w:space="0" w:color="auto"/>
          </w:divBdr>
        </w:div>
        <w:div w:id="1012802102">
          <w:marLeft w:val="640"/>
          <w:marRight w:val="0"/>
          <w:marTop w:val="0"/>
          <w:marBottom w:val="0"/>
          <w:divBdr>
            <w:top w:val="none" w:sz="0" w:space="0" w:color="auto"/>
            <w:left w:val="none" w:sz="0" w:space="0" w:color="auto"/>
            <w:bottom w:val="none" w:sz="0" w:space="0" w:color="auto"/>
            <w:right w:val="none" w:sz="0" w:space="0" w:color="auto"/>
          </w:divBdr>
        </w:div>
        <w:div w:id="219173722">
          <w:marLeft w:val="640"/>
          <w:marRight w:val="0"/>
          <w:marTop w:val="0"/>
          <w:marBottom w:val="0"/>
          <w:divBdr>
            <w:top w:val="none" w:sz="0" w:space="0" w:color="auto"/>
            <w:left w:val="none" w:sz="0" w:space="0" w:color="auto"/>
            <w:bottom w:val="none" w:sz="0" w:space="0" w:color="auto"/>
            <w:right w:val="none" w:sz="0" w:space="0" w:color="auto"/>
          </w:divBdr>
        </w:div>
        <w:div w:id="1143156573">
          <w:marLeft w:val="640"/>
          <w:marRight w:val="0"/>
          <w:marTop w:val="0"/>
          <w:marBottom w:val="0"/>
          <w:divBdr>
            <w:top w:val="none" w:sz="0" w:space="0" w:color="auto"/>
            <w:left w:val="none" w:sz="0" w:space="0" w:color="auto"/>
            <w:bottom w:val="none" w:sz="0" w:space="0" w:color="auto"/>
            <w:right w:val="none" w:sz="0" w:space="0" w:color="auto"/>
          </w:divBdr>
        </w:div>
        <w:div w:id="486211749">
          <w:marLeft w:val="640"/>
          <w:marRight w:val="0"/>
          <w:marTop w:val="0"/>
          <w:marBottom w:val="0"/>
          <w:divBdr>
            <w:top w:val="none" w:sz="0" w:space="0" w:color="auto"/>
            <w:left w:val="none" w:sz="0" w:space="0" w:color="auto"/>
            <w:bottom w:val="none" w:sz="0" w:space="0" w:color="auto"/>
            <w:right w:val="none" w:sz="0" w:space="0" w:color="auto"/>
          </w:divBdr>
        </w:div>
        <w:div w:id="1314986936">
          <w:marLeft w:val="640"/>
          <w:marRight w:val="0"/>
          <w:marTop w:val="0"/>
          <w:marBottom w:val="0"/>
          <w:divBdr>
            <w:top w:val="none" w:sz="0" w:space="0" w:color="auto"/>
            <w:left w:val="none" w:sz="0" w:space="0" w:color="auto"/>
            <w:bottom w:val="none" w:sz="0" w:space="0" w:color="auto"/>
            <w:right w:val="none" w:sz="0" w:space="0" w:color="auto"/>
          </w:divBdr>
        </w:div>
        <w:div w:id="1753548379">
          <w:marLeft w:val="640"/>
          <w:marRight w:val="0"/>
          <w:marTop w:val="0"/>
          <w:marBottom w:val="0"/>
          <w:divBdr>
            <w:top w:val="none" w:sz="0" w:space="0" w:color="auto"/>
            <w:left w:val="none" w:sz="0" w:space="0" w:color="auto"/>
            <w:bottom w:val="none" w:sz="0" w:space="0" w:color="auto"/>
            <w:right w:val="none" w:sz="0" w:space="0" w:color="auto"/>
          </w:divBdr>
        </w:div>
        <w:div w:id="1746418615">
          <w:marLeft w:val="640"/>
          <w:marRight w:val="0"/>
          <w:marTop w:val="0"/>
          <w:marBottom w:val="0"/>
          <w:divBdr>
            <w:top w:val="none" w:sz="0" w:space="0" w:color="auto"/>
            <w:left w:val="none" w:sz="0" w:space="0" w:color="auto"/>
            <w:bottom w:val="none" w:sz="0" w:space="0" w:color="auto"/>
            <w:right w:val="none" w:sz="0" w:space="0" w:color="auto"/>
          </w:divBdr>
        </w:div>
        <w:div w:id="1785269645">
          <w:marLeft w:val="640"/>
          <w:marRight w:val="0"/>
          <w:marTop w:val="0"/>
          <w:marBottom w:val="0"/>
          <w:divBdr>
            <w:top w:val="none" w:sz="0" w:space="0" w:color="auto"/>
            <w:left w:val="none" w:sz="0" w:space="0" w:color="auto"/>
            <w:bottom w:val="none" w:sz="0" w:space="0" w:color="auto"/>
            <w:right w:val="none" w:sz="0" w:space="0" w:color="auto"/>
          </w:divBdr>
        </w:div>
        <w:div w:id="1578637490">
          <w:marLeft w:val="640"/>
          <w:marRight w:val="0"/>
          <w:marTop w:val="0"/>
          <w:marBottom w:val="0"/>
          <w:divBdr>
            <w:top w:val="none" w:sz="0" w:space="0" w:color="auto"/>
            <w:left w:val="none" w:sz="0" w:space="0" w:color="auto"/>
            <w:bottom w:val="none" w:sz="0" w:space="0" w:color="auto"/>
            <w:right w:val="none" w:sz="0" w:space="0" w:color="auto"/>
          </w:divBdr>
        </w:div>
        <w:div w:id="2118795162">
          <w:marLeft w:val="640"/>
          <w:marRight w:val="0"/>
          <w:marTop w:val="0"/>
          <w:marBottom w:val="0"/>
          <w:divBdr>
            <w:top w:val="none" w:sz="0" w:space="0" w:color="auto"/>
            <w:left w:val="none" w:sz="0" w:space="0" w:color="auto"/>
            <w:bottom w:val="none" w:sz="0" w:space="0" w:color="auto"/>
            <w:right w:val="none" w:sz="0" w:space="0" w:color="auto"/>
          </w:divBdr>
        </w:div>
        <w:div w:id="463961564">
          <w:marLeft w:val="640"/>
          <w:marRight w:val="0"/>
          <w:marTop w:val="0"/>
          <w:marBottom w:val="0"/>
          <w:divBdr>
            <w:top w:val="none" w:sz="0" w:space="0" w:color="auto"/>
            <w:left w:val="none" w:sz="0" w:space="0" w:color="auto"/>
            <w:bottom w:val="none" w:sz="0" w:space="0" w:color="auto"/>
            <w:right w:val="none" w:sz="0" w:space="0" w:color="auto"/>
          </w:divBdr>
        </w:div>
        <w:div w:id="486633704">
          <w:marLeft w:val="640"/>
          <w:marRight w:val="0"/>
          <w:marTop w:val="0"/>
          <w:marBottom w:val="0"/>
          <w:divBdr>
            <w:top w:val="none" w:sz="0" w:space="0" w:color="auto"/>
            <w:left w:val="none" w:sz="0" w:space="0" w:color="auto"/>
            <w:bottom w:val="none" w:sz="0" w:space="0" w:color="auto"/>
            <w:right w:val="none" w:sz="0" w:space="0" w:color="auto"/>
          </w:divBdr>
        </w:div>
        <w:div w:id="331219712">
          <w:marLeft w:val="640"/>
          <w:marRight w:val="0"/>
          <w:marTop w:val="0"/>
          <w:marBottom w:val="0"/>
          <w:divBdr>
            <w:top w:val="none" w:sz="0" w:space="0" w:color="auto"/>
            <w:left w:val="none" w:sz="0" w:space="0" w:color="auto"/>
            <w:bottom w:val="none" w:sz="0" w:space="0" w:color="auto"/>
            <w:right w:val="none" w:sz="0" w:space="0" w:color="auto"/>
          </w:divBdr>
        </w:div>
        <w:div w:id="828447598">
          <w:marLeft w:val="640"/>
          <w:marRight w:val="0"/>
          <w:marTop w:val="0"/>
          <w:marBottom w:val="0"/>
          <w:divBdr>
            <w:top w:val="none" w:sz="0" w:space="0" w:color="auto"/>
            <w:left w:val="none" w:sz="0" w:space="0" w:color="auto"/>
            <w:bottom w:val="none" w:sz="0" w:space="0" w:color="auto"/>
            <w:right w:val="none" w:sz="0" w:space="0" w:color="auto"/>
          </w:divBdr>
        </w:div>
        <w:div w:id="1526793861">
          <w:marLeft w:val="640"/>
          <w:marRight w:val="0"/>
          <w:marTop w:val="0"/>
          <w:marBottom w:val="0"/>
          <w:divBdr>
            <w:top w:val="none" w:sz="0" w:space="0" w:color="auto"/>
            <w:left w:val="none" w:sz="0" w:space="0" w:color="auto"/>
            <w:bottom w:val="none" w:sz="0" w:space="0" w:color="auto"/>
            <w:right w:val="none" w:sz="0" w:space="0" w:color="auto"/>
          </w:divBdr>
        </w:div>
        <w:div w:id="628630948">
          <w:marLeft w:val="640"/>
          <w:marRight w:val="0"/>
          <w:marTop w:val="0"/>
          <w:marBottom w:val="0"/>
          <w:divBdr>
            <w:top w:val="none" w:sz="0" w:space="0" w:color="auto"/>
            <w:left w:val="none" w:sz="0" w:space="0" w:color="auto"/>
            <w:bottom w:val="none" w:sz="0" w:space="0" w:color="auto"/>
            <w:right w:val="none" w:sz="0" w:space="0" w:color="auto"/>
          </w:divBdr>
        </w:div>
        <w:div w:id="545989588">
          <w:marLeft w:val="640"/>
          <w:marRight w:val="0"/>
          <w:marTop w:val="0"/>
          <w:marBottom w:val="0"/>
          <w:divBdr>
            <w:top w:val="none" w:sz="0" w:space="0" w:color="auto"/>
            <w:left w:val="none" w:sz="0" w:space="0" w:color="auto"/>
            <w:bottom w:val="none" w:sz="0" w:space="0" w:color="auto"/>
            <w:right w:val="none" w:sz="0" w:space="0" w:color="auto"/>
          </w:divBdr>
        </w:div>
        <w:div w:id="269581908">
          <w:marLeft w:val="640"/>
          <w:marRight w:val="0"/>
          <w:marTop w:val="0"/>
          <w:marBottom w:val="0"/>
          <w:divBdr>
            <w:top w:val="none" w:sz="0" w:space="0" w:color="auto"/>
            <w:left w:val="none" w:sz="0" w:space="0" w:color="auto"/>
            <w:bottom w:val="none" w:sz="0" w:space="0" w:color="auto"/>
            <w:right w:val="none" w:sz="0" w:space="0" w:color="auto"/>
          </w:divBdr>
        </w:div>
        <w:div w:id="2023311907">
          <w:marLeft w:val="640"/>
          <w:marRight w:val="0"/>
          <w:marTop w:val="0"/>
          <w:marBottom w:val="0"/>
          <w:divBdr>
            <w:top w:val="none" w:sz="0" w:space="0" w:color="auto"/>
            <w:left w:val="none" w:sz="0" w:space="0" w:color="auto"/>
            <w:bottom w:val="none" w:sz="0" w:space="0" w:color="auto"/>
            <w:right w:val="none" w:sz="0" w:space="0" w:color="auto"/>
          </w:divBdr>
        </w:div>
        <w:div w:id="734428733">
          <w:marLeft w:val="640"/>
          <w:marRight w:val="0"/>
          <w:marTop w:val="0"/>
          <w:marBottom w:val="0"/>
          <w:divBdr>
            <w:top w:val="none" w:sz="0" w:space="0" w:color="auto"/>
            <w:left w:val="none" w:sz="0" w:space="0" w:color="auto"/>
            <w:bottom w:val="none" w:sz="0" w:space="0" w:color="auto"/>
            <w:right w:val="none" w:sz="0" w:space="0" w:color="auto"/>
          </w:divBdr>
        </w:div>
        <w:div w:id="245923817">
          <w:marLeft w:val="640"/>
          <w:marRight w:val="0"/>
          <w:marTop w:val="0"/>
          <w:marBottom w:val="0"/>
          <w:divBdr>
            <w:top w:val="none" w:sz="0" w:space="0" w:color="auto"/>
            <w:left w:val="none" w:sz="0" w:space="0" w:color="auto"/>
            <w:bottom w:val="none" w:sz="0" w:space="0" w:color="auto"/>
            <w:right w:val="none" w:sz="0" w:space="0" w:color="auto"/>
          </w:divBdr>
        </w:div>
        <w:div w:id="1251961937">
          <w:marLeft w:val="640"/>
          <w:marRight w:val="0"/>
          <w:marTop w:val="0"/>
          <w:marBottom w:val="0"/>
          <w:divBdr>
            <w:top w:val="none" w:sz="0" w:space="0" w:color="auto"/>
            <w:left w:val="none" w:sz="0" w:space="0" w:color="auto"/>
            <w:bottom w:val="none" w:sz="0" w:space="0" w:color="auto"/>
            <w:right w:val="none" w:sz="0" w:space="0" w:color="auto"/>
          </w:divBdr>
        </w:div>
        <w:div w:id="216938136">
          <w:marLeft w:val="640"/>
          <w:marRight w:val="0"/>
          <w:marTop w:val="0"/>
          <w:marBottom w:val="0"/>
          <w:divBdr>
            <w:top w:val="none" w:sz="0" w:space="0" w:color="auto"/>
            <w:left w:val="none" w:sz="0" w:space="0" w:color="auto"/>
            <w:bottom w:val="none" w:sz="0" w:space="0" w:color="auto"/>
            <w:right w:val="none" w:sz="0" w:space="0" w:color="auto"/>
          </w:divBdr>
        </w:div>
        <w:div w:id="125583004">
          <w:marLeft w:val="640"/>
          <w:marRight w:val="0"/>
          <w:marTop w:val="0"/>
          <w:marBottom w:val="0"/>
          <w:divBdr>
            <w:top w:val="none" w:sz="0" w:space="0" w:color="auto"/>
            <w:left w:val="none" w:sz="0" w:space="0" w:color="auto"/>
            <w:bottom w:val="none" w:sz="0" w:space="0" w:color="auto"/>
            <w:right w:val="none" w:sz="0" w:space="0" w:color="auto"/>
          </w:divBdr>
        </w:div>
        <w:div w:id="136070345">
          <w:marLeft w:val="640"/>
          <w:marRight w:val="0"/>
          <w:marTop w:val="0"/>
          <w:marBottom w:val="0"/>
          <w:divBdr>
            <w:top w:val="none" w:sz="0" w:space="0" w:color="auto"/>
            <w:left w:val="none" w:sz="0" w:space="0" w:color="auto"/>
            <w:bottom w:val="none" w:sz="0" w:space="0" w:color="auto"/>
            <w:right w:val="none" w:sz="0" w:space="0" w:color="auto"/>
          </w:divBdr>
        </w:div>
        <w:div w:id="2030252874">
          <w:marLeft w:val="640"/>
          <w:marRight w:val="0"/>
          <w:marTop w:val="0"/>
          <w:marBottom w:val="0"/>
          <w:divBdr>
            <w:top w:val="none" w:sz="0" w:space="0" w:color="auto"/>
            <w:left w:val="none" w:sz="0" w:space="0" w:color="auto"/>
            <w:bottom w:val="none" w:sz="0" w:space="0" w:color="auto"/>
            <w:right w:val="none" w:sz="0" w:space="0" w:color="auto"/>
          </w:divBdr>
        </w:div>
        <w:div w:id="992952574">
          <w:marLeft w:val="640"/>
          <w:marRight w:val="0"/>
          <w:marTop w:val="0"/>
          <w:marBottom w:val="0"/>
          <w:divBdr>
            <w:top w:val="none" w:sz="0" w:space="0" w:color="auto"/>
            <w:left w:val="none" w:sz="0" w:space="0" w:color="auto"/>
            <w:bottom w:val="none" w:sz="0" w:space="0" w:color="auto"/>
            <w:right w:val="none" w:sz="0" w:space="0" w:color="auto"/>
          </w:divBdr>
        </w:div>
        <w:div w:id="1939486399">
          <w:marLeft w:val="640"/>
          <w:marRight w:val="0"/>
          <w:marTop w:val="0"/>
          <w:marBottom w:val="0"/>
          <w:divBdr>
            <w:top w:val="none" w:sz="0" w:space="0" w:color="auto"/>
            <w:left w:val="none" w:sz="0" w:space="0" w:color="auto"/>
            <w:bottom w:val="none" w:sz="0" w:space="0" w:color="auto"/>
            <w:right w:val="none" w:sz="0" w:space="0" w:color="auto"/>
          </w:divBdr>
        </w:div>
        <w:div w:id="1365056665">
          <w:marLeft w:val="640"/>
          <w:marRight w:val="0"/>
          <w:marTop w:val="0"/>
          <w:marBottom w:val="0"/>
          <w:divBdr>
            <w:top w:val="none" w:sz="0" w:space="0" w:color="auto"/>
            <w:left w:val="none" w:sz="0" w:space="0" w:color="auto"/>
            <w:bottom w:val="none" w:sz="0" w:space="0" w:color="auto"/>
            <w:right w:val="none" w:sz="0" w:space="0" w:color="auto"/>
          </w:divBdr>
        </w:div>
        <w:div w:id="713457455">
          <w:marLeft w:val="640"/>
          <w:marRight w:val="0"/>
          <w:marTop w:val="0"/>
          <w:marBottom w:val="0"/>
          <w:divBdr>
            <w:top w:val="none" w:sz="0" w:space="0" w:color="auto"/>
            <w:left w:val="none" w:sz="0" w:space="0" w:color="auto"/>
            <w:bottom w:val="none" w:sz="0" w:space="0" w:color="auto"/>
            <w:right w:val="none" w:sz="0" w:space="0" w:color="auto"/>
          </w:divBdr>
        </w:div>
        <w:div w:id="1634409736">
          <w:marLeft w:val="640"/>
          <w:marRight w:val="0"/>
          <w:marTop w:val="0"/>
          <w:marBottom w:val="0"/>
          <w:divBdr>
            <w:top w:val="none" w:sz="0" w:space="0" w:color="auto"/>
            <w:left w:val="none" w:sz="0" w:space="0" w:color="auto"/>
            <w:bottom w:val="none" w:sz="0" w:space="0" w:color="auto"/>
            <w:right w:val="none" w:sz="0" w:space="0" w:color="auto"/>
          </w:divBdr>
        </w:div>
        <w:div w:id="1101027039">
          <w:marLeft w:val="640"/>
          <w:marRight w:val="0"/>
          <w:marTop w:val="0"/>
          <w:marBottom w:val="0"/>
          <w:divBdr>
            <w:top w:val="none" w:sz="0" w:space="0" w:color="auto"/>
            <w:left w:val="none" w:sz="0" w:space="0" w:color="auto"/>
            <w:bottom w:val="none" w:sz="0" w:space="0" w:color="auto"/>
            <w:right w:val="none" w:sz="0" w:space="0" w:color="auto"/>
          </w:divBdr>
        </w:div>
        <w:div w:id="1301033682">
          <w:marLeft w:val="640"/>
          <w:marRight w:val="0"/>
          <w:marTop w:val="0"/>
          <w:marBottom w:val="0"/>
          <w:divBdr>
            <w:top w:val="none" w:sz="0" w:space="0" w:color="auto"/>
            <w:left w:val="none" w:sz="0" w:space="0" w:color="auto"/>
            <w:bottom w:val="none" w:sz="0" w:space="0" w:color="auto"/>
            <w:right w:val="none" w:sz="0" w:space="0" w:color="auto"/>
          </w:divBdr>
        </w:div>
        <w:div w:id="807474507">
          <w:marLeft w:val="640"/>
          <w:marRight w:val="0"/>
          <w:marTop w:val="0"/>
          <w:marBottom w:val="0"/>
          <w:divBdr>
            <w:top w:val="none" w:sz="0" w:space="0" w:color="auto"/>
            <w:left w:val="none" w:sz="0" w:space="0" w:color="auto"/>
            <w:bottom w:val="none" w:sz="0" w:space="0" w:color="auto"/>
            <w:right w:val="none" w:sz="0" w:space="0" w:color="auto"/>
          </w:divBdr>
        </w:div>
        <w:div w:id="2011056533">
          <w:marLeft w:val="640"/>
          <w:marRight w:val="0"/>
          <w:marTop w:val="0"/>
          <w:marBottom w:val="0"/>
          <w:divBdr>
            <w:top w:val="none" w:sz="0" w:space="0" w:color="auto"/>
            <w:left w:val="none" w:sz="0" w:space="0" w:color="auto"/>
            <w:bottom w:val="none" w:sz="0" w:space="0" w:color="auto"/>
            <w:right w:val="none" w:sz="0" w:space="0" w:color="auto"/>
          </w:divBdr>
        </w:div>
        <w:div w:id="2008895812">
          <w:marLeft w:val="640"/>
          <w:marRight w:val="0"/>
          <w:marTop w:val="0"/>
          <w:marBottom w:val="0"/>
          <w:divBdr>
            <w:top w:val="none" w:sz="0" w:space="0" w:color="auto"/>
            <w:left w:val="none" w:sz="0" w:space="0" w:color="auto"/>
            <w:bottom w:val="none" w:sz="0" w:space="0" w:color="auto"/>
            <w:right w:val="none" w:sz="0" w:space="0" w:color="auto"/>
          </w:divBdr>
        </w:div>
        <w:div w:id="892036433">
          <w:marLeft w:val="640"/>
          <w:marRight w:val="0"/>
          <w:marTop w:val="0"/>
          <w:marBottom w:val="0"/>
          <w:divBdr>
            <w:top w:val="none" w:sz="0" w:space="0" w:color="auto"/>
            <w:left w:val="none" w:sz="0" w:space="0" w:color="auto"/>
            <w:bottom w:val="none" w:sz="0" w:space="0" w:color="auto"/>
            <w:right w:val="none" w:sz="0" w:space="0" w:color="auto"/>
          </w:divBdr>
        </w:div>
        <w:div w:id="1878396717">
          <w:marLeft w:val="640"/>
          <w:marRight w:val="0"/>
          <w:marTop w:val="0"/>
          <w:marBottom w:val="0"/>
          <w:divBdr>
            <w:top w:val="none" w:sz="0" w:space="0" w:color="auto"/>
            <w:left w:val="none" w:sz="0" w:space="0" w:color="auto"/>
            <w:bottom w:val="none" w:sz="0" w:space="0" w:color="auto"/>
            <w:right w:val="none" w:sz="0" w:space="0" w:color="auto"/>
          </w:divBdr>
        </w:div>
        <w:div w:id="825439910">
          <w:marLeft w:val="640"/>
          <w:marRight w:val="0"/>
          <w:marTop w:val="0"/>
          <w:marBottom w:val="0"/>
          <w:divBdr>
            <w:top w:val="none" w:sz="0" w:space="0" w:color="auto"/>
            <w:left w:val="none" w:sz="0" w:space="0" w:color="auto"/>
            <w:bottom w:val="none" w:sz="0" w:space="0" w:color="auto"/>
            <w:right w:val="none" w:sz="0" w:space="0" w:color="auto"/>
          </w:divBdr>
        </w:div>
        <w:div w:id="634801173">
          <w:marLeft w:val="640"/>
          <w:marRight w:val="0"/>
          <w:marTop w:val="0"/>
          <w:marBottom w:val="0"/>
          <w:divBdr>
            <w:top w:val="none" w:sz="0" w:space="0" w:color="auto"/>
            <w:left w:val="none" w:sz="0" w:space="0" w:color="auto"/>
            <w:bottom w:val="none" w:sz="0" w:space="0" w:color="auto"/>
            <w:right w:val="none" w:sz="0" w:space="0" w:color="auto"/>
          </w:divBdr>
        </w:div>
        <w:div w:id="1699813360">
          <w:marLeft w:val="640"/>
          <w:marRight w:val="0"/>
          <w:marTop w:val="0"/>
          <w:marBottom w:val="0"/>
          <w:divBdr>
            <w:top w:val="none" w:sz="0" w:space="0" w:color="auto"/>
            <w:left w:val="none" w:sz="0" w:space="0" w:color="auto"/>
            <w:bottom w:val="none" w:sz="0" w:space="0" w:color="auto"/>
            <w:right w:val="none" w:sz="0" w:space="0" w:color="auto"/>
          </w:divBdr>
        </w:div>
        <w:div w:id="1586108177">
          <w:marLeft w:val="640"/>
          <w:marRight w:val="0"/>
          <w:marTop w:val="0"/>
          <w:marBottom w:val="0"/>
          <w:divBdr>
            <w:top w:val="none" w:sz="0" w:space="0" w:color="auto"/>
            <w:left w:val="none" w:sz="0" w:space="0" w:color="auto"/>
            <w:bottom w:val="none" w:sz="0" w:space="0" w:color="auto"/>
            <w:right w:val="none" w:sz="0" w:space="0" w:color="auto"/>
          </w:divBdr>
        </w:div>
        <w:div w:id="1855878751">
          <w:marLeft w:val="640"/>
          <w:marRight w:val="0"/>
          <w:marTop w:val="0"/>
          <w:marBottom w:val="0"/>
          <w:divBdr>
            <w:top w:val="none" w:sz="0" w:space="0" w:color="auto"/>
            <w:left w:val="none" w:sz="0" w:space="0" w:color="auto"/>
            <w:bottom w:val="none" w:sz="0" w:space="0" w:color="auto"/>
            <w:right w:val="none" w:sz="0" w:space="0" w:color="auto"/>
          </w:divBdr>
        </w:div>
        <w:div w:id="958686272">
          <w:marLeft w:val="640"/>
          <w:marRight w:val="0"/>
          <w:marTop w:val="0"/>
          <w:marBottom w:val="0"/>
          <w:divBdr>
            <w:top w:val="none" w:sz="0" w:space="0" w:color="auto"/>
            <w:left w:val="none" w:sz="0" w:space="0" w:color="auto"/>
            <w:bottom w:val="none" w:sz="0" w:space="0" w:color="auto"/>
            <w:right w:val="none" w:sz="0" w:space="0" w:color="auto"/>
          </w:divBdr>
        </w:div>
        <w:div w:id="415517003">
          <w:marLeft w:val="640"/>
          <w:marRight w:val="0"/>
          <w:marTop w:val="0"/>
          <w:marBottom w:val="0"/>
          <w:divBdr>
            <w:top w:val="none" w:sz="0" w:space="0" w:color="auto"/>
            <w:left w:val="none" w:sz="0" w:space="0" w:color="auto"/>
            <w:bottom w:val="none" w:sz="0" w:space="0" w:color="auto"/>
            <w:right w:val="none" w:sz="0" w:space="0" w:color="auto"/>
          </w:divBdr>
        </w:div>
        <w:div w:id="1514684560">
          <w:marLeft w:val="640"/>
          <w:marRight w:val="0"/>
          <w:marTop w:val="0"/>
          <w:marBottom w:val="0"/>
          <w:divBdr>
            <w:top w:val="none" w:sz="0" w:space="0" w:color="auto"/>
            <w:left w:val="none" w:sz="0" w:space="0" w:color="auto"/>
            <w:bottom w:val="none" w:sz="0" w:space="0" w:color="auto"/>
            <w:right w:val="none" w:sz="0" w:space="0" w:color="auto"/>
          </w:divBdr>
        </w:div>
        <w:div w:id="1929847251">
          <w:marLeft w:val="640"/>
          <w:marRight w:val="0"/>
          <w:marTop w:val="0"/>
          <w:marBottom w:val="0"/>
          <w:divBdr>
            <w:top w:val="none" w:sz="0" w:space="0" w:color="auto"/>
            <w:left w:val="none" w:sz="0" w:space="0" w:color="auto"/>
            <w:bottom w:val="none" w:sz="0" w:space="0" w:color="auto"/>
            <w:right w:val="none" w:sz="0" w:space="0" w:color="auto"/>
          </w:divBdr>
        </w:div>
        <w:div w:id="885143740">
          <w:marLeft w:val="640"/>
          <w:marRight w:val="0"/>
          <w:marTop w:val="0"/>
          <w:marBottom w:val="0"/>
          <w:divBdr>
            <w:top w:val="none" w:sz="0" w:space="0" w:color="auto"/>
            <w:left w:val="none" w:sz="0" w:space="0" w:color="auto"/>
            <w:bottom w:val="none" w:sz="0" w:space="0" w:color="auto"/>
            <w:right w:val="none" w:sz="0" w:space="0" w:color="auto"/>
          </w:divBdr>
        </w:div>
        <w:div w:id="297222019">
          <w:marLeft w:val="640"/>
          <w:marRight w:val="0"/>
          <w:marTop w:val="0"/>
          <w:marBottom w:val="0"/>
          <w:divBdr>
            <w:top w:val="none" w:sz="0" w:space="0" w:color="auto"/>
            <w:left w:val="none" w:sz="0" w:space="0" w:color="auto"/>
            <w:bottom w:val="none" w:sz="0" w:space="0" w:color="auto"/>
            <w:right w:val="none" w:sz="0" w:space="0" w:color="auto"/>
          </w:divBdr>
        </w:div>
        <w:div w:id="429472230">
          <w:marLeft w:val="640"/>
          <w:marRight w:val="0"/>
          <w:marTop w:val="0"/>
          <w:marBottom w:val="0"/>
          <w:divBdr>
            <w:top w:val="none" w:sz="0" w:space="0" w:color="auto"/>
            <w:left w:val="none" w:sz="0" w:space="0" w:color="auto"/>
            <w:bottom w:val="none" w:sz="0" w:space="0" w:color="auto"/>
            <w:right w:val="none" w:sz="0" w:space="0" w:color="auto"/>
          </w:divBdr>
        </w:div>
        <w:div w:id="1333800855">
          <w:marLeft w:val="640"/>
          <w:marRight w:val="0"/>
          <w:marTop w:val="0"/>
          <w:marBottom w:val="0"/>
          <w:divBdr>
            <w:top w:val="none" w:sz="0" w:space="0" w:color="auto"/>
            <w:left w:val="none" w:sz="0" w:space="0" w:color="auto"/>
            <w:bottom w:val="none" w:sz="0" w:space="0" w:color="auto"/>
            <w:right w:val="none" w:sz="0" w:space="0" w:color="auto"/>
          </w:divBdr>
        </w:div>
        <w:div w:id="1053575802">
          <w:marLeft w:val="640"/>
          <w:marRight w:val="0"/>
          <w:marTop w:val="0"/>
          <w:marBottom w:val="0"/>
          <w:divBdr>
            <w:top w:val="none" w:sz="0" w:space="0" w:color="auto"/>
            <w:left w:val="none" w:sz="0" w:space="0" w:color="auto"/>
            <w:bottom w:val="none" w:sz="0" w:space="0" w:color="auto"/>
            <w:right w:val="none" w:sz="0" w:space="0" w:color="auto"/>
          </w:divBdr>
        </w:div>
        <w:div w:id="1047030283">
          <w:marLeft w:val="640"/>
          <w:marRight w:val="0"/>
          <w:marTop w:val="0"/>
          <w:marBottom w:val="0"/>
          <w:divBdr>
            <w:top w:val="none" w:sz="0" w:space="0" w:color="auto"/>
            <w:left w:val="none" w:sz="0" w:space="0" w:color="auto"/>
            <w:bottom w:val="none" w:sz="0" w:space="0" w:color="auto"/>
            <w:right w:val="none" w:sz="0" w:space="0" w:color="auto"/>
          </w:divBdr>
        </w:div>
      </w:divsChild>
    </w:div>
    <w:div w:id="1652900978">
      <w:bodyDiv w:val="1"/>
      <w:marLeft w:val="0"/>
      <w:marRight w:val="0"/>
      <w:marTop w:val="0"/>
      <w:marBottom w:val="0"/>
      <w:divBdr>
        <w:top w:val="none" w:sz="0" w:space="0" w:color="auto"/>
        <w:left w:val="none" w:sz="0" w:space="0" w:color="auto"/>
        <w:bottom w:val="none" w:sz="0" w:space="0" w:color="auto"/>
        <w:right w:val="none" w:sz="0" w:space="0" w:color="auto"/>
      </w:divBdr>
      <w:divsChild>
        <w:div w:id="669482375">
          <w:marLeft w:val="640"/>
          <w:marRight w:val="0"/>
          <w:marTop w:val="0"/>
          <w:marBottom w:val="0"/>
          <w:divBdr>
            <w:top w:val="none" w:sz="0" w:space="0" w:color="auto"/>
            <w:left w:val="none" w:sz="0" w:space="0" w:color="auto"/>
            <w:bottom w:val="none" w:sz="0" w:space="0" w:color="auto"/>
            <w:right w:val="none" w:sz="0" w:space="0" w:color="auto"/>
          </w:divBdr>
        </w:div>
        <w:div w:id="1120346434">
          <w:marLeft w:val="640"/>
          <w:marRight w:val="0"/>
          <w:marTop w:val="0"/>
          <w:marBottom w:val="0"/>
          <w:divBdr>
            <w:top w:val="none" w:sz="0" w:space="0" w:color="auto"/>
            <w:left w:val="none" w:sz="0" w:space="0" w:color="auto"/>
            <w:bottom w:val="none" w:sz="0" w:space="0" w:color="auto"/>
            <w:right w:val="none" w:sz="0" w:space="0" w:color="auto"/>
          </w:divBdr>
        </w:div>
        <w:div w:id="1610161962">
          <w:marLeft w:val="640"/>
          <w:marRight w:val="0"/>
          <w:marTop w:val="0"/>
          <w:marBottom w:val="0"/>
          <w:divBdr>
            <w:top w:val="none" w:sz="0" w:space="0" w:color="auto"/>
            <w:left w:val="none" w:sz="0" w:space="0" w:color="auto"/>
            <w:bottom w:val="none" w:sz="0" w:space="0" w:color="auto"/>
            <w:right w:val="none" w:sz="0" w:space="0" w:color="auto"/>
          </w:divBdr>
        </w:div>
        <w:div w:id="787703285">
          <w:marLeft w:val="640"/>
          <w:marRight w:val="0"/>
          <w:marTop w:val="0"/>
          <w:marBottom w:val="0"/>
          <w:divBdr>
            <w:top w:val="none" w:sz="0" w:space="0" w:color="auto"/>
            <w:left w:val="none" w:sz="0" w:space="0" w:color="auto"/>
            <w:bottom w:val="none" w:sz="0" w:space="0" w:color="auto"/>
            <w:right w:val="none" w:sz="0" w:space="0" w:color="auto"/>
          </w:divBdr>
        </w:div>
        <w:div w:id="522716495">
          <w:marLeft w:val="640"/>
          <w:marRight w:val="0"/>
          <w:marTop w:val="0"/>
          <w:marBottom w:val="0"/>
          <w:divBdr>
            <w:top w:val="none" w:sz="0" w:space="0" w:color="auto"/>
            <w:left w:val="none" w:sz="0" w:space="0" w:color="auto"/>
            <w:bottom w:val="none" w:sz="0" w:space="0" w:color="auto"/>
            <w:right w:val="none" w:sz="0" w:space="0" w:color="auto"/>
          </w:divBdr>
        </w:div>
        <w:div w:id="537595640">
          <w:marLeft w:val="640"/>
          <w:marRight w:val="0"/>
          <w:marTop w:val="0"/>
          <w:marBottom w:val="0"/>
          <w:divBdr>
            <w:top w:val="none" w:sz="0" w:space="0" w:color="auto"/>
            <w:left w:val="none" w:sz="0" w:space="0" w:color="auto"/>
            <w:bottom w:val="none" w:sz="0" w:space="0" w:color="auto"/>
            <w:right w:val="none" w:sz="0" w:space="0" w:color="auto"/>
          </w:divBdr>
        </w:div>
        <w:div w:id="1458448878">
          <w:marLeft w:val="640"/>
          <w:marRight w:val="0"/>
          <w:marTop w:val="0"/>
          <w:marBottom w:val="0"/>
          <w:divBdr>
            <w:top w:val="none" w:sz="0" w:space="0" w:color="auto"/>
            <w:left w:val="none" w:sz="0" w:space="0" w:color="auto"/>
            <w:bottom w:val="none" w:sz="0" w:space="0" w:color="auto"/>
            <w:right w:val="none" w:sz="0" w:space="0" w:color="auto"/>
          </w:divBdr>
        </w:div>
        <w:div w:id="622074963">
          <w:marLeft w:val="640"/>
          <w:marRight w:val="0"/>
          <w:marTop w:val="0"/>
          <w:marBottom w:val="0"/>
          <w:divBdr>
            <w:top w:val="none" w:sz="0" w:space="0" w:color="auto"/>
            <w:left w:val="none" w:sz="0" w:space="0" w:color="auto"/>
            <w:bottom w:val="none" w:sz="0" w:space="0" w:color="auto"/>
            <w:right w:val="none" w:sz="0" w:space="0" w:color="auto"/>
          </w:divBdr>
        </w:div>
        <w:div w:id="978997153">
          <w:marLeft w:val="640"/>
          <w:marRight w:val="0"/>
          <w:marTop w:val="0"/>
          <w:marBottom w:val="0"/>
          <w:divBdr>
            <w:top w:val="none" w:sz="0" w:space="0" w:color="auto"/>
            <w:left w:val="none" w:sz="0" w:space="0" w:color="auto"/>
            <w:bottom w:val="none" w:sz="0" w:space="0" w:color="auto"/>
            <w:right w:val="none" w:sz="0" w:space="0" w:color="auto"/>
          </w:divBdr>
        </w:div>
        <w:div w:id="1778061724">
          <w:marLeft w:val="640"/>
          <w:marRight w:val="0"/>
          <w:marTop w:val="0"/>
          <w:marBottom w:val="0"/>
          <w:divBdr>
            <w:top w:val="none" w:sz="0" w:space="0" w:color="auto"/>
            <w:left w:val="none" w:sz="0" w:space="0" w:color="auto"/>
            <w:bottom w:val="none" w:sz="0" w:space="0" w:color="auto"/>
            <w:right w:val="none" w:sz="0" w:space="0" w:color="auto"/>
          </w:divBdr>
        </w:div>
        <w:div w:id="276524838">
          <w:marLeft w:val="640"/>
          <w:marRight w:val="0"/>
          <w:marTop w:val="0"/>
          <w:marBottom w:val="0"/>
          <w:divBdr>
            <w:top w:val="none" w:sz="0" w:space="0" w:color="auto"/>
            <w:left w:val="none" w:sz="0" w:space="0" w:color="auto"/>
            <w:bottom w:val="none" w:sz="0" w:space="0" w:color="auto"/>
            <w:right w:val="none" w:sz="0" w:space="0" w:color="auto"/>
          </w:divBdr>
        </w:div>
        <w:div w:id="1050110744">
          <w:marLeft w:val="640"/>
          <w:marRight w:val="0"/>
          <w:marTop w:val="0"/>
          <w:marBottom w:val="0"/>
          <w:divBdr>
            <w:top w:val="none" w:sz="0" w:space="0" w:color="auto"/>
            <w:left w:val="none" w:sz="0" w:space="0" w:color="auto"/>
            <w:bottom w:val="none" w:sz="0" w:space="0" w:color="auto"/>
            <w:right w:val="none" w:sz="0" w:space="0" w:color="auto"/>
          </w:divBdr>
        </w:div>
        <w:div w:id="317265876">
          <w:marLeft w:val="640"/>
          <w:marRight w:val="0"/>
          <w:marTop w:val="0"/>
          <w:marBottom w:val="0"/>
          <w:divBdr>
            <w:top w:val="none" w:sz="0" w:space="0" w:color="auto"/>
            <w:left w:val="none" w:sz="0" w:space="0" w:color="auto"/>
            <w:bottom w:val="none" w:sz="0" w:space="0" w:color="auto"/>
            <w:right w:val="none" w:sz="0" w:space="0" w:color="auto"/>
          </w:divBdr>
        </w:div>
        <w:div w:id="499391623">
          <w:marLeft w:val="640"/>
          <w:marRight w:val="0"/>
          <w:marTop w:val="0"/>
          <w:marBottom w:val="0"/>
          <w:divBdr>
            <w:top w:val="none" w:sz="0" w:space="0" w:color="auto"/>
            <w:left w:val="none" w:sz="0" w:space="0" w:color="auto"/>
            <w:bottom w:val="none" w:sz="0" w:space="0" w:color="auto"/>
            <w:right w:val="none" w:sz="0" w:space="0" w:color="auto"/>
          </w:divBdr>
        </w:div>
        <w:div w:id="61949396">
          <w:marLeft w:val="640"/>
          <w:marRight w:val="0"/>
          <w:marTop w:val="0"/>
          <w:marBottom w:val="0"/>
          <w:divBdr>
            <w:top w:val="none" w:sz="0" w:space="0" w:color="auto"/>
            <w:left w:val="none" w:sz="0" w:space="0" w:color="auto"/>
            <w:bottom w:val="none" w:sz="0" w:space="0" w:color="auto"/>
            <w:right w:val="none" w:sz="0" w:space="0" w:color="auto"/>
          </w:divBdr>
        </w:div>
        <w:div w:id="1703477701">
          <w:marLeft w:val="640"/>
          <w:marRight w:val="0"/>
          <w:marTop w:val="0"/>
          <w:marBottom w:val="0"/>
          <w:divBdr>
            <w:top w:val="none" w:sz="0" w:space="0" w:color="auto"/>
            <w:left w:val="none" w:sz="0" w:space="0" w:color="auto"/>
            <w:bottom w:val="none" w:sz="0" w:space="0" w:color="auto"/>
            <w:right w:val="none" w:sz="0" w:space="0" w:color="auto"/>
          </w:divBdr>
        </w:div>
        <w:div w:id="1501770346">
          <w:marLeft w:val="640"/>
          <w:marRight w:val="0"/>
          <w:marTop w:val="0"/>
          <w:marBottom w:val="0"/>
          <w:divBdr>
            <w:top w:val="none" w:sz="0" w:space="0" w:color="auto"/>
            <w:left w:val="none" w:sz="0" w:space="0" w:color="auto"/>
            <w:bottom w:val="none" w:sz="0" w:space="0" w:color="auto"/>
            <w:right w:val="none" w:sz="0" w:space="0" w:color="auto"/>
          </w:divBdr>
        </w:div>
        <w:div w:id="430780207">
          <w:marLeft w:val="640"/>
          <w:marRight w:val="0"/>
          <w:marTop w:val="0"/>
          <w:marBottom w:val="0"/>
          <w:divBdr>
            <w:top w:val="none" w:sz="0" w:space="0" w:color="auto"/>
            <w:left w:val="none" w:sz="0" w:space="0" w:color="auto"/>
            <w:bottom w:val="none" w:sz="0" w:space="0" w:color="auto"/>
            <w:right w:val="none" w:sz="0" w:space="0" w:color="auto"/>
          </w:divBdr>
        </w:div>
        <w:div w:id="622158295">
          <w:marLeft w:val="640"/>
          <w:marRight w:val="0"/>
          <w:marTop w:val="0"/>
          <w:marBottom w:val="0"/>
          <w:divBdr>
            <w:top w:val="none" w:sz="0" w:space="0" w:color="auto"/>
            <w:left w:val="none" w:sz="0" w:space="0" w:color="auto"/>
            <w:bottom w:val="none" w:sz="0" w:space="0" w:color="auto"/>
            <w:right w:val="none" w:sz="0" w:space="0" w:color="auto"/>
          </w:divBdr>
        </w:div>
        <w:div w:id="128279258">
          <w:marLeft w:val="640"/>
          <w:marRight w:val="0"/>
          <w:marTop w:val="0"/>
          <w:marBottom w:val="0"/>
          <w:divBdr>
            <w:top w:val="none" w:sz="0" w:space="0" w:color="auto"/>
            <w:left w:val="none" w:sz="0" w:space="0" w:color="auto"/>
            <w:bottom w:val="none" w:sz="0" w:space="0" w:color="auto"/>
            <w:right w:val="none" w:sz="0" w:space="0" w:color="auto"/>
          </w:divBdr>
        </w:div>
        <w:div w:id="1890142085">
          <w:marLeft w:val="640"/>
          <w:marRight w:val="0"/>
          <w:marTop w:val="0"/>
          <w:marBottom w:val="0"/>
          <w:divBdr>
            <w:top w:val="none" w:sz="0" w:space="0" w:color="auto"/>
            <w:left w:val="none" w:sz="0" w:space="0" w:color="auto"/>
            <w:bottom w:val="none" w:sz="0" w:space="0" w:color="auto"/>
            <w:right w:val="none" w:sz="0" w:space="0" w:color="auto"/>
          </w:divBdr>
        </w:div>
        <w:div w:id="1339849152">
          <w:marLeft w:val="640"/>
          <w:marRight w:val="0"/>
          <w:marTop w:val="0"/>
          <w:marBottom w:val="0"/>
          <w:divBdr>
            <w:top w:val="none" w:sz="0" w:space="0" w:color="auto"/>
            <w:left w:val="none" w:sz="0" w:space="0" w:color="auto"/>
            <w:bottom w:val="none" w:sz="0" w:space="0" w:color="auto"/>
            <w:right w:val="none" w:sz="0" w:space="0" w:color="auto"/>
          </w:divBdr>
        </w:div>
        <w:div w:id="1813911002">
          <w:marLeft w:val="640"/>
          <w:marRight w:val="0"/>
          <w:marTop w:val="0"/>
          <w:marBottom w:val="0"/>
          <w:divBdr>
            <w:top w:val="none" w:sz="0" w:space="0" w:color="auto"/>
            <w:left w:val="none" w:sz="0" w:space="0" w:color="auto"/>
            <w:bottom w:val="none" w:sz="0" w:space="0" w:color="auto"/>
            <w:right w:val="none" w:sz="0" w:space="0" w:color="auto"/>
          </w:divBdr>
        </w:div>
        <w:div w:id="1331175378">
          <w:marLeft w:val="640"/>
          <w:marRight w:val="0"/>
          <w:marTop w:val="0"/>
          <w:marBottom w:val="0"/>
          <w:divBdr>
            <w:top w:val="none" w:sz="0" w:space="0" w:color="auto"/>
            <w:left w:val="none" w:sz="0" w:space="0" w:color="auto"/>
            <w:bottom w:val="none" w:sz="0" w:space="0" w:color="auto"/>
            <w:right w:val="none" w:sz="0" w:space="0" w:color="auto"/>
          </w:divBdr>
        </w:div>
        <w:div w:id="1260289431">
          <w:marLeft w:val="640"/>
          <w:marRight w:val="0"/>
          <w:marTop w:val="0"/>
          <w:marBottom w:val="0"/>
          <w:divBdr>
            <w:top w:val="none" w:sz="0" w:space="0" w:color="auto"/>
            <w:left w:val="none" w:sz="0" w:space="0" w:color="auto"/>
            <w:bottom w:val="none" w:sz="0" w:space="0" w:color="auto"/>
            <w:right w:val="none" w:sz="0" w:space="0" w:color="auto"/>
          </w:divBdr>
        </w:div>
        <w:div w:id="1101071130">
          <w:marLeft w:val="640"/>
          <w:marRight w:val="0"/>
          <w:marTop w:val="0"/>
          <w:marBottom w:val="0"/>
          <w:divBdr>
            <w:top w:val="none" w:sz="0" w:space="0" w:color="auto"/>
            <w:left w:val="none" w:sz="0" w:space="0" w:color="auto"/>
            <w:bottom w:val="none" w:sz="0" w:space="0" w:color="auto"/>
            <w:right w:val="none" w:sz="0" w:space="0" w:color="auto"/>
          </w:divBdr>
        </w:div>
        <w:div w:id="2029796168">
          <w:marLeft w:val="640"/>
          <w:marRight w:val="0"/>
          <w:marTop w:val="0"/>
          <w:marBottom w:val="0"/>
          <w:divBdr>
            <w:top w:val="none" w:sz="0" w:space="0" w:color="auto"/>
            <w:left w:val="none" w:sz="0" w:space="0" w:color="auto"/>
            <w:bottom w:val="none" w:sz="0" w:space="0" w:color="auto"/>
            <w:right w:val="none" w:sz="0" w:space="0" w:color="auto"/>
          </w:divBdr>
        </w:div>
        <w:div w:id="1507403194">
          <w:marLeft w:val="640"/>
          <w:marRight w:val="0"/>
          <w:marTop w:val="0"/>
          <w:marBottom w:val="0"/>
          <w:divBdr>
            <w:top w:val="none" w:sz="0" w:space="0" w:color="auto"/>
            <w:left w:val="none" w:sz="0" w:space="0" w:color="auto"/>
            <w:bottom w:val="none" w:sz="0" w:space="0" w:color="auto"/>
            <w:right w:val="none" w:sz="0" w:space="0" w:color="auto"/>
          </w:divBdr>
        </w:div>
        <w:div w:id="1373186982">
          <w:marLeft w:val="640"/>
          <w:marRight w:val="0"/>
          <w:marTop w:val="0"/>
          <w:marBottom w:val="0"/>
          <w:divBdr>
            <w:top w:val="none" w:sz="0" w:space="0" w:color="auto"/>
            <w:left w:val="none" w:sz="0" w:space="0" w:color="auto"/>
            <w:bottom w:val="none" w:sz="0" w:space="0" w:color="auto"/>
            <w:right w:val="none" w:sz="0" w:space="0" w:color="auto"/>
          </w:divBdr>
        </w:div>
        <w:div w:id="21172941">
          <w:marLeft w:val="640"/>
          <w:marRight w:val="0"/>
          <w:marTop w:val="0"/>
          <w:marBottom w:val="0"/>
          <w:divBdr>
            <w:top w:val="none" w:sz="0" w:space="0" w:color="auto"/>
            <w:left w:val="none" w:sz="0" w:space="0" w:color="auto"/>
            <w:bottom w:val="none" w:sz="0" w:space="0" w:color="auto"/>
            <w:right w:val="none" w:sz="0" w:space="0" w:color="auto"/>
          </w:divBdr>
        </w:div>
        <w:div w:id="1194806696">
          <w:marLeft w:val="640"/>
          <w:marRight w:val="0"/>
          <w:marTop w:val="0"/>
          <w:marBottom w:val="0"/>
          <w:divBdr>
            <w:top w:val="none" w:sz="0" w:space="0" w:color="auto"/>
            <w:left w:val="none" w:sz="0" w:space="0" w:color="auto"/>
            <w:bottom w:val="none" w:sz="0" w:space="0" w:color="auto"/>
            <w:right w:val="none" w:sz="0" w:space="0" w:color="auto"/>
          </w:divBdr>
        </w:div>
        <w:div w:id="1377776552">
          <w:marLeft w:val="640"/>
          <w:marRight w:val="0"/>
          <w:marTop w:val="0"/>
          <w:marBottom w:val="0"/>
          <w:divBdr>
            <w:top w:val="none" w:sz="0" w:space="0" w:color="auto"/>
            <w:left w:val="none" w:sz="0" w:space="0" w:color="auto"/>
            <w:bottom w:val="none" w:sz="0" w:space="0" w:color="auto"/>
            <w:right w:val="none" w:sz="0" w:space="0" w:color="auto"/>
          </w:divBdr>
        </w:div>
        <w:div w:id="1140918934">
          <w:marLeft w:val="640"/>
          <w:marRight w:val="0"/>
          <w:marTop w:val="0"/>
          <w:marBottom w:val="0"/>
          <w:divBdr>
            <w:top w:val="none" w:sz="0" w:space="0" w:color="auto"/>
            <w:left w:val="none" w:sz="0" w:space="0" w:color="auto"/>
            <w:bottom w:val="none" w:sz="0" w:space="0" w:color="auto"/>
            <w:right w:val="none" w:sz="0" w:space="0" w:color="auto"/>
          </w:divBdr>
        </w:div>
        <w:div w:id="341781476">
          <w:marLeft w:val="640"/>
          <w:marRight w:val="0"/>
          <w:marTop w:val="0"/>
          <w:marBottom w:val="0"/>
          <w:divBdr>
            <w:top w:val="none" w:sz="0" w:space="0" w:color="auto"/>
            <w:left w:val="none" w:sz="0" w:space="0" w:color="auto"/>
            <w:bottom w:val="none" w:sz="0" w:space="0" w:color="auto"/>
            <w:right w:val="none" w:sz="0" w:space="0" w:color="auto"/>
          </w:divBdr>
        </w:div>
        <w:div w:id="1686050711">
          <w:marLeft w:val="640"/>
          <w:marRight w:val="0"/>
          <w:marTop w:val="0"/>
          <w:marBottom w:val="0"/>
          <w:divBdr>
            <w:top w:val="none" w:sz="0" w:space="0" w:color="auto"/>
            <w:left w:val="none" w:sz="0" w:space="0" w:color="auto"/>
            <w:bottom w:val="none" w:sz="0" w:space="0" w:color="auto"/>
            <w:right w:val="none" w:sz="0" w:space="0" w:color="auto"/>
          </w:divBdr>
        </w:div>
        <w:div w:id="2082943356">
          <w:marLeft w:val="640"/>
          <w:marRight w:val="0"/>
          <w:marTop w:val="0"/>
          <w:marBottom w:val="0"/>
          <w:divBdr>
            <w:top w:val="none" w:sz="0" w:space="0" w:color="auto"/>
            <w:left w:val="none" w:sz="0" w:space="0" w:color="auto"/>
            <w:bottom w:val="none" w:sz="0" w:space="0" w:color="auto"/>
            <w:right w:val="none" w:sz="0" w:space="0" w:color="auto"/>
          </w:divBdr>
        </w:div>
        <w:div w:id="1740513109">
          <w:marLeft w:val="640"/>
          <w:marRight w:val="0"/>
          <w:marTop w:val="0"/>
          <w:marBottom w:val="0"/>
          <w:divBdr>
            <w:top w:val="none" w:sz="0" w:space="0" w:color="auto"/>
            <w:left w:val="none" w:sz="0" w:space="0" w:color="auto"/>
            <w:bottom w:val="none" w:sz="0" w:space="0" w:color="auto"/>
            <w:right w:val="none" w:sz="0" w:space="0" w:color="auto"/>
          </w:divBdr>
        </w:div>
        <w:div w:id="244539327">
          <w:marLeft w:val="640"/>
          <w:marRight w:val="0"/>
          <w:marTop w:val="0"/>
          <w:marBottom w:val="0"/>
          <w:divBdr>
            <w:top w:val="none" w:sz="0" w:space="0" w:color="auto"/>
            <w:left w:val="none" w:sz="0" w:space="0" w:color="auto"/>
            <w:bottom w:val="none" w:sz="0" w:space="0" w:color="auto"/>
            <w:right w:val="none" w:sz="0" w:space="0" w:color="auto"/>
          </w:divBdr>
        </w:div>
        <w:div w:id="1299841520">
          <w:marLeft w:val="640"/>
          <w:marRight w:val="0"/>
          <w:marTop w:val="0"/>
          <w:marBottom w:val="0"/>
          <w:divBdr>
            <w:top w:val="none" w:sz="0" w:space="0" w:color="auto"/>
            <w:left w:val="none" w:sz="0" w:space="0" w:color="auto"/>
            <w:bottom w:val="none" w:sz="0" w:space="0" w:color="auto"/>
            <w:right w:val="none" w:sz="0" w:space="0" w:color="auto"/>
          </w:divBdr>
        </w:div>
        <w:div w:id="1857188374">
          <w:marLeft w:val="640"/>
          <w:marRight w:val="0"/>
          <w:marTop w:val="0"/>
          <w:marBottom w:val="0"/>
          <w:divBdr>
            <w:top w:val="none" w:sz="0" w:space="0" w:color="auto"/>
            <w:left w:val="none" w:sz="0" w:space="0" w:color="auto"/>
            <w:bottom w:val="none" w:sz="0" w:space="0" w:color="auto"/>
            <w:right w:val="none" w:sz="0" w:space="0" w:color="auto"/>
          </w:divBdr>
        </w:div>
        <w:div w:id="1308164879">
          <w:marLeft w:val="640"/>
          <w:marRight w:val="0"/>
          <w:marTop w:val="0"/>
          <w:marBottom w:val="0"/>
          <w:divBdr>
            <w:top w:val="none" w:sz="0" w:space="0" w:color="auto"/>
            <w:left w:val="none" w:sz="0" w:space="0" w:color="auto"/>
            <w:bottom w:val="none" w:sz="0" w:space="0" w:color="auto"/>
            <w:right w:val="none" w:sz="0" w:space="0" w:color="auto"/>
          </w:divBdr>
        </w:div>
        <w:div w:id="1338533913">
          <w:marLeft w:val="640"/>
          <w:marRight w:val="0"/>
          <w:marTop w:val="0"/>
          <w:marBottom w:val="0"/>
          <w:divBdr>
            <w:top w:val="none" w:sz="0" w:space="0" w:color="auto"/>
            <w:left w:val="none" w:sz="0" w:space="0" w:color="auto"/>
            <w:bottom w:val="none" w:sz="0" w:space="0" w:color="auto"/>
            <w:right w:val="none" w:sz="0" w:space="0" w:color="auto"/>
          </w:divBdr>
        </w:div>
        <w:div w:id="751006476">
          <w:marLeft w:val="640"/>
          <w:marRight w:val="0"/>
          <w:marTop w:val="0"/>
          <w:marBottom w:val="0"/>
          <w:divBdr>
            <w:top w:val="none" w:sz="0" w:space="0" w:color="auto"/>
            <w:left w:val="none" w:sz="0" w:space="0" w:color="auto"/>
            <w:bottom w:val="none" w:sz="0" w:space="0" w:color="auto"/>
            <w:right w:val="none" w:sz="0" w:space="0" w:color="auto"/>
          </w:divBdr>
        </w:div>
        <w:div w:id="1002440358">
          <w:marLeft w:val="640"/>
          <w:marRight w:val="0"/>
          <w:marTop w:val="0"/>
          <w:marBottom w:val="0"/>
          <w:divBdr>
            <w:top w:val="none" w:sz="0" w:space="0" w:color="auto"/>
            <w:left w:val="none" w:sz="0" w:space="0" w:color="auto"/>
            <w:bottom w:val="none" w:sz="0" w:space="0" w:color="auto"/>
            <w:right w:val="none" w:sz="0" w:space="0" w:color="auto"/>
          </w:divBdr>
        </w:div>
        <w:div w:id="289365809">
          <w:marLeft w:val="640"/>
          <w:marRight w:val="0"/>
          <w:marTop w:val="0"/>
          <w:marBottom w:val="0"/>
          <w:divBdr>
            <w:top w:val="none" w:sz="0" w:space="0" w:color="auto"/>
            <w:left w:val="none" w:sz="0" w:space="0" w:color="auto"/>
            <w:bottom w:val="none" w:sz="0" w:space="0" w:color="auto"/>
            <w:right w:val="none" w:sz="0" w:space="0" w:color="auto"/>
          </w:divBdr>
        </w:div>
        <w:div w:id="61366721">
          <w:marLeft w:val="640"/>
          <w:marRight w:val="0"/>
          <w:marTop w:val="0"/>
          <w:marBottom w:val="0"/>
          <w:divBdr>
            <w:top w:val="none" w:sz="0" w:space="0" w:color="auto"/>
            <w:left w:val="none" w:sz="0" w:space="0" w:color="auto"/>
            <w:bottom w:val="none" w:sz="0" w:space="0" w:color="auto"/>
            <w:right w:val="none" w:sz="0" w:space="0" w:color="auto"/>
          </w:divBdr>
        </w:div>
        <w:div w:id="1272397741">
          <w:marLeft w:val="640"/>
          <w:marRight w:val="0"/>
          <w:marTop w:val="0"/>
          <w:marBottom w:val="0"/>
          <w:divBdr>
            <w:top w:val="none" w:sz="0" w:space="0" w:color="auto"/>
            <w:left w:val="none" w:sz="0" w:space="0" w:color="auto"/>
            <w:bottom w:val="none" w:sz="0" w:space="0" w:color="auto"/>
            <w:right w:val="none" w:sz="0" w:space="0" w:color="auto"/>
          </w:divBdr>
        </w:div>
        <w:div w:id="1863593129">
          <w:marLeft w:val="640"/>
          <w:marRight w:val="0"/>
          <w:marTop w:val="0"/>
          <w:marBottom w:val="0"/>
          <w:divBdr>
            <w:top w:val="none" w:sz="0" w:space="0" w:color="auto"/>
            <w:left w:val="none" w:sz="0" w:space="0" w:color="auto"/>
            <w:bottom w:val="none" w:sz="0" w:space="0" w:color="auto"/>
            <w:right w:val="none" w:sz="0" w:space="0" w:color="auto"/>
          </w:divBdr>
        </w:div>
        <w:div w:id="1671906799">
          <w:marLeft w:val="640"/>
          <w:marRight w:val="0"/>
          <w:marTop w:val="0"/>
          <w:marBottom w:val="0"/>
          <w:divBdr>
            <w:top w:val="none" w:sz="0" w:space="0" w:color="auto"/>
            <w:left w:val="none" w:sz="0" w:space="0" w:color="auto"/>
            <w:bottom w:val="none" w:sz="0" w:space="0" w:color="auto"/>
            <w:right w:val="none" w:sz="0" w:space="0" w:color="auto"/>
          </w:divBdr>
        </w:div>
        <w:div w:id="1827623042">
          <w:marLeft w:val="640"/>
          <w:marRight w:val="0"/>
          <w:marTop w:val="0"/>
          <w:marBottom w:val="0"/>
          <w:divBdr>
            <w:top w:val="none" w:sz="0" w:space="0" w:color="auto"/>
            <w:left w:val="none" w:sz="0" w:space="0" w:color="auto"/>
            <w:bottom w:val="none" w:sz="0" w:space="0" w:color="auto"/>
            <w:right w:val="none" w:sz="0" w:space="0" w:color="auto"/>
          </w:divBdr>
        </w:div>
        <w:div w:id="527378034">
          <w:marLeft w:val="640"/>
          <w:marRight w:val="0"/>
          <w:marTop w:val="0"/>
          <w:marBottom w:val="0"/>
          <w:divBdr>
            <w:top w:val="none" w:sz="0" w:space="0" w:color="auto"/>
            <w:left w:val="none" w:sz="0" w:space="0" w:color="auto"/>
            <w:bottom w:val="none" w:sz="0" w:space="0" w:color="auto"/>
            <w:right w:val="none" w:sz="0" w:space="0" w:color="auto"/>
          </w:divBdr>
        </w:div>
        <w:div w:id="2021226936">
          <w:marLeft w:val="640"/>
          <w:marRight w:val="0"/>
          <w:marTop w:val="0"/>
          <w:marBottom w:val="0"/>
          <w:divBdr>
            <w:top w:val="none" w:sz="0" w:space="0" w:color="auto"/>
            <w:left w:val="none" w:sz="0" w:space="0" w:color="auto"/>
            <w:bottom w:val="none" w:sz="0" w:space="0" w:color="auto"/>
            <w:right w:val="none" w:sz="0" w:space="0" w:color="auto"/>
          </w:divBdr>
        </w:div>
        <w:div w:id="835144252">
          <w:marLeft w:val="640"/>
          <w:marRight w:val="0"/>
          <w:marTop w:val="0"/>
          <w:marBottom w:val="0"/>
          <w:divBdr>
            <w:top w:val="none" w:sz="0" w:space="0" w:color="auto"/>
            <w:left w:val="none" w:sz="0" w:space="0" w:color="auto"/>
            <w:bottom w:val="none" w:sz="0" w:space="0" w:color="auto"/>
            <w:right w:val="none" w:sz="0" w:space="0" w:color="auto"/>
          </w:divBdr>
        </w:div>
        <w:div w:id="142700756">
          <w:marLeft w:val="640"/>
          <w:marRight w:val="0"/>
          <w:marTop w:val="0"/>
          <w:marBottom w:val="0"/>
          <w:divBdr>
            <w:top w:val="none" w:sz="0" w:space="0" w:color="auto"/>
            <w:left w:val="none" w:sz="0" w:space="0" w:color="auto"/>
            <w:bottom w:val="none" w:sz="0" w:space="0" w:color="auto"/>
            <w:right w:val="none" w:sz="0" w:space="0" w:color="auto"/>
          </w:divBdr>
        </w:div>
        <w:div w:id="293565113">
          <w:marLeft w:val="640"/>
          <w:marRight w:val="0"/>
          <w:marTop w:val="0"/>
          <w:marBottom w:val="0"/>
          <w:divBdr>
            <w:top w:val="none" w:sz="0" w:space="0" w:color="auto"/>
            <w:left w:val="none" w:sz="0" w:space="0" w:color="auto"/>
            <w:bottom w:val="none" w:sz="0" w:space="0" w:color="auto"/>
            <w:right w:val="none" w:sz="0" w:space="0" w:color="auto"/>
          </w:divBdr>
        </w:div>
        <w:div w:id="1507672570">
          <w:marLeft w:val="640"/>
          <w:marRight w:val="0"/>
          <w:marTop w:val="0"/>
          <w:marBottom w:val="0"/>
          <w:divBdr>
            <w:top w:val="none" w:sz="0" w:space="0" w:color="auto"/>
            <w:left w:val="none" w:sz="0" w:space="0" w:color="auto"/>
            <w:bottom w:val="none" w:sz="0" w:space="0" w:color="auto"/>
            <w:right w:val="none" w:sz="0" w:space="0" w:color="auto"/>
          </w:divBdr>
        </w:div>
        <w:div w:id="661273929">
          <w:marLeft w:val="640"/>
          <w:marRight w:val="0"/>
          <w:marTop w:val="0"/>
          <w:marBottom w:val="0"/>
          <w:divBdr>
            <w:top w:val="none" w:sz="0" w:space="0" w:color="auto"/>
            <w:left w:val="none" w:sz="0" w:space="0" w:color="auto"/>
            <w:bottom w:val="none" w:sz="0" w:space="0" w:color="auto"/>
            <w:right w:val="none" w:sz="0" w:space="0" w:color="auto"/>
          </w:divBdr>
        </w:div>
        <w:div w:id="547642660">
          <w:marLeft w:val="640"/>
          <w:marRight w:val="0"/>
          <w:marTop w:val="0"/>
          <w:marBottom w:val="0"/>
          <w:divBdr>
            <w:top w:val="none" w:sz="0" w:space="0" w:color="auto"/>
            <w:left w:val="none" w:sz="0" w:space="0" w:color="auto"/>
            <w:bottom w:val="none" w:sz="0" w:space="0" w:color="auto"/>
            <w:right w:val="none" w:sz="0" w:space="0" w:color="auto"/>
          </w:divBdr>
        </w:div>
        <w:div w:id="1621376487">
          <w:marLeft w:val="640"/>
          <w:marRight w:val="0"/>
          <w:marTop w:val="0"/>
          <w:marBottom w:val="0"/>
          <w:divBdr>
            <w:top w:val="none" w:sz="0" w:space="0" w:color="auto"/>
            <w:left w:val="none" w:sz="0" w:space="0" w:color="auto"/>
            <w:bottom w:val="none" w:sz="0" w:space="0" w:color="auto"/>
            <w:right w:val="none" w:sz="0" w:space="0" w:color="auto"/>
          </w:divBdr>
        </w:div>
        <w:div w:id="1704861189">
          <w:marLeft w:val="640"/>
          <w:marRight w:val="0"/>
          <w:marTop w:val="0"/>
          <w:marBottom w:val="0"/>
          <w:divBdr>
            <w:top w:val="none" w:sz="0" w:space="0" w:color="auto"/>
            <w:left w:val="none" w:sz="0" w:space="0" w:color="auto"/>
            <w:bottom w:val="none" w:sz="0" w:space="0" w:color="auto"/>
            <w:right w:val="none" w:sz="0" w:space="0" w:color="auto"/>
          </w:divBdr>
        </w:div>
        <w:div w:id="1096559261">
          <w:marLeft w:val="640"/>
          <w:marRight w:val="0"/>
          <w:marTop w:val="0"/>
          <w:marBottom w:val="0"/>
          <w:divBdr>
            <w:top w:val="none" w:sz="0" w:space="0" w:color="auto"/>
            <w:left w:val="none" w:sz="0" w:space="0" w:color="auto"/>
            <w:bottom w:val="none" w:sz="0" w:space="0" w:color="auto"/>
            <w:right w:val="none" w:sz="0" w:space="0" w:color="auto"/>
          </w:divBdr>
        </w:div>
        <w:div w:id="1783065860">
          <w:marLeft w:val="640"/>
          <w:marRight w:val="0"/>
          <w:marTop w:val="0"/>
          <w:marBottom w:val="0"/>
          <w:divBdr>
            <w:top w:val="none" w:sz="0" w:space="0" w:color="auto"/>
            <w:left w:val="none" w:sz="0" w:space="0" w:color="auto"/>
            <w:bottom w:val="none" w:sz="0" w:space="0" w:color="auto"/>
            <w:right w:val="none" w:sz="0" w:space="0" w:color="auto"/>
          </w:divBdr>
        </w:div>
      </w:divsChild>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 w:id="1768427170">
      <w:bodyDiv w:val="1"/>
      <w:marLeft w:val="0"/>
      <w:marRight w:val="0"/>
      <w:marTop w:val="0"/>
      <w:marBottom w:val="0"/>
      <w:divBdr>
        <w:top w:val="none" w:sz="0" w:space="0" w:color="auto"/>
        <w:left w:val="none" w:sz="0" w:space="0" w:color="auto"/>
        <w:bottom w:val="none" w:sz="0" w:space="0" w:color="auto"/>
        <w:right w:val="none" w:sz="0" w:space="0" w:color="auto"/>
      </w:divBdr>
      <w:divsChild>
        <w:div w:id="1966304994">
          <w:marLeft w:val="640"/>
          <w:marRight w:val="0"/>
          <w:marTop w:val="0"/>
          <w:marBottom w:val="0"/>
          <w:divBdr>
            <w:top w:val="none" w:sz="0" w:space="0" w:color="auto"/>
            <w:left w:val="none" w:sz="0" w:space="0" w:color="auto"/>
            <w:bottom w:val="none" w:sz="0" w:space="0" w:color="auto"/>
            <w:right w:val="none" w:sz="0" w:space="0" w:color="auto"/>
          </w:divBdr>
        </w:div>
        <w:div w:id="262886062">
          <w:marLeft w:val="640"/>
          <w:marRight w:val="0"/>
          <w:marTop w:val="0"/>
          <w:marBottom w:val="0"/>
          <w:divBdr>
            <w:top w:val="none" w:sz="0" w:space="0" w:color="auto"/>
            <w:left w:val="none" w:sz="0" w:space="0" w:color="auto"/>
            <w:bottom w:val="none" w:sz="0" w:space="0" w:color="auto"/>
            <w:right w:val="none" w:sz="0" w:space="0" w:color="auto"/>
          </w:divBdr>
        </w:div>
        <w:div w:id="2040542787">
          <w:marLeft w:val="640"/>
          <w:marRight w:val="0"/>
          <w:marTop w:val="0"/>
          <w:marBottom w:val="0"/>
          <w:divBdr>
            <w:top w:val="none" w:sz="0" w:space="0" w:color="auto"/>
            <w:left w:val="none" w:sz="0" w:space="0" w:color="auto"/>
            <w:bottom w:val="none" w:sz="0" w:space="0" w:color="auto"/>
            <w:right w:val="none" w:sz="0" w:space="0" w:color="auto"/>
          </w:divBdr>
        </w:div>
        <w:div w:id="893781549">
          <w:marLeft w:val="640"/>
          <w:marRight w:val="0"/>
          <w:marTop w:val="0"/>
          <w:marBottom w:val="0"/>
          <w:divBdr>
            <w:top w:val="none" w:sz="0" w:space="0" w:color="auto"/>
            <w:left w:val="none" w:sz="0" w:space="0" w:color="auto"/>
            <w:bottom w:val="none" w:sz="0" w:space="0" w:color="auto"/>
            <w:right w:val="none" w:sz="0" w:space="0" w:color="auto"/>
          </w:divBdr>
        </w:div>
        <w:div w:id="1852645649">
          <w:marLeft w:val="640"/>
          <w:marRight w:val="0"/>
          <w:marTop w:val="0"/>
          <w:marBottom w:val="0"/>
          <w:divBdr>
            <w:top w:val="none" w:sz="0" w:space="0" w:color="auto"/>
            <w:left w:val="none" w:sz="0" w:space="0" w:color="auto"/>
            <w:bottom w:val="none" w:sz="0" w:space="0" w:color="auto"/>
            <w:right w:val="none" w:sz="0" w:space="0" w:color="auto"/>
          </w:divBdr>
        </w:div>
        <w:div w:id="622346034">
          <w:marLeft w:val="640"/>
          <w:marRight w:val="0"/>
          <w:marTop w:val="0"/>
          <w:marBottom w:val="0"/>
          <w:divBdr>
            <w:top w:val="none" w:sz="0" w:space="0" w:color="auto"/>
            <w:left w:val="none" w:sz="0" w:space="0" w:color="auto"/>
            <w:bottom w:val="none" w:sz="0" w:space="0" w:color="auto"/>
            <w:right w:val="none" w:sz="0" w:space="0" w:color="auto"/>
          </w:divBdr>
        </w:div>
        <w:div w:id="1924953759">
          <w:marLeft w:val="640"/>
          <w:marRight w:val="0"/>
          <w:marTop w:val="0"/>
          <w:marBottom w:val="0"/>
          <w:divBdr>
            <w:top w:val="none" w:sz="0" w:space="0" w:color="auto"/>
            <w:left w:val="none" w:sz="0" w:space="0" w:color="auto"/>
            <w:bottom w:val="none" w:sz="0" w:space="0" w:color="auto"/>
            <w:right w:val="none" w:sz="0" w:space="0" w:color="auto"/>
          </w:divBdr>
        </w:div>
        <w:div w:id="1762797796">
          <w:marLeft w:val="640"/>
          <w:marRight w:val="0"/>
          <w:marTop w:val="0"/>
          <w:marBottom w:val="0"/>
          <w:divBdr>
            <w:top w:val="none" w:sz="0" w:space="0" w:color="auto"/>
            <w:left w:val="none" w:sz="0" w:space="0" w:color="auto"/>
            <w:bottom w:val="none" w:sz="0" w:space="0" w:color="auto"/>
            <w:right w:val="none" w:sz="0" w:space="0" w:color="auto"/>
          </w:divBdr>
        </w:div>
        <w:div w:id="868957391">
          <w:marLeft w:val="640"/>
          <w:marRight w:val="0"/>
          <w:marTop w:val="0"/>
          <w:marBottom w:val="0"/>
          <w:divBdr>
            <w:top w:val="none" w:sz="0" w:space="0" w:color="auto"/>
            <w:left w:val="none" w:sz="0" w:space="0" w:color="auto"/>
            <w:bottom w:val="none" w:sz="0" w:space="0" w:color="auto"/>
            <w:right w:val="none" w:sz="0" w:space="0" w:color="auto"/>
          </w:divBdr>
        </w:div>
        <w:div w:id="1699961776">
          <w:marLeft w:val="640"/>
          <w:marRight w:val="0"/>
          <w:marTop w:val="0"/>
          <w:marBottom w:val="0"/>
          <w:divBdr>
            <w:top w:val="none" w:sz="0" w:space="0" w:color="auto"/>
            <w:left w:val="none" w:sz="0" w:space="0" w:color="auto"/>
            <w:bottom w:val="none" w:sz="0" w:space="0" w:color="auto"/>
            <w:right w:val="none" w:sz="0" w:space="0" w:color="auto"/>
          </w:divBdr>
        </w:div>
        <w:div w:id="335574939">
          <w:marLeft w:val="640"/>
          <w:marRight w:val="0"/>
          <w:marTop w:val="0"/>
          <w:marBottom w:val="0"/>
          <w:divBdr>
            <w:top w:val="none" w:sz="0" w:space="0" w:color="auto"/>
            <w:left w:val="none" w:sz="0" w:space="0" w:color="auto"/>
            <w:bottom w:val="none" w:sz="0" w:space="0" w:color="auto"/>
            <w:right w:val="none" w:sz="0" w:space="0" w:color="auto"/>
          </w:divBdr>
        </w:div>
        <w:div w:id="536434414">
          <w:marLeft w:val="640"/>
          <w:marRight w:val="0"/>
          <w:marTop w:val="0"/>
          <w:marBottom w:val="0"/>
          <w:divBdr>
            <w:top w:val="none" w:sz="0" w:space="0" w:color="auto"/>
            <w:left w:val="none" w:sz="0" w:space="0" w:color="auto"/>
            <w:bottom w:val="none" w:sz="0" w:space="0" w:color="auto"/>
            <w:right w:val="none" w:sz="0" w:space="0" w:color="auto"/>
          </w:divBdr>
        </w:div>
        <w:div w:id="294413500">
          <w:marLeft w:val="640"/>
          <w:marRight w:val="0"/>
          <w:marTop w:val="0"/>
          <w:marBottom w:val="0"/>
          <w:divBdr>
            <w:top w:val="none" w:sz="0" w:space="0" w:color="auto"/>
            <w:left w:val="none" w:sz="0" w:space="0" w:color="auto"/>
            <w:bottom w:val="none" w:sz="0" w:space="0" w:color="auto"/>
            <w:right w:val="none" w:sz="0" w:space="0" w:color="auto"/>
          </w:divBdr>
        </w:div>
        <w:div w:id="918833065">
          <w:marLeft w:val="640"/>
          <w:marRight w:val="0"/>
          <w:marTop w:val="0"/>
          <w:marBottom w:val="0"/>
          <w:divBdr>
            <w:top w:val="none" w:sz="0" w:space="0" w:color="auto"/>
            <w:left w:val="none" w:sz="0" w:space="0" w:color="auto"/>
            <w:bottom w:val="none" w:sz="0" w:space="0" w:color="auto"/>
            <w:right w:val="none" w:sz="0" w:space="0" w:color="auto"/>
          </w:divBdr>
        </w:div>
        <w:div w:id="702438666">
          <w:marLeft w:val="640"/>
          <w:marRight w:val="0"/>
          <w:marTop w:val="0"/>
          <w:marBottom w:val="0"/>
          <w:divBdr>
            <w:top w:val="none" w:sz="0" w:space="0" w:color="auto"/>
            <w:left w:val="none" w:sz="0" w:space="0" w:color="auto"/>
            <w:bottom w:val="none" w:sz="0" w:space="0" w:color="auto"/>
            <w:right w:val="none" w:sz="0" w:space="0" w:color="auto"/>
          </w:divBdr>
        </w:div>
        <w:div w:id="1937588956">
          <w:marLeft w:val="640"/>
          <w:marRight w:val="0"/>
          <w:marTop w:val="0"/>
          <w:marBottom w:val="0"/>
          <w:divBdr>
            <w:top w:val="none" w:sz="0" w:space="0" w:color="auto"/>
            <w:left w:val="none" w:sz="0" w:space="0" w:color="auto"/>
            <w:bottom w:val="none" w:sz="0" w:space="0" w:color="auto"/>
            <w:right w:val="none" w:sz="0" w:space="0" w:color="auto"/>
          </w:divBdr>
        </w:div>
        <w:div w:id="171456204">
          <w:marLeft w:val="640"/>
          <w:marRight w:val="0"/>
          <w:marTop w:val="0"/>
          <w:marBottom w:val="0"/>
          <w:divBdr>
            <w:top w:val="none" w:sz="0" w:space="0" w:color="auto"/>
            <w:left w:val="none" w:sz="0" w:space="0" w:color="auto"/>
            <w:bottom w:val="none" w:sz="0" w:space="0" w:color="auto"/>
            <w:right w:val="none" w:sz="0" w:space="0" w:color="auto"/>
          </w:divBdr>
        </w:div>
        <w:div w:id="924152287">
          <w:marLeft w:val="640"/>
          <w:marRight w:val="0"/>
          <w:marTop w:val="0"/>
          <w:marBottom w:val="0"/>
          <w:divBdr>
            <w:top w:val="none" w:sz="0" w:space="0" w:color="auto"/>
            <w:left w:val="none" w:sz="0" w:space="0" w:color="auto"/>
            <w:bottom w:val="none" w:sz="0" w:space="0" w:color="auto"/>
            <w:right w:val="none" w:sz="0" w:space="0" w:color="auto"/>
          </w:divBdr>
        </w:div>
        <w:div w:id="667749087">
          <w:marLeft w:val="640"/>
          <w:marRight w:val="0"/>
          <w:marTop w:val="0"/>
          <w:marBottom w:val="0"/>
          <w:divBdr>
            <w:top w:val="none" w:sz="0" w:space="0" w:color="auto"/>
            <w:left w:val="none" w:sz="0" w:space="0" w:color="auto"/>
            <w:bottom w:val="none" w:sz="0" w:space="0" w:color="auto"/>
            <w:right w:val="none" w:sz="0" w:space="0" w:color="auto"/>
          </w:divBdr>
        </w:div>
        <w:div w:id="188497840">
          <w:marLeft w:val="640"/>
          <w:marRight w:val="0"/>
          <w:marTop w:val="0"/>
          <w:marBottom w:val="0"/>
          <w:divBdr>
            <w:top w:val="none" w:sz="0" w:space="0" w:color="auto"/>
            <w:left w:val="none" w:sz="0" w:space="0" w:color="auto"/>
            <w:bottom w:val="none" w:sz="0" w:space="0" w:color="auto"/>
            <w:right w:val="none" w:sz="0" w:space="0" w:color="auto"/>
          </w:divBdr>
        </w:div>
        <w:div w:id="1763990571">
          <w:marLeft w:val="640"/>
          <w:marRight w:val="0"/>
          <w:marTop w:val="0"/>
          <w:marBottom w:val="0"/>
          <w:divBdr>
            <w:top w:val="none" w:sz="0" w:space="0" w:color="auto"/>
            <w:left w:val="none" w:sz="0" w:space="0" w:color="auto"/>
            <w:bottom w:val="none" w:sz="0" w:space="0" w:color="auto"/>
            <w:right w:val="none" w:sz="0" w:space="0" w:color="auto"/>
          </w:divBdr>
        </w:div>
        <w:div w:id="1892571044">
          <w:marLeft w:val="640"/>
          <w:marRight w:val="0"/>
          <w:marTop w:val="0"/>
          <w:marBottom w:val="0"/>
          <w:divBdr>
            <w:top w:val="none" w:sz="0" w:space="0" w:color="auto"/>
            <w:left w:val="none" w:sz="0" w:space="0" w:color="auto"/>
            <w:bottom w:val="none" w:sz="0" w:space="0" w:color="auto"/>
            <w:right w:val="none" w:sz="0" w:space="0" w:color="auto"/>
          </w:divBdr>
        </w:div>
        <w:div w:id="1128426435">
          <w:marLeft w:val="640"/>
          <w:marRight w:val="0"/>
          <w:marTop w:val="0"/>
          <w:marBottom w:val="0"/>
          <w:divBdr>
            <w:top w:val="none" w:sz="0" w:space="0" w:color="auto"/>
            <w:left w:val="none" w:sz="0" w:space="0" w:color="auto"/>
            <w:bottom w:val="none" w:sz="0" w:space="0" w:color="auto"/>
            <w:right w:val="none" w:sz="0" w:space="0" w:color="auto"/>
          </w:divBdr>
        </w:div>
        <w:div w:id="1164854136">
          <w:marLeft w:val="640"/>
          <w:marRight w:val="0"/>
          <w:marTop w:val="0"/>
          <w:marBottom w:val="0"/>
          <w:divBdr>
            <w:top w:val="none" w:sz="0" w:space="0" w:color="auto"/>
            <w:left w:val="none" w:sz="0" w:space="0" w:color="auto"/>
            <w:bottom w:val="none" w:sz="0" w:space="0" w:color="auto"/>
            <w:right w:val="none" w:sz="0" w:space="0" w:color="auto"/>
          </w:divBdr>
        </w:div>
        <w:div w:id="2035181906">
          <w:marLeft w:val="640"/>
          <w:marRight w:val="0"/>
          <w:marTop w:val="0"/>
          <w:marBottom w:val="0"/>
          <w:divBdr>
            <w:top w:val="none" w:sz="0" w:space="0" w:color="auto"/>
            <w:left w:val="none" w:sz="0" w:space="0" w:color="auto"/>
            <w:bottom w:val="none" w:sz="0" w:space="0" w:color="auto"/>
            <w:right w:val="none" w:sz="0" w:space="0" w:color="auto"/>
          </w:divBdr>
        </w:div>
        <w:div w:id="358245500">
          <w:marLeft w:val="640"/>
          <w:marRight w:val="0"/>
          <w:marTop w:val="0"/>
          <w:marBottom w:val="0"/>
          <w:divBdr>
            <w:top w:val="none" w:sz="0" w:space="0" w:color="auto"/>
            <w:left w:val="none" w:sz="0" w:space="0" w:color="auto"/>
            <w:bottom w:val="none" w:sz="0" w:space="0" w:color="auto"/>
            <w:right w:val="none" w:sz="0" w:space="0" w:color="auto"/>
          </w:divBdr>
        </w:div>
        <w:div w:id="317658755">
          <w:marLeft w:val="640"/>
          <w:marRight w:val="0"/>
          <w:marTop w:val="0"/>
          <w:marBottom w:val="0"/>
          <w:divBdr>
            <w:top w:val="none" w:sz="0" w:space="0" w:color="auto"/>
            <w:left w:val="none" w:sz="0" w:space="0" w:color="auto"/>
            <w:bottom w:val="none" w:sz="0" w:space="0" w:color="auto"/>
            <w:right w:val="none" w:sz="0" w:space="0" w:color="auto"/>
          </w:divBdr>
        </w:div>
        <w:div w:id="864291656">
          <w:marLeft w:val="640"/>
          <w:marRight w:val="0"/>
          <w:marTop w:val="0"/>
          <w:marBottom w:val="0"/>
          <w:divBdr>
            <w:top w:val="none" w:sz="0" w:space="0" w:color="auto"/>
            <w:left w:val="none" w:sz="0" w:space="0" w:color="auto"/>
            <w:bottom w:val="none" w:sz="0" w:space="0" w:color="auto"/>
            <w:right w:val="none" w:sz="0" w:space="0" w:color="auto"/>
          </w:divBdr>
        </w:div>
        <w:div w:id="1733383023">
          <w:marLeft w:val="640"/>
          <w:marRight w:val="0"/>
          <w:marTop w:val="0"/>
          <w:marBottom w:val="0"/>
          <w:divBdr>
            <w:top w:val="none" w:sz="0" w:space="0" w:color="auto"/>
            <w:left w:val="none" w:sz="0" w:space="0" w:color="auto"/>
            <w:bottom w:val="none" w:sz="0" w:space="0" w:color="auto"/>
            <w:right w:val="none" w:sz="0" w:space="0" w:color="auto"/>
          </w:divBdr>
        </w:div>
        <w:div w:id="1898200318">
          <w:marLeft w:val="640"/>
          <w:marRight w:val="0"/>
          <w:marTop w:val="0"/>
          <w:marBottom w:val="0"/>
          <w:divBdr>
            <w:top w:val="none" w:sz="0" w:space="0" w:color="auto"/>
            <w:left w:val="none" w:sz="0" w:space="0" w:color="auto"/>
            <w:bottom w:val="none" w:sz="0" w:space="0" w:color="auto"/>
            <w:right w:val="none" w:sz="0" w:space="0" w:color="auto"/>
          </w:divBdr>
        </w:div>
        <w:div w:id="2102754863">
          <w:marLeft w:val="640"/>
          <w:marRight w:val="0"/>
          <w:marTop w:val="0"/>
          <w:marBottom w:val="0"/>
          <w:divBdr>
            <w:top w:val="none" w:sz="0" w:space="0" w:color="auto"/>
            <w:left w:val="none" w:sz="0" w:space="0" w:color="auto"/>
            <w:bottom w:val="none" w:sz="0" w:space="0" w:color="auto"/>
            <w:right w:val="none" w:sz="0" w:space="0" w:color="auto"/>
          </w:divBdr>
        </w:div>
        <w:div w:id="1991711837">
          <w:marLeft w:val="640"/>
          <w:marRight w:val="0"/>
          <w:marTop w:val="0"/>
          <w:marBottom w:val="0"/>
          <w:divBdr>
            <w:top w:val="none" w:sz="0" w:space="0" w:color="auto"/>
            <w:left w:val="none" w:sz="0" w:space="0" w:color="auto"/>
            <w:bottom w:val="none" w:sz="0" w:space="0" w:color="auto"/>
            <w:right w:val="none" w:sz="0" w:space="0" w:color="auto"/>
          </w:divBdr>
        </w:div>
        <w:div w:id="580795986">
          <w:marLeft w:val="640"/>
          <w:marRight w:val="0"/>
          <w:marTop w:val="0"/>
          <w:marBottom w:val="0"/>
          <w:divBdr>
            <w:top w:val="none" w:sz="0" w:space="0" w:color="auto"/>
            <w:left w:val="none" w:sz="0" w:space="0" w:color="auto"/>
            <w:bottom w:val="none" w:sz="0" w:space="0" w:color="auto"/>
            <w:right w:val="none" w:sz="0" w:space="0" w:color="auto"/>
          </w:divBdr>
        </w:div>
        <w:div w:id="1541897970">
          <w:marLeft w:val="640"/>
          <w:marRight w:val="0"/>
          <w:marTop w:val="0"/>
          <w:marBottom w:val="0"/>
          <w:divBdr>
            <w:top w:val="none" w:sz="0" w:space="0" w:color="auto"/>
            <w:left w:val="none" w:sz="0" w:space="0" w:color="auto"/>
            <w:bottom w:val="none" w:sz="0" w:space="0" w:color="auto"/>
            <w:right w:val="none" w:sz="0" w:space="0" w:color="auto"/>
          </w:divBdr>
        </w:div>
        <w:div w:id="1003358121">
          <w:marLeft w:val="640"/>
          <w:marRight w:val="0"/>
          <w:marTop w:val="0"/>
          <w:marBottom w:val="0"/>
          <w:divBdr>
            <w:top w:val="none" w:sz="0" w:space="0" w:color="auto"/>
            <w:left w:val="none" w:sz="0" w:space="0" w:color="auto"/>
            <w:bottom w:val="none" w:sz="0" w:space="0" w:color="auto"/>
            <w:right w:val="none" w:sz="0" w:space="0" w:color="auto"/>
          </w:divBdr>
        </w:div>
        <w:div w:id="1608922885">
          <w:marLeft w:val="640"/>
          <w:marRight w:val="0"/>
          <w:marTop w:val="0"/>
          <w:marBottom w:val="0"/>
          <w:divBdr>
            <w:top w:val="none" w:sz="0" w:space="0" w:color="auto"/>
            <w:left w:val="none" w:sz="0" w:space="0" w:color="auto"/>
            <w:bottom w:val="none" w:sz="0" w:space="0" w:color="auto"/>
            <w:right w:val="none" w:sz="0" w:space="0" w:color="auto"/>
          </w:divBdr>
        </w:div>
        <w:div w:id="1597518700">
          <w:marLeft w:val="640"/>
          <w:marRight w:val="0"/>
          <w:marTop w:val="0"/>
          <w:marBottom w:val="0"/>
          <w:divBdr>
            <w:top w:val="none" w:sz="0" w:space="0" w:color="auto"/>
            <w:left w:val="none" w:sz="0" w:space="0" w:color="auto"/>
            <w:bottom w:val="none" w:sz="0" w:space="0" w:color="auto"/>
            <w:right w:val="none" w:sz="0" w:space="0" w:color="auto"/>
          </w:divBdr>
        </w:div>
        <w:div w:id="1524128293">
          <w:marLeft w:val="640"/>
          <w:marRight w:val="0"/>
          <w:marTop w:val="0"/>
          <w:marBottom w:val="0"/>
          <w:divBdr>
            <w:top w:val="none" w:sz="0" w:space="0" w:color="auto"/>
            <w:left w:val="none" w:sz="0" w:space="0" w:color="auto"/>
            <w:bottom w:val="none" w:sz="0" w:space="0" w:color="auto"/>
            <w:right w:val="none" w:sz="0" w:space="0" w:color="auto"/>
          </w:divBdr>
        </w:div>
        <w:div w:id="1889762604">
          <w:marLeft w:val="640"/>
          <w:marRight w:val="0"/>
          <w:marTop w:val="0"/>
          <w:marBottom w:val="0"/>
          <w:divBdr>
            <w:top w:val="none" w:sz="0" w:space="0" w:color="auto"/>
            <w:left w:val="none" w:sz="0" w:space="0" w:color="auto"/>
            <w:bottom w:val="none" w:sz="0" w:space="0" w:color="auto"/>
            <w:right w:val="none" w:sz="0" w:space="0" w:color="auto"/>
          </w:divBdr>
        </w:div>
        <w:div w:id="798956465">
          <w:marLeft w:val="640"/>
          <w:marRight w:val="0"/>
          <w:marTop w:val="0"/>
          <w:marBottom w:val="0"/>
          <w:divBdr>
            <w:top w:val="none" w:sz="0" w:space="0" w:color="auto"/>
            <w:left w:val="none" w:sz="0" w:space="0" w:color="auto"/>
            <w:bottom w:val="none" w:sz="0" w:space="0" w:color="auto"/>
            <w:right w:val="none" w:sz="0" w:space="0" w:color="auto"/>
          </w:divBdr>
        </w:div>
        <w:div w:id="1439763169">
          <w:marLeft w:val="640"/>
          <w:marRight w:val="0"/>
          <w:marTop w:val="0"/>
          <w:marBottom w:val="0"/>
          <w:divBdr>
            <w:top w:val="none" w:sz="0" w:space="0" w:color="auto"/>
            <w:left w:val="none" w:sz="0" w:space="0" w:color="auto"/>
            <w:bottom w:val="none" w:sz="0" w:space="0" w:color="auto"/>
            <w:right w:val="none" w:sz="0" w:space="0" w:color="auto"/>
          </w:divBdr>
        </w:div>
        <w:div w:id="1755976474">
          <w:marLeft w:val="640"/>
          <w:marRight w:val="0"/>
          <w:marTop w:val="0"/>
          <w:marBottom w:val="0"/>
          <w:divBdr>
            <w:top w:val="none" w:sz="0" w:space="0" w:color="auto"/>
            <w:left w:val="none" w:sz="0" w:space="0" w:color="auto"/>
            <w:bottom w:val="none" w:sz="0" w:space="0" w:color="auto"/>
            <w:right w:val="none" w:sz="0" w:space="0" w:color="auto"/>
          </w:divBdr>
        </w:div>
        <w:div w:id="1436898547">
          <w:marLeft w:val="640"/>
          <w:marRight w:val="0"/>
          <w:marTop w:val="0"/>
          <w:marBottom w:val="0"/>
          <w:divBdr>
            <w:top w:val="none" w:sz="0" w:space="0" w:color="auto"/>
            <w:left w:val="none" w:sz="0" w:space="0" w:color="auto"/>
            <w:bottom w:val="none" w:sz="0" w:space="0" w:color="auto"/>
            <w:right w:val="none" w:sz="0" w:space="0" w:color="auto"/>
          </w:divBdr>
        </w:div>
        <w:div w:id="570698461">
          <w:marLeft w:val="640"/>
          <w:marRight w:val="0"/>
          <w:marTop w:val="0"/>
          <w:marBottom w:val="0"/>
          <w:divBdr>
            <w:top w:val="none" w:sz="0" w:space="0" w:color="auto"/>
            <w:left w:val="none" w:sz="0" w:space="0" w:color="auto"/>
            <w:bottom w:val="none" w:sz="0" w:space="0" w:color="auto"/>
            <w:right w:val="none" w:sz="0" w:space="0" w:color="auto"/>
          </w:divBdr>
        </w:div>
        <w:div w:id="1696926881">
          <w:marLeft w:val="640"/>
          <w:marRight w:val="0"/>
          <w:marTop w:val="0"/>
          <w:marBottom w:val="0"/>
          <w:divBdr>
            <w:top w:val="none" w:sz="0" w:space="0" w:color="auto"/>
            <w:left w:val="none" w:sz="0" w:space="0" w:color="auto"/>
            <w:bottom w:val="none" w:sz="0" w:space="0" w:color="auto"/>
            <w:right w:val="none" w:sz="0" w:space="0" w:color="auto"/>
          </w:divBdr>
        </w:div>
        <w:div w:id="218979986">
          <w:marLeft w:val="640"/>
          <w:marRight w:val="0"/>
          <w:marTop w:val="0"/>
          <w:marBottom w:val="0"/>
          <w:divBdr>
            <w:top w:val="none" w:sz="0" w:space="0" w:color="auto"/>
            <w:left w:val="none" w:sz="0" w:space="0" w:color="auto"/>
            <w:bottom w:val="none" w:sz="0" w:space="0" w:color="auto"/>
            <w:right w:val="none" w:sz="0" w:space="0" w:color="auto"/>
          </w:divBdr>
        </w:div>
        <w:div w:id="1031801392">
          <w:marLeft w:val="640"/>
          <w:marRight w:val="0"/>
          <w:marTop w:val="0"/>
          <w:marBottom w:val="0"/>
          <w:divBdr>
            <w:top w:val="none" w:sz="0" w:space="0" w:color="auto"/>
            <w:left w:val="none" w:sz="0" w:space="0" w:color="auto"/>
            <w:bottom w:val="none" w:sz="0" w:space="0" w:color="auto"/>
            <w:right w:val="none" w:sz="0" w:space="0" w:color="auto"/>
          </w:divBdr>
        </w:div>
        <w:div w:id="1766924485">
          <w:marLeft w:val="640"/>
          <w:marRight w:val="0"/>
          <w:marTop w:val="0"/>
          <w:marBottom w:val="0"/>
          <w:divBdr>
            <w:top w:val="none" w:sz="0" w:space="0" w:color="auto"/>
            <w:left w:val="none" w:sz="0" w:space="0" w:color="auto"/>
            <w:bottom w:val="none" w:sz="0" w:space="0" w:color="auto"/>
            <w:right w:val="none" w:sz="0" w:space="0" w:color="auto"/>
          </w:divBdr>
        </w:div>
        <w:div w:id="728916379">
          <w:marLeft w:val="640"/>
          <w:marRight w:val="0"/>
          <w:marTop w:val="0"/>
          <w:marBottom w:val="0"/>
          <w:divBdr>
            <w:top w:val="none" w:sz="0" w:space="0" w:color="auto"/>
            <w:left w:val="none" w:sz="0" w:space="0" w:color="auto"/>
            <w:bottom w:val="none" w:sz="0" w:space="0" w:color="auto"/>
            <w:right w:val="none" w:sz="0" w:space="0" w:color="auto"/>
          </w:divBdr>
        </w:div>
        <w:div w:id="189804631">
          <w:marLeft w:val="640"/>
          <w:marRight w:val="0"/>
          <w:marTop w:val="0"/>
          <w:marBottom w:val="0"/>
          <w:divBdr>
            <w:top w:val="none" w:sz="0" w:space="0" w:color="auto"/>
            <w:left w:val="none" w:sz="0" w:space="0" w:color="auto"/>
            <w:bottom w:val="none" w:sz="0" w:space="0" w:color="auto"/>
            <w:right w:val="none" w:sz="0" w:space="0" w:color="auto"/>
          </w:divBdr>
        </w:div>
        <w:div w:id="377709306">
          <w:marLeft w:val="640"/>
          <w:marRight w:val="0"/>
          <w:marTop w:val="0"/>
          <w:marBottom w:val="0"/>
          <w:divBdr>
            <w:top w:val="none" w:sz="0" w:space="0" w:color="auto"/>
            <w:left w:val="none" w:sz="0" w:space="0" w:color="auto"/>
            <w:bottom w:val="none" w:sz="0" w:space="0" w:color="auto"/>
            <w:right w:val="none" w:sz="0" w:space="0" w:color="auto"/>
          </w:divBdr>
        </w:div>
        <w:div w:id="1106267063">
          <w:marLeft w:val="640"/>
          <w:marRight w:val="0"/>
          <w:marTop w:val="0"/>
          <w:marBottom w:val="0"/>
          <w:divBdr>
            <w:top w:val="none" w:sz="0" w:space="0" w:color="auto"/>
            <w:left w:val="none" w:sz="0" w:space="0" w:color="auto"/>
            <w:bottom w:val="none" w:sz="0" w:space="0" w:color="auto"/>
            <w:right w:val="none" w:sz="0" w:space="0" w:color="auto"/>
          </w:divBdr>
        </w:div>
        <w:div w:id="1543059841">
          <w:marLeft w:val="640"/>
          <w:marRight w:val="0"/>
          <w:marTop w:val="0"/>
          <w:marBottom w:val="0"/>
          <w:divBdr>
            <w:top w:val="none" w:sz="0" w:space="0" w:color="auto"/>
            <w:left w:val="none" w:sz="0" w:space="0" w:color="auto"/>
            <w:bottom w:val="none" w:sz="0" w:space="0" w:color="auto"/>
            <w:right w:val="none" w:sz="0" w:space="0" w:color="auto"/>
          </w:divBdr>
        </w:div>
        <w:div w:id="564802474">
          <w:marLeft w:val="640"/>
          <w:marRight w:val="0"/>
          <w:marTop w:val="0"/>
          <w:marBottom w:val="0"/>
          <w:divBdr>
            <w:top w:val="none" w:sz="0" w:space="0" w:color="auto"/>
            <w:left w:val="none" w:sz="0" w:space="0" w:color="auto"/>
            <w:bottom w:val="none" w:sz="0" w:space="0" w:color="auto"/>
            <w:right w:val="none" w:sz="0" w:space="0" w:color="auto"/>
          </w:divBdr>
        </w:div>
        <w:div w:id="461921208">
          <w:marLeft w:val="640"/>
          <w:marRight w:val="0"/>
          <w:marTop w:val="0"/>
          <w:marBottom w:val="0"/>
          <w:divBdr>
            <w:top w:val="none" w:sz="0" w:space="0" w:color="auto"/>
            <w:left w:val="none" w:sz="0" w:space="0" w:color="auto"/>
            <w:bottom w:val="none" w:sz="0" w:space="0" w:color="auto"/>
            <w:right w:val="none" w:sz="0" w:space="0" w:color="auto"/>
          </w:divBdr>
        </w:div>
        <w:div w:id="1055007688">
          <w:marLeft w:val="640"/>
          <w:marRight w:val="0"/>
          <w:marTop w:val="0"/>
          <w:marBottom w:val="0"/>
          <w:divBdr>
            <w:top w:val="none" w:sz="0" w:space="0" w:color="auto"/>
            <w:left w:val="none" w:sz="0" w:space="0" w:color="auto"/>
            <w:bottom w:val="none" w:sz="0" w:space="0" w:color="auto"/>
            <w:right w:val="none" w:sz="0" w:space="0" w:color="auto"/>
          </w:divBdr>
        </w:div>
        <w:div w:id="1129975011">
          <w:marLeft w:val="640"/>
          <w:marRight w:val="0"/>
          <w:marTop w:val="0"/>
          <w:marBottom w:val="0"/>
          <w:divBdr>
            <w:top w:val="none" w:sz="0" w:space="0" w:color="auto"/>
            <w:left w:val="none" w:sz="0" w:space="0" w:color="auto"/>
            <w:bottom w:val="none" w:sz="0" w:space="0" w:color="auto"/>
            <w:right w:val="none" w:sz="0" w:space="0" w:color="auto"/>
          </w:divBdr>
        </w:div>
        <w:div w:id="1706054871">
          <w:marLeft w:val="640"/>
          <w:marRight w:val="0"/>
          <w:marTop w:val="0"/>
          <w:marBottom w:val="0"/>
          <w:divBdr>
            <w:top w:val="none" w:sz="0" w:space="0" w:color="auto"/>
            <w:left w:val="none" w:sz="0" w:space="0" w:color="auto"/>
            <w:bottom w:val="none" w:sz="0" w:space="0" w:color="auto"/>
            <w:right w:val="none" w:sz="0" w:space="0" w:color="auto"/>
          </w:divBdr>
        </w:div>
        <w:div w:id="1791510133">
          <w:marLeft w:val="640"/>
          <w:marRight w:val="0"/>
          <w:marTop w:val="0"/>
          <w:marBottom w:val="0"/>
          <w:divBdr>
            <w:top w:val="none" w:sz="0" w:space="0" w:color="auto"/>
            <w:left w:val="none" w:sz="0" w:space="0" w:color="auto"/>
            <w:bottom w:val="none" w:sz="0" w:space="0" w:color="auto"/>
            <w:right w:val="none" w:sz="0" w:space="0" w:color="auto"/>
          </w:divBdr>
        </w:div>
        <w:div w:id="65496394">
          <w:marLeft w:val="640"/>
          <w:marRight w:val="0"/>
          <w:marTop w:val="0"/>
          <w:marBottom w:val="0"/>
          <w:divBdr>
            <w:top w:val="none" w:sz="0" w:space="0" w:color="auto"/>
            <w:left w:val="none" w:sz="0" w:space="0" w:color="auto"/>
            <w:bottom w:val="none" w:sz="0" w:space="0" w:color="auto"/>
            <w:right w:val="none" w:sz="0" w:space="0" w:color="auto"/>
          </w:divBdr>
        </w:div>
        <w:div w:id="1825318160">
          <w:marLeft w:val="640"/>
          <w:marRight w:val="0"/>
          <w:marTop w:val="0"/>
          <w:marBottom w:val="0"/>
          <w:divBdr>
            <w:top w:val="none" w:sz="0" w:space="0" w:color="auto"/>
            <w:left w:val="none" w:sz="0" w:space="0" w:color="auto"/>
            <w:bottom w:val="none" w:sz="0" w:space="0" w:color="auto"/>
            <w:right w:val="none" w:sz="0" w:space="0" w:color="auto"/>
          </w:divBdr>
        </w:div>
      </w:divsChild>
    </w:div>
    <w:div w:id="1791512980">
      <w:bodyDiv w:val="1"/>
      <w:marLeft w:val="0"/>
      <w:marRight w:val="0"/>
      <w:marTop w:val="0"/>
      <w:marBottom w:val="0"/>
      <w:divBdr>
        <w:top w:val="none" w:sz="0" w:space="0" w:color="auto"/>
        <w:left w:val="none" w:sz="0" w:space="0" w:color="auto"/>
        <w:bottom w:val="none" w:sz="0" w:space="0" w:color="auto"/>
        <w:right w:val="none" w:sz="0" w:space="0" w:color="auto"/>
      </w:divBdr>
      <w:divsChild>
        <w:div w:id="1208301290">
          <w:marLeft w:val="640"/>
          <w:marRight w:val="0"/>
          <w:marTop w:val="0"/>
          <w:marBottom w:val="0"/>
          <w:divBdr>
            <w:top w:val="none" w:sz="0" w:space="0" w:color="auto"/>
            <w:left w:val="none" w:sz="0" w:space="0" w:color="auto"/>
            <w:bottom w:val="none" w:sz="0" w:space="0" w:color="auto"/>
            <w:right w:val="none" w:sz="0" w:space="0" w:color="auto"/>
          </w:divBdr>
        </w:div>
        <w:div w:id="1502892716">
          <w:marLeft w:val="640"/>
          <w:marRight w:val="0"/>
          <w:marTop w:val="0"/>
          <w:marBottom w:val="0"/>
          <w:divBdr>
            <w:top w:val="none" w:sz="0" w:space="0" w:color="auto"/>
            <w:left w:val="none" w:sz="0" w:space="0" w:color="auto"/>
            <w:bottom w:val="none" w:sz="0" w:space="0" w:color="auto"/>
            <w:right w:val="none" w:sz="0" w:space="0" w:color="auto"/>
          </w:divBdr>
        </w:div>
        <w:div w:id="1119959737">
          <w:marLeft w:val="640"/>
          <w:marRight w:val="0"/>
          <w:marTop w:val="0"/>
          <w:marBottom w:val="0"/>
          <w:divBdr>
            <w:top w:val="none" w:sz="0" w:space="0" w:color="auto"/>
            <w:left w:val="none" w:sz="0" w:space="0" w:color="auto"/>
            <w:bottom w:val="none" w:sz="0" w:space="0" w:color="auto"/>
            <w:right w:val="none" w:sz="0" w:space="0" w:color="auto"/>
          </w:divBdr>
        </w:div>
        <w:div w:id="1848792520">
          <w:marLeft w:val="640"/>
          <w:marRight w:val="0"/>
          <w:marTop w:val="0"/>
          <w:marBottom w:val="0"/>
          <w:divBdr>
            <w:top w:val="none" w:sz="0" w:space="0" w:color="auto"/>
            <w:left w:val="none" w:sz="0" w:space="0" w:color="auto"/>
            <w:bottom w:val="none" w:sz="0" w:space="0" w:color="auto"/>
            <w:right w:val="none" w:sz="0" w:space="0" w:color="auto"/>
          </w:divBdr>
        </w:div>
        <w:div w:id="110130068">
          <w:marLeft w:val="640"/>
          <w:marRight w:val="0"/>
          <w:marTop w:val="0"/>
          <w:marBottom w:val="0"/>
          <w:divBdr>
            <w:top w:val="none" w:sz="0" w:space="0" w:color="auto"/>
            <w:left w:val="none" w:sz="0" w:space="0" w:color="auto"/>
            <w:bottom w:val="none" w:sz="0" w:space="0" w:color="auto"/>
            <w:right w:val="none" w:sz="0" w:space="0" w:color="auto"/>
          </w:divBdr>
        </w:div>
        <w:div w:id="322509352">
          <w:marLeft w:val="640"/>
          <w:marRight w:val="0"/>
          <w:marTop w:val="0"/>
          <w:marBottom w:val="0"/>
          <w:divBdr>
            <w:top w:val="none" w:sz="0" w:space="0" w:color="auto"/>
            <w:left w:val="none" w:sz="0" w:space="0" w:color="auto"/>
            <w:bottom w:val="none" w:sz="0" w:space="0" w:color="auto"/>
            <w:right w:val="none" w:sz="0" w:space="0" w:color="auto"/>
          </w:divBdr>
        </w:div>
        <w:div w:id="2143839713">
          <w:marLeft w:val="640"/>
          <w:marRight w:val="0"/>
          <w:marTop w:val="0"/>
          <w:marBottom w:val="0"/>
          <w:divBdr>
            <w:top w:val="none" w:sz="0" w:space="0" w:color="auto"/>
            <w:left w:val="none" w:sz="0" w:space="0" w:color="auto"/>
            <w:bottom w:val="none" w:sz="0" w:space="0" w:color="auto"/>
            <w:right w:val="none" w:sz="0" w:space="0" w:color="auto"/>
          </w:divBdr>
        </w:div>
        <w:div w:id="448010290">
          <w:marLeft w:val="640"/>
          <w:marRight w:val="0"/>
          <w:marTop w:val="0"/>
          <w:marBottom w:val="0"/>
          <w:divBdr>
            <w:top w:val="none" w:sz="0" w:space="0" w:color="auto"/>
            <w:left w:val="none" w:sz="0" w:space="0" w:color="auto"/>
            <w:bottom w:val="none" w:sz="0" w:space="0" w:color="auto"/>
            <w:right w:val="none" w:sz="0" w:space="0" w:color="auto"/>
          </w:divBdr>
        </w:div>
        <w:div w:id="1121606772">
          <w:marLeft w:val="640"/>
          <w:marRight w:val="0"/>
          <w:marTop w:val="0"/>
          <w:marBottom w:val="0"/>
          <w:divBdr>
            <w:top w:val="none" w:sz="0" w:space="0" w:color="auto"/>
            <w:left w:val="none" w:sz="0" w:space="0" w:color="auto"/>
            <w:bottom w:val="none" w:sz="0" w:space="0" w:color="auto"/>
            <w:right w:val="none" w:sz="0" w:space="0" w:color="auto"/>
          </w:divBdr>
        </w:div>
        <w:div w:id="1815365121">
          <w:marLeft w:val="640"/>
          <w:marRight w:val="0"/>
          <w:marTop w:val="0"/>
          <w:marBottom w:val="0"/>
          <w:divBdr>
            <w:top w:val="none" w:sz="0" w:space="0" w:color="auto"/>
            <w:left w:val="none" w:sz="0" w:space="0" w:color="auto"/>
            <w:bottom w:val="none" w:sz="0" w:space="0" w:color="auto"/>
            <w:right w:val="none" w:sz="0" w:space="0" w:color="auto"/>
          </w:divBdr>
        </w:div>
        <w:div w:id="954992468">
          <w:marLeft w:val="640"/>
          <w:marRight w:val="0"/>
          <w:marTop w:val="0"/>
          <w:marBottom w:val="0"/>
          <w:divBdr>
            <w:top w:val="none" w:sz="0" w:space="0" w:color="auto"/>
            <w:left w:val="none" w:sz="0" w:space="0" w:color="auto"/>
            <w:bottom w:val="none" w:sz="0" w:space="0" w:color="auto"/>
            <w:right w:val="none" w:sz="0" w:space="0" w:color="auto"/>
          </w:divBdr>
        </w:div>
        <w:div w:id="749959327">
          <w:marLeft w:val="640"/>
          <w:marRight w:val="0"/>
          <w:marTop w:val="0"/>
          <w:marBottom w:val="0"/>
          <w:divBdr>
            <w:top w:val="none" w:sz="0" w:space="0" w:color="auto"/>
            <w:left w:val="none" w:sz="0" w:space="0" w:color="auto"/>
            <w:bottom w:val="none" w:sz="0" w:space="0" w:color="auto"/>
            <w:right w:val="none" w:sz="0" w:space="0" w:color="auto"/>
          </w:divBdr>
        </w:div>
        <w:div w:id="243994497">
          <w:marLeft w:val="640"/>
          <w:marRight w:val="0"/>
          <w:marTop w:val="0"/>
          <w:marBottom w:val="0"/>
          <w:divBdr>
            <w:top w:val="none" w:sz="0" w:space="0" w:color="auto"/>
            <w:left w:val="none" w:sz="0" w:space="0" w:color="auto"/>
            <w:bottom w:val="none" w:sz="0" w:space="0" w:color="auto"/>
            <w:right w:val="none" w:sz="0" w:space="0" w:color="auto"/>
          </w:divBdr>
        </w:div>
        <w:div w:id="1286473155">
          <w:marLeft w:val="640"/>
          <w:marRight w:val="0"/>
          <w:marTop w:val="0"/>
          <w:marBottom w:val="0"/>
          <w:divBdr>
            <w:top w:val="none" w:sz="0" w:space="0" w:color="auto"/>
            <w:left w:val="none" w:sz="0" w:space="0" w:color="auto"/>
            <w:bottom w:val="none" w:sz="0" w:space="0" w:color="auto"/>
            <w:right w:val="none" w:sz="0" w:space="0" w:color="auto"/>
          </w:divBdr>
        </w:div>
        <w:div w:id="249700874">
          <w:marLeft w:val="640"/>
          <w:marRight w:val="0"/>
          <w:marTop w:val="0"/>
          <w:marBottom w:val="0"/>
          <w:divBdr>
            <w:top w:val="none" w:sz="0" w:space="0" w:color="auto"/>
            <w:left w:val="none" w:sz="0" w:space="0" w:color="auto"/>
            <w:bottom w:val="none" w:sz="0" w:space="0" w:color="auto"/>
            <w:right w:val="none" w:sz="0" w:space="0" w:color="auto"/>
          </w:divBdr>
        </w:div>
        <w:div w:id="1890458586">
          <w:marLeft w:val="640"/>
          <w:marRight w:val="0"/>
          <w:marTop w:val="0"/>
          <w:marBottom w:val="0"/>
          <w:divBdr>
            <w:top w:val="none" w:sz="0" w:space="0" w:color="auto"/>
            <w:left w:val="none" w:sz="0" w:space="0" w:color="auto"/>
            <w:bottom w:val="none" w:sz="0" w:space="0" w:color="auto"/>
            <w:right w:val="none" w:sz="0" w:space="0" w:color="auto"/>
          </w:divBdr>
        </w:div>
        <w:div w:id="106850647">
          <w:marLeft w:val="640"/>
          <w:marRight w:val="0"/>
          <w:marTop w:val="0"/>
          <w:marBottom w:val="0"/>
          <w:divBdr>
            <w:top w:val="none" w:sz="0" w:space="0" w:color="auto"/>
            <w:left w:val="none" w:sz="0" w:space="0" w:color="auto"/>
            <w:bottom w:val="none" w:sz="0" w:space="0" w:color="auto"/>
            <w:right w:val="none" w:sz="0" w:space="0" w:color="auto"/>
          </w:divBdr>
        </w:div>
        <w:div w:id="1700817573">
          <w:marLeft w:val="640"/>
          <w:marRight w:val="0"/>
          <w:marTop w:val="0"/>
          <w:marBottom w:val="0"/>
          <w:divBdr>
            <w:top w:val="none" w:sz="0" w:space="0" w:color="auto"/>
            <w:left w:val="none" w:sz="0" w:space="0" w:color="auto"/>
            <w:bottom w:val="none" w:sz="0" w:space="0" w:color="auto"/>
            <w:right w:val="none" w:sz="0" w:space="0" w:color="auto"/>
          </w:divBdr>
        </w:div>
        <w:div w:id="1628923861">
          <w:marLeft w:val="640"/>
          <w:marRight w:val="0"/>
          <w:marTop w:val="0"/>
          <w:marBottom w:val="0"/>
          <w:divBdr>
            <w:top w:val="none" w:sz="0" w:space="0" w:color="auto"/>
            <w:left w:val="none" w:sz="0" w:space="0" w:color="auto"/>
            <w:bottom w:val="none" w:sz="0" w:space="0" w:color="auto"/>
            <w:right w:val="none" w:sz="0" w:space="0" w:color="auto"/>
          </w:divBdr>
        </w:div>
        <w:div w:id="2122454252">
          <w:marLeft w:val="640"/>
          <w:marRight w:val="0"/>
          <w:marTop w:val="0"/>
          <w:marBottom w:val="0"/>
          <w:divBdr>
            <w:top w:val="none" w:sz="0" w:space="0" w:color="auto"/>
            <w:left w:val="none" w:sz="0" w:space="0" w:color="auto"/>
            <w:bottom w:val="none" w:sz="0" w:space="0" w:color="auto"/>
            <w:right w:val="none" w:sz="0" w:space="0" w:color="auto"/>
          </w:divBdr>
        </w:div>
        <w:div w:id="976034136">
          <w:marLeft w:val="640"/>
          <w:marRight w:val="0"/>
          <w:marTop w:val="0"/>
          <w:marBottom w:val="0"/>
          <w:divBdr>
            <w:top w:val="none" w:sz="0" w:space="0" w:color="auto"/>
            <w:left w:val="none" w:sz="0" w:space="0" w:color="auto"/>
            <w:bottom w:val="none" w:sz="0" w:space="0" w:color="auto"/>
            <w:right w:val="none" w:sz="0" w:space="0" w:color="auto"/>
          </w:divBdr>
        </w:div>
        <w:div w:id="1295984753">
          <w:marLeft w:val="640"/>
          <w:marRight w:val="0"/>
          <w:marTop w:val="0"/>
          <w:marBottom w:val="0"/>
          <w:divBdr>
            <w:top w:val="none" w:sz="0" w:space="0" w:color="auto"/>
            <w:left w:val="none" w:sz="0" w:space="0" w:color="auto"/>
            <w:bottom w:val="none" w:sz="0" w:space="0" w:color="auto"/>
            <w:right w:val="none" w:sz="0" w:space="0" w:color="auto"/>
          </w:divBdr>
        </w:div>
        <w:div w:id="238713032">
          <w:marLeft w:val="640"/>
          <w:marRight w:val="0"/>
          <w:marTop w:val="0"/>
          <w:marBottom w:val="0"/>
          <w:divBdr>
            <w:top w:val="none" w:sz="0" w:space="0" w:color="auto"/>
            <w:left w:val="none" w:sz="0" w:space="0" w:color="auto"/>
            <w:bottom w:val="none" w:sz="0" w:space="0" w:color="auto"/>
            <w:right w:val="none" w:sz="0" w:space="0" w:color="auto"/>
          </w:divBdr>
        </w:div>
        <w:div w:id="913930228">
          <w:marLeft w:val="640"/>
          <w:marRight w:val="0"/>
          <w:marTop w:val="0"/>
          <w:marBottom w:val="0"/>
          <w:divBdr>
            <w:top w:val="none" w:sz="0" w:space="0" w:color="auto"/>
            <w:left w:val="none" w:sz="0" w:space="0" w:color="auto"/>
            <w:bottom w:val="none" w:sz="0" w:space="0" w:color="auto"/>
            <w:right w:val="none" w:sz="0" w:space="0" w:color="auto"/>
          </w:divBdr>
        </w:div>
        <w:div w:id="37319397">
          <w:marLeft w:val="640"/>
          <w:marRight w:val="0"/>
          <w:marTop w:val="0"/>
          <w:marBottom w:val="0"/>
          <w:divBdr>
            <w:top w:val="none" w:sz="0" w:space="0" w:color="auto"/>
            <w:left w:val="none" w:sz="0" w:space="0" w:color="auto"/>
            <w:bottom w:val="none" w:sz="0" w:space="0" w:color="auto"/>
            <w:right w:val="none" w:sz="0" w:space="0" w:color="auto"/>
          </w:divBdr>
        </w:div>
        <w:div w:id="1647584095">
          <w:marLeft w:val="640"/>
          <w:marRight w:val="0"/>
          <w:marTop w:val="0"/>
          <w:marBottom w:val="0"/>
          <w:divBdr>
            <w:top w:val="none" w:sz="0" w:space="0" w:color="auto"/>
            <w:left w:val="none" w:sz="0" w:space="0" w:color="auto"/>
            <w:bottom w:val="none" w:sz="0" w:space="0" w:color="auto"/>
            <w:right w:val="none" w:sz="0" w:space="0" w:color="auto"/>
          </w:divBdr>
        </w:div>
        <w:div w:id="396369241">
          <w:marLeft w:val="640"/>
          <w:marRight w:val="0"/>
          <w:marTop w:val="0"/>
          <w:marBottom w:val="0"/>
          <w:divBdr>
            <w:top w:val="none" w:sz="0" w:space="0" w:color="auto"/>
            <w:left w:val="none" w:sz="0" w:space="0" w:color="auto"/>
            <w:bottom w:val="none" w:sz="0" w:space="0" w:color="auto"/>
            <w:right w:val="none" w:sz="0" w:space="0" w:color="auto"/>
          </w:divBdr>
        </w:div>
        <w:div w:id="1825659739">
          <w:marLeft w:val="640"/>
          <w:marRight w:val="0"/>
          <w:marTop w:val="0"/>
          <w:marBottom w:val="0"/>
          <w:divBdr>
            <w:top w:val="none" w:sz="0" w:space="0" w:color="auto"/>
            <w:left w:val="none" w:sz="0" w:space="0" w:color="auto"/>
            <w:bottom w:val="none" w:sz="0" w:space="0" w:color="auto"/>
            <w:right w:val="none" w:sz="0" w:space="0" w:color="auto"/>
          </w:divBdr>
        </w:div>
        <w:div w:id="1199048267">
          <w:marLeft w:val="640"/>
          <w:marRight w:val="0"/>
          <w:marTop w:val="0"/>
          <w:marBottom w:val="0"/>
          <w:divBdr>
            <w:top w:val="none" w:sz="0" w:space="0" w:color="auto"/>
            <w:left w:val="none" w:sz="0" w:space="0" w:color="auto"/>
            <w:bottom w:val="none" w:sz="0" w:space="0" w:color="auto"/>
            <w:right w:val="none" w:sz="0" w:space="0" w:color="auto"/>
          </w:divBdr>
        </w:div>
        <w:div w:id="1642539331">
          <w:marLeft w:val="640"/>
          <w:marRight w:val="0"/>
          <w:marTop w:val="0"/>
          <w:marBottom w:val="0"/>
          <w:divBdr>
            <w:top w:val="none" w:sz="0" w:space="0" w:color="auto"/>
            <w:left w:val="none" w:sz="0" w:space="0" w:color="auto"/>
            <w:bottom w:val="none" w:sz="0" w:space="0" w:color="auto"/>
            <w:right w:val="none" w:sz="0" w:space="0" w:color="auto"/>
          </w:divBdr>
        </w:div>
        <w:div w:id="112216570">
          <w:marLeft w:val="640"/>
          <w:marRight w:val="0"/>
          <w:marTop w:val="0"/>
          <w:marBottom w:val="0"/>
          <w:divBdr>
            <w:top w:val="none" w:sz="0" w:space="0" w:color="auto"/>
            <w:left w:val="none" w:sz="0" w:space="0" w:color="auto"/>
            <w:bottom w:val="none" w:sz="0" w:space="0" w:color="auto"/>
            <w:right w:val="none" w:sz="0" w:space="0" w:color="auto"/>
          </w:divBdr>
        </w:div>
        <w:div w:id="140654296">
          <w:marLeft w:val="640"/>
          <w:marRight w:val="0"/>
          <w:marTop w:val="0"/>
          <w:marBottom w:val="0"/>
          <w:divBdr>
            <w:top w:val="none" w:sz="0" w:space="0" w:color="auto"/>
            <w:left w:val="none" w:sz="0" w:space="0" w:color="auto"/>
            <w:bottom w:val="none" w:sz="0" w:space="0" w:color="auto"/>
            <w:right w:val="none" w:sz="0" w:space="0" w:color="auto"/>
          </w:divBdr>
        </w:div>
        <w:div w:id="485247798">
          <w:marLeft w:val="640"/>
          <w:marRight w:val="0"/>
          <w:marTop w:val="0"/>
          <w:marBottom w:val="0"/>
          <w:divBdr>
            <w:top w:val="none" w:sz="0" w:space="0" w:color="auto"/>
            <w:left w:val="none" w:sz="0" w:space="0" w:color="auto"/>
            <w:bottom w:val="none" w:sz="0" w:space="0" w:color="auto"/>
            <w:right w:val="none" w:sz="0" w:space="0" w:color="auto"/>
          </w:divBdr>
        </w:div>
        <w:div w:id="134415413">
          <w:marLeft w:val="640"/>
          <w:marRight w:val="0"/>
          <w:marTop w:val="0"/>
          <w:marBottom w:val="0"/>
          <w:divBdr>
            <w:top w:val="none" w:sz="0" w:space="0" w:color="auto"/>
            <w:left w:val="none" w:sz="0" w:space="0" w:color="auto"/>
            <w:bottom w:val="none" w:sz="0" w:space="0" w:color="auto"/>
            <w:right w:val="none" w:sz="0" w:space="0" w:color="auto"/>
          </w:divBdr>
        </w:div>
        <w:div w:id="2015305021">
          <w:marLeft w:val="640"/>
          <w:marRight w:val="0"/>
          <w:marTop w:val="0"/>
          <w:marBottom w:val="0"/>
          <w:divBdr>
            <w:top w:val="none" w:sz="0" w:space="0" w:color="auto"/>
            <w:left w:val="none" w:sz="0" w:space="0" w:color="auto"/>
            <w:bottom w:val="none" w:sz="0" w:space="0" w:color="auto"/>
            <w:right w:val="none" w:sz="0" w:space="0" w:color="auto"/>
          </w:divBdr>
        </w:div>
        <w:div w:id="1032608983">
          <w:marLeft w:val="640"/>
          <w:marRight w:val="0"/>
          <w:marTop w:val="0"/>
          <w:marBottom w:val="0"/>
          <w:divBdr>
            <w:top w:val="none" w:sz="0" w:space="0" w:color="auto"/>
            <w:left w:val="none" w:sz="0" w:space="0" w:color="auto"/>
            <w:bottom w:val="none" w:sz="0" w:space="0" w:color="auto"/>
            <w:right w:val="none" w:sz="0" w:space="0" w:color="auto"/>
          </w:divBdr>
        </w:div>
        <w:div w:id="1209804163">
          <w:marLeft w:val="640"/>
          <w:marRight w:val="0"/>
          <w:marTop w:val="0"/>
          <w:marBottom w:val="0"/>
          <w:divBdr>
            <w:top w:val="none" w:sz="0" w:space="0" w:color="auto"/>
            <w:left w:val="none" w:sz="0" w:space="0" w:color="auto"/>
            <w:bottom w:val="none" w:sz="0" w:space="0" w:color="auto"/>
            <w:right w:val="none" w:sz="0" w:space="0" w:color="auto"/>
          </w:divBdr>
        </w:div>
        <w:div w:id="900213395">
          <w:marLeft w:val="640"/>
          <w:marRight w:val="0"/>
          <w:marTop w:val="0"/>
          <w:marBottom w:val="0"/>
          <w:divBdr>
            <w:top w:val="none" w:sz="0" w:space="0" w:color="auto"/>
            <w:left w:val="none" w:sz="0" w:space="0" w:color="auto"/>
            <w:bottom w:val="none" w:sz="0" w:space="0" w:color="auto"/>
            <w:right w:val="none" w:sz="0" w:space="0" w:color="auto"/>
          </w:divBdr>
        </w:div>
        <w:div w:id="1597518812">
          <w:marLeft w:val="640"/>
          <w:marRight w:val="0"/>
          <w:marTop w:val="0"/>
          <w:marBottom w:val="0"/>
          <w:divBdr>
            <w:top w:val="none" w:sz="0" w:space="0" w:color="auto"/>
            <w:left w:val="none" w:sz="0" w:space="0" w:color="auto"/>
            <w:bottom w:val="none" w:sz="0" w:space="0" w:color="auto"/>
            <w:right w:val="none" w:sz="0" w:space="0" w:color="auto"/>
          </w:divBdr>
        </w:div>
        <w:div w:id="95441065">
          <w:marLeft w:val="640"/>
          <w:marRight w:val="0"/>
          <w:marTop w:val="0"/>
          <w:marBottom w:val="0"/>
          <w:divBdr>
            <w:top w:val="none" w:sz="0" w:space="0" w:color="auto"/>
            <w:left w:val="none" w:sz="0" w:space="0" w:color="auto"/>
            <w:bottom w:val="none" w:sz="0" w:space="0" w:color="auto"/>
            <w:right w:val="none" w:sz="0" w:space="0" w:color="auto"/>
          </w:divBdr>
        </w:div>
        <w:div w:id="293298325">
          <w:marLeft w:val="640"/>
          <w:marRight w:val="0"/>
          <w:marTop w:val="0"/>
          <w:marBottom w:val="0"/>
          <w:divBdr>
            <w:top w:val="none" w:sz="0" w:space="0" w:color="auto"/>
            <w:left w:val="none" w:sz="0" w:space="0" w:color="auto"/>
            <w:bottom w:val="none" w:sz="0" w:space="0" w:color="auto"/>
            <w:right w:val="none" w:sz="0" w:space="0" w:color="auto"/>
          </w:divBdr>
        </w:div>
        <w:div w:id="1781991536">
          <w:marLeft w:val="640"/>
          <w:marRight w:val="0"/>
          <w:marTop w:val="0"/>
          <w:marBottom w:val="0"/>
          <w:divBdr>
            <w:top w:val="none" w:sz="0" w:space="0" w:color="auto"/>
            <w:left w:val="none" w:sz="0" w:space="0" w:color="auto"/>
            <w:bottom w:val="none" w:sz="0" w:space="0" w:color="auto"/>
            <w:right w:val="none" w:sz="0" w:space="0" w:color="auto"/>
          </w:divBdr>
        </w:div>
        <w:div w:id="920869021">
          <w:marLeft w:val="640"/>
          <w:marRight w:val="0"/>
          <w:marTop w:val="0"/>
          <w:marBottom w:val="0"/>
          <w:divBdr>
            <w:top w:val="none" w:sz="0" w:space="0" w:color="auto"/>
            <w:left w:val="none" w:sz="0" w:space="0" w:color="auto"/>
            <w:bottom w:val="none" w:sz="0" w:space="0" w:color="auto"/>
            <w:right w:val="none" w:sz="0" w:space="0" w:color="auto"/>
          </w:divBdr>
        </w:div>
        <w:div w:id="441992828">
          <w:marLeft w:val="640"/>
          <w:marRight w:val="0"/>
          <w:marTop w:val="0"/>
          <w:marBottom w:val="0"/>
          <w:divBdr>
            <w:top w:val="none" w:sz="0" w:space="0" w:color="auto"/>
            <w:left w:val="none" w:sz="0" w:space="0" w:color="auto"/>
            <w:bottom w:val="none" w:sz="0" w:space="0" w:color="auto"/>
            <w:right w:val="none" w:sz="0" w:space="0" w:color="auto"/>
          </w:divBdr>
        </w:div>
        <w:div w:id="679547421">
          <w:marLeft w:val="640"/>
          <w:marRight w:val="0"/>
          <w:marTop w:val="0"/>
          <w:marBottom w:val="0"/>
          <w:divBdr>
            <w:top w:val="none" w:sz="0" w:space="0" w:color="auto"/>
            <w:left w:val="none" w:sz="0" w:space="0" w:color="auto"/>
            <w:bottom w:val="none" w:sz="0" w:space="0" w:color="auto"/>
            <w:right w:val="none" w:sz="0" w:space="0" w:color="auto"/>
          </w:divBdr>
        </w:div>
        <w:div w:id="44838666">
          <w:marLeft w:val="640"/>
          <w:marRight w:val="0"/>
          <w:marTop w:val="0"/>
          <w:marBottom w:val="0"/>
          <w:divBdr>
            <w:top w:val="none" w:sz="0" w:space="0" w:color="auto"/>
            <w:left w:val="none" w:sz="0" w:space="0" w:color="auto"/>
            <w:bottom w:val="none" w:sz="0" w:space="0" w:color="auto"/>
            <w:right w:val="none" w:sz="0" w:space="0" w:color="auto"/>
          </w:divBdr>
        </w:div>
        <w:div w:id="759642340">
          <w:marLeft w:val="640"/>
          <w:marRight w:val="0"/>
          <w:marTop w:val="0"/>
          <w:marBottom w:val="0"/>
          <w:divBdr>
            <w:top w:val="none" w:sz="0" w:space="0" w:color="auto"/>
            <w:left w:val="none" w:sz="0" w:space="0" w:color="auto"/>
            <w:bottom w:val="none" w:sz="0" w:space="0" w:color="auto"/>
            <w:right w:val="none" w:sz="0" w:space="0" w:color="auto"/>
          </w:divBdr>
        </w:div>
        <w:div w:id="481652790">
          <w:marLeft w:val="640"/>
          <w:marRight w:val="0"/>
          <w:marTop w:val="0"/>
          <w:marBottom w:val="0"/>
          <w:divBdr>
            <w:top w:val="none" w:sz="0" w:space="0" w:color="auto"/>
            <w:left w:val="none" w:sz="0" w:space="0" w:color="auto"/>
            <w:bottom w:val="none" w:sz="0" w:space="0" w:color="auto"/>
            <w:right w:val="none" w:sz="0" w:space="0" w:color="auto"/>
          </w:divBdr>
        </w:div>
        <w:div w:id="1728187187">
          <w:marLeft w:val="640"/>
          <w:marRight w:val="0"/>
          <w:marTop w:val="0"/>
          <w:marBottom w:val="0"/>
          <w:divBdr>
            <w:top w:val="none" w:sz="0" w:space="0" w:color="auto"/>
            <w:left w:val="none" w:sz="0" w:space="0" w:color="auto"/>
            <w:bottom w:val="none" w:sz="0" w:space="0" w:color="auto"/>
            <w:right w:val="none" w:sz="0" w:space="0" w:color="auto"/>
          </w:divBdr>
        </w:div>
        <w:div w:id="643580626">
          <w:marLeft w:val="640"/>
          <w:marRight w:val="0"/>
          <w:marTop w:val="0"/>
          <w:marBottom w:val="0"/>
          <w:divBdr>
            <w:top w:val="none" w:sz="0" w:space="0" w:color="auto"/>
            <w:left w:val="none" w:sz="0" w:space="0" w:color="auto"/>
            <w:bottom w:val="none" w:sz="0" w:space="0" w:color="auto"/>
            <w:right w:val="none" w:sz="0" w:space="0" w:color="auto"/>
          </w:divBdr>
        </w:div>
        <w:div w:id="13580456">
          <w:marLeft w:val="640"/>
          <w:marRight w:val="0"/>
          <w:marTop w:val="0"/>
          <w:marBottom w:val="0"/>
          <w:divBdr>
            <w:top w:val="none" w:sz="0" w:space="0" w:color="auto"/>
            <w:left w:val="none" w:sz="0" w:space="0" w:color="auto"/>
            <w:bottom w:val="none" w:sz="0" w:space="0" w:color="auto"/>
            <w:right w:val="none" w:sz="0" w:space="0" w:color="auto"/>
          </w:divBdr>
        </w:div>
        <w:div w:id="462843882">
          <w:marLeft w:val="640"/>
          <w:marRight w:val="0"/>
          <w:marTop w:val="0"/>
          <w:marBottom w:val="0"/>
          <w:divBdr>
            <w:top w:val="none" w:sz="0" w:space="0" w:color="auto"/>
            <w:left w:val="none" w:sz="0" w:space="0" w:color="auto"/>
            <w:bottom w:val="none" w:sz="0" w:space="0" w:color="auto"/>
            <w:right w:val="none" w:sz="0" w:space="0" w:color="auto"/>
          </w:divBdr>
        </w:div>
        <w:div w:id="2061901866">
          <w:marLeft w:val="640"/>
          <w:marRight w:val="0"/>
          <w:marTop w:val="0"/>
          <w:marBottom w:val="0"/>
          <w:divBdr>
            <w:top w:val="none" w:sz="0" w:space="0" w:color="auto"/>
            <w:left w:val="none" w:sz="0" w:space="0" w:color="auto"/>
            <w:bottom w:val="none" w:sz="0" w:space="0" w:color="auto"/>
            <w:right w:val="none" w:sz="0" w:space="0" w:color="auto"/>
          </w:divBdr>
        </w:div>
        <w:div w:id="1846938410">
          <w:marLeft w:val="640"/>
          <w:marRight w:val="0"/>
          <w:marTop w:val="0"/>
          <w:marBottom w:val="0"/>
          <w:divBdr>
            <w:top w:val="none" w:sz="0" w:space="0" w:color="auto"/>
            <w:left w:val="none" w:sz="0" w:space="0" w:color="auto"/>
            <w:bottom w:val="none" w:sz="0" w:space="0" w:color="auto"/>
            <w:right w:val="none" w:sz="0" w:space="0" w:color="auto"/>
          </w:divBdr>
        </w:div>
        <w:div w:id="1496800323">
          <w:marLeft w:val="640"/>
          <w:marRight w:val="0"/>
          <w:marTop w:val="0"/>
          <w:marBottom w:val="0"/>
          <w:divBdr>
            <w:top w:val="none" w:sz="0" w:space="0" w:color="auto"/>
            <w:left w:val="none" w:sz="0" w:space="0" w:color="auto"/>
            <w:bottom w:val="none" w:sz="0" w:space="0" w:color="auto"/>
            <w:right w:val="none" w:sz="0" w:space="0" w:color="auto"/>
          </w:divBdr>
        </w:div>
        <w:div w:id="429740659">
          <w:marLeft w:val="640"/>
          <w:marRight w:val="0"/>
          <w:marTop w:val="0"/>
          <w:marBottom w:val="0"/>
          <w:divBdr>
            <w:top w:val="none" w:sz="0" w:space="0" w:color="auto"/>
            <w:left w:val="none" w:sz="0" w:space="0" w:color="auto"/>
            <w:bottom w:val="none" w:sz="0" w:space="0" w:color="auto"/>
            <w:right w:val="none" w:sz="0" w:space="0" w:color="auto"/>
          </w:divBdr>
        </w:div>
        <w:div w:id="493879700">
          <w:marLeft w:val="640"/>
          <w:marRight w:val="0"/>
          <w:marTop w:val="0"/>
          <w:marBottom w:val="0"/>
          <w:divBdr>
            <w:top w:val="none" w:sz="0" w:space="0" w:color="auto"/>
            <w:left w:val="none" w:sz="0" w:space="0" w:color="auto"/>
            <w:bottom w:val="none" w:sz="0" w:space="0" w:color="auto"/>
            <w:right w:val="none" w:sz="0" w:space="0" w:color="auto"/>
          </w:divBdr>
        </w:div>
        <w:div w:id="209194301">
          <w:marLeft w:val="640"/>
          <w:marRight w:val="0"/>
          <w:marTop w:val="0"/>
          <w:marBottom w:val="0"/>
          <w:divBdr>
            <w:top w:val="none" w:sz="0" w:space="0" w:color="auto"/>
            <w:left w:val="none" w:sz="0" w:space="0" w:color="auto"/>
            <w:bottom w:val="none" w:sz="0" w:space="0" w:color="auto"/>
            <w:right w:val="none" w:sz="0" w:space="0" w:color="auto"/>
          </w:divBdr>
        </w:div>
      </w:divsChild>
    </w:div>
    <w:div w:id="1952393052">
      <w:bodyDiv w:val="1"/>
      <w:marLeft w:val="0"/>
      <w:marRight w:val="0"/>
      <w:marTop w:val="0"/>
      <w:marBottom w:val="0"/>
      <w:divBdr>
        <w:top w:val="none" w:sz="0" w:space="0" w:color="auto"/>
        <w:left w:val="none" w:sz="0" w:space="0" w:color="auto"/>
        <w:bottom w:val="none" w:sz="0" w:space="0" w:color="auto"/>
        <w:right w:val="none" w:sz="0" w:space="0" w:color="auto"/>
      </w:divBdr>
      <w:divsChild>
        <w:div w:id="593979112">
          <w:marLeft w:val="640"/>
          <w:marRight w:val="0"/>
          <w:marTop w:val="0"/>
          <w:marBottom w:val="0"/>
          <w:divBdr>
            <w:top w:val="none" w:sz="0" w:space="0" w:color="auto"/>
            <w:left w:val="none" w:sz="0" w:space="0" w:color="auto"/>
            <w:bottom w:val="none" w:sz="0" w:space="0" w:color="auto"/>
            <w:right w:val="none" w:sz="0" w:space="0" w:color="auto"/>
          </w:divBdr>
        </w:div>
        <w:div w:id="1872644435">
          <w:marLeft w:val="640"/>
          <w:marRight w:val="0"/>
          <w:marTop w:val="0"/>
          <w:marBottom w:val="0"/>
          <w:divBdr>
            <w:top w:val="none" w:sz="0" w:space="0" w:color="auto"/>
            <w:left w:val="none" w:sz="0" w:space="0" w:color="auto"/>
            <w:bottom w:val="none" w:sz="0" w:space="0" w:color="auto"/>
            <w:right w:val="none" w:sz="0" w:space="0" w:color="auto"/>
          </w:divBdr>
        </w:div>
        <w:div w:id="9068630">
          <w:marLeft w:val="640"/>
          <w:marRight w:val="0"/>
          <w:marTop w:val="0"/>
          <w:marBottom w:val="0"/>
          <w:divBdr>
            <w:top w:val="none" w:sz="0" w:space="0" w:color="auto"/>
            <w:left w:val="none" w:sz="0" w:space="0" w:color="auto"/>
            <w:bottom w:val="none" w:sz="0" w:space="0" w:color="auto"/>
            <w:right w:val="none" w:sz="0" w:space="0" w:color="auto"/>
          </w:divBdr>
        </w:div>
        <w:div w:id="1782991220">
          <w:marLeft w:val="640"/>
          <w:marRight w:val="0"/>
          <w:marTop w:val="0"/>
          <w:marBottom w:val="0"/>
          <w:divBdr>
            <w:top w:val="none" w:sz="0" w:space="0" w:color="auto"/>
            <w:left w:val="none" w:sz="0" w:space="0" w:color="auto"/>
            <w:bottom w:val="none" w:sz="0" w:space="0" w:color="auto"/>
            <w:right w:val="none" w:sz="0" w:space="0" w:color="auto"/>
          </w:divBdr>
        </w:div>
        <w:div w:id="144014549">
          <w:marLeft w:val="640"/>
          <w:marRight w:val="0"/>
          <w:marTop w:val="0"/>
          <w:marBottom w:val="0"/>
          <w:divBdr>
            <w:top w:val="none" w:sz="0" w:space="0" w:color="auto"/>
            <w:left w:val="none" w:sz="0" w:space="0" w:color="auto"/>
            <w:bottom w:val="none" w:sz="0" w:space="0" w:color="auto"/>
            <w:right w:val="none" w:sz="0" w:space="0" w:color="auto"/>
          </w:divBdr>
        </w:div>
        <w:div w:id="673075865">
          <w:marLeft w:val="640"/>
          <w:marRight w:val="0"/>
          <w:marTop w:val="0"/>
          <w:marBottom w:val="0"/>
          <w:divBdr>
            <w:top w:val="none" w:sz="0" w:space="0" w:color="auto"/>
            <w:left w:val="none" w:sz="0" w:space="0" w:color="auto"/>
            <w:bottom w:val="none" w:sz="0" w:space="0" w:color="auto"/>
            <w:right w:val="none" w:sz="0" w:space="0" w:color="auto"/>
          </w:divBdr>
        </w:div>
        <w:div w:id="1272861519">
          <w:marLeft w:val="640"/>
          <w:marRight w:val="0"/>
          <w:marTop w:val="0"/>
          <w:marBottom w:val="0"/>
          <w:divBdr>
            <w:top w:val="none" w:sz="0" w:space="0" w:color="auto"/>
            <w:left w:val="none" w:sz="0" w:space="0" w:color="auto"/>
            <w:bottom w:val="none" w:sz="0" w:space="0" w:color="auto"/>
            <w:right w:val="none" w:sz="0" w:space="0" w:color="auto"/>
          </w:divBdr>
        </w:div>
        <w:div w:id="604927033">
          <w:marLeft w:val="640"/>
          <w:marRight w:val="0"/>
          <w:marTop w:val="0"/>
          <w:marBottom w:val="0"/>
          <w:divBdr>
            <w:top w:val="none" w:sz="0" w:space="0" w:color="auto"/>
            <w:left w:val="none" w:sz="0" w:space="0" w:color="auto"/>
            <w:bottom w:val="none" w:sz="0" w:space="0" w:color="auto"/>
            <w:right w:val="none" w:sz="0" w:space="0" w:color="auto"/>
          </w:divBdr>
        </w:div>
        <w:div w:id="1220701074">
          <w:marLeft w:val="640"/>
          <w:marRight w:val="0"/>
          <w:marTop w:val="0"/>
          <w:marBottom w:val="0"/>
          <w:divBdr>
            <w:top w:val="none" w:sz="0" w:space="0" w:color="auto"/>
            <w:left w:val="none" w:sz="0" w:space="0" w:color="auto"/>
            <w:bottom w:val="none" w:sz="0" w:space="0" w:color="auto"/>
            <w:right w:val="none" w:sz="0" w:space="0" w:color="auto"/>
          </w:divBdr>
        </w:div>
        <w:div w:id="1915242494">
          <w:marLeft w:val="640"/>
          <w:marRight w:val="0"/>
          <w:marTop w:val="0"/>
          <w:marBottom w:val="0"/>
          <w:divBdr>
            <w:top w:val="none" w:sz="0" w:space="0" w:color="auto"/>
            <w:left w:val="none" w:sz="0" w:space="0" w:color="auto"/>
            <w:bottom w:val="none" w:sz="0" w:space="0" w:color="auto"/>
            <w:right w:val="none" w:sz="0" w:space="0" w:color="auto"/>
          </w:divBdr>
        </w:div>
        <w:div w:id="2086952015">
          <w:marLeft w:val="640"/>
          <w:marRight w:val="0"/>
          <w:marTop w:val="0"/>
          <w:marBottom w:val="0"/>
          <w:divBdr>
            <w:top w:val="none" w:sz="0" w:space="0" w:color="auto"/>
            <w:left w:val="none" w:sz="0" w:space="0" w:color="auto"/>
            <w:bottom w:val="none" w:sz="0" w:space="0" w:color="auto"/>
            <w:right w:val="none" w:sz="0" w:space="0" w:color="auto"/>
          </w:divBdr>
        </w:div>
        <w:div w:id="1946575323">
          <w:marLeft w:val="640"/>
          <w:marRight w:val="0"/>
          <w:marTop w:val="0"/>
          <w:marBottom w:val="0"/>
          <w:divBdr>
            <w:top w:val="none" w:sz="0" w:space="0" w:color="auto"/>
            <w:left w:val="none" w:sz="0" w:space="0" w:color="auto"/>
            <w:bottom w:val="none" w:sz="0" w:space="0" w:color="auto"/>
            <w:right w:val="none" w:sz="0" w:space="0" w:color="auto"/>
          </w:divBdr>
        </w:div>
        <w:div w:id="1187135772">
          <w:marLeft w:val="640"/>
          <w:marRight w:val="0"/>
          <w:marTop w:val="0"/>
          <w:marBottom w:val="0"/>
          <w:divBdr>
            <w:top w:val="none" w:sz="0" w:space="0" w:color="auto"/>
            <w:left w:val="none" w:sz="0" w:space="0" w:color="auto"/>
            <w:bottom w:val="none" w:sz="0" w:space="0" w:color="auto"/>
            <w:right w:val="none" w:sz="0" w:space="0" w:color="auto"/>
          </w:divBdr>
        </w:div>
        <w:div w:id="1489248548">
          <w:marLeft w:val="640"/>
          <w:marRight w:val="0"/>
          <w:marTop w:val="0"/>
          <w:marBottom w:val="0"/>
          <w:divBdr>
            <w:top w:val="none" w:sz="0" w:space="0" w:color="auto"/>
            <w:left w:val="none" w:sz="0" w:space="0" w:color="auto"/>
            <w:bottom w:val="none" w:sz="0" w:space="0" w:color="auto"/>
            <w:right w:val="none" w:sz="0" w:space="0" w:color="auto"/>
          </w:divBdr>
        </w:div>
        <w:div w:id="1923252028">
          <w:marLeft w:val="640"/>
          <w:marRight w:val="0"/>
          <w:marTop w:val="0"/>
          <w:marBottom w:val="0"/>
          <w:divBdr>
            <w:top w:val="none" w:sz="0" w:space="0" w:color="auto"/>
            <w:left w:val="none" w:sz="0" w:space="0" w:color="auto"/>
            <w:bottom w:val="none" w:sz="0" w:space="0" w:color="auto"/>
            <w:right w:val="none" w:sz="0" w:space="0" w:color="auto"/>
          </w:divBdr>
        </w:div>
        <w:div w:id="1359744304">
          <w:marLeft w:val="640"/>
          <w:marRight w:val="0"/>
          <w:marTop w:val="0"/>
          <w:marBottom w:val="0"/>
          <w:divBdr>
            <w:top w:val="none" w:sz="0" w:space="0" w:color="auto"/>
            <w:left w:val="none" w:sz="0" w:space="0" w:color="auto"/>
            <w:bottom w:val="none" w:sz="0" w:space="0" w:color="auto"/>
            <w:right w:val="none" w:sz="0" w:space="0" w:color="auto"/>
          </w:divBdr>
        </w:div>
        <w:div w:id="144902248">
          <w:marLeft w:val="640"/>
          <w:marRight w:val="0"/>
          <w:marTop w:val="0"/>
          <w:marBottom w:val="0"/>
          <w:divBdr>
            <w:top w:val="none" w:sz="0" w:space="0" w:color="auto"/>
            <w:left w:val="none" w:sz="0" w:space="0" w:color="auto"/>
            <w:bottom w:val="none" w:sz="0" w:space="0" w:color="auto"/>
            <w:right w:val="none" w:sz="0" w:space="0" w:color="auto"/>
          </w:divBdr>
        </w:div>
        <w:div w:id="94592041">
          <w:marLeft w:val="640"/>
          <w:marRight w:val="0"/>
          <w:marTop w:val="0"/>
          <w:marBottom w:val="0"/>
          <w:divBdr>
            <w:top w:val="none" w:sz="0" w:space="0" w:color="auto"/>
            <w:left w:val="none" w:sz="0" w:space="0" w:color="auto"/>
            <w:bottom w:val="none" w:sz="0" w:space="0" w:color="auto"/>
            <w:right w:val="none" w:sz="0" w:space="0" w:color="auto"/>
          </w:divBdr>
        </w:div>
        <w:div w:id="672029644">
          <w:marLeft w:val="640"/>
          <w:marRight w:val="0"/>
          <w:marTop w:val="0"/>
          <w:marBottom w:val="0"/>
          <w:divBdr>
            <w:top w:val="none" w:sz="0" w:space="0" w:color="auto"/>
            <w:left w:val="none" w:sz="0" w:space="0" w:color="auto"/>
            <w:bottom w:val="none" w:sz="0" w:space="0" w:color="auto"/>
            <w:right w:val="none" w:sz="0" w:space="0" w:color="auto"/>
          </w:divBdr>
        </w:div>
        <w:div w:id="948009762">
          <w:marLeft w:val="640"/>
          <w:marRight w:val="0"/>
          <w:marTop w:val="0"/>
          <w:marBottom w:val="0"/>
          <w:divBdr>
            <w:top w:val="none" w:sz="0" w:space="0" w:color="auto"/>
            <w:left w:val="none" w:sz="0" w:space="0" w:color="auto"/>
            <w:bottom w:val="none" w:sz="0" w:space="0" w:color="auto"/>
            <w:right w:val="none" w:sz="0" w:space="0" w:color="auto"/>
          </w:divBdr>
        </w:div>
        <w:div w:id="1789277839">
          <w:marLeft w:val="640"/>
          <w:marRight w:val="0"/>
          <w:marTop w:val="0"/>
          <w:marBottom w:val="0"/>
          <w:divBdr>
            <w:top w:val="none" w:sz="0" w:space="0" w:color="auto"/>
            <w:left w:val="none" w:sz="0" w:space="0" w:color="auto"/>
            <w:bottom w:val="none" w:sz="0" w:space="0" w:color="auto"/>
            <w:right w:val="none" w:sz="0" w:space="0" w:color="auto"/>
          </w:divBdr>
        </w:div>
        <w:div w:id="389620034">
          <w:marLeft w:val="640"/>
          <w:marRight w:val="0"/>
          <w:marTop w:val="0"/>
          <w:marBottom w:val="0"/>
          <w:divBdr>
            <w:top w:val="none" w:sz="0" w:space="0" w:color="auto"/>
            <w:left w:val="none" w:sz="0" w:space="0" w:color="auto"/>
            <w:bottom w:val="none" w:sz="0" w:space="0" w:color="auto"/>
            <w:right w:val="none" w:sz="0" w:space="0" w:color="auto"/>
          </w:divBdr>
        </w:div>
        <w:div w:id="2126272647">
          <w:marLeft w:val="640"/>
          <w:marRight w:val="0"/>
          <w:marTop w:val="0"/>
          <w:marBottom w:val="0"/>
          <w:divBdr>
            <w:top w:val="none" w:sz="0" w:space="0" w:color="auto"/>
            <w:left w:val="none" w:sz="0" w:space="0" w:color="auto"/>
            <w:bottom w:val="none" w:sz="0" w:space="0" w:color="auto"/>
            <w:right w:val="none" w:sz="0" w:space="0" w:color="auto"/>
          </w:divBdr>
        </w:div>
        <w:div w:id="1625958716">
          <w:marLeft w:val="640"/>
          <w:marRight w:val="0"/>
          <w:marTop w:val="0"/>
          <w:marBottom w:val="0"/>
          <w:divBdr>
            <w:top w:val="none" w:sz="0" w:space="0" w:color="auto"/>
            <w:left w:val="none" w:sz="0" w:space="0" w:color="auto"/>
            <w:bottom w:val="none" w:sz="0" w:space="0" w:color="auto"/>
            <w:right w:val="none" w:sz="0" w:space="0" w:color="auto"/>
          </w:divBdr>
        </w:div>
        <w:div w:id="1760448380">
          <w:marLeft w:val="640"/>
          <w:marRight w:val="0"/>
          <w:marTop w:val="0"/>
          <w:marBottom w:val="0"/>
          <w:divBdr>
            <w:top w:val="none" w:sz="0" w:space="0" w:color="auto"/>
            <w:left w:val="none" w:sz="0" w:space="0" w:color="auto"/>
            <w:bottom w:val="none" w:sz="0" w:space="0" w:color="auto"/>
            <w:right w:val="none" w:sz="0" w:space="0" w:color="auto"/>
          </w:divBdr>
        </w:div>
        <w:div w:id="1726640864">
          <w:marLeft w:val="640"/>
          <w:marRight w:val="0"/>
          <w:marTop w:val="0"/>
          <w:marBottom w:val="0"/>
          <w:divBdr>
            <w:top w:val="none" w:sz="0" w:space="0" w:color="auto"/>
            <w:left w:val="none" w:sz="0" w:space="0" w:color="auto"/>
            <w:bottom w:val="none" w:sz="0" w:space="0" w:color="auto"/>
            <w:right w:val="none" w:sz="0" w:space="0" w:color="auto"/>
          </w:divBdr>
        </w:div>
        <w:div w:id="543058846">
          <w:marLeft w:val="640"/>
          <w:marRight w:val="0"/>
          <w:marTop w:val="0"/>
          <w:marBottom w:val="0"/>
          <w:divBdr>
            <w:top w:val="none" w:sz="0" w:space="0" w:color="auto"/>
            <w:left w:val="none" w:sz="0" w:space="0" w:color="auto"/>
            <w:bottom w:val="none" w:sz="0" w:space="0" w:color="auto"/>
            <w:right w:val="none" w:sz="0" w:space="0" w:color="auto"/>
          </w:divBdr>
        </w:div>
        <w:div w:id="672487705">
          <w:marLeft w:val="640"/>
          <w:marRight w:val="0"/>
          <w:marTop w:val="0"/>
          <w:marBottom w:val="0"/>
          <w:divBdr>
            <w:top w:val="none" w:sz="0" w:space="0" w:color="auto"/>
            <w:left w:val="none" w:sz="0" w:space="0" w:color="auto"/>
            <w:bottom w:val="none" w:sz="0" w:space="0" w:color="auto"/>
            <w:right w:val="none" w:sz="0" w:space="0" w:color="auto"/>
          </w:divBdr>
        </w:div>
        <w:div w:id="1201279762">
          <w:marLeft w:val="640"/>
          <w:marRight w:val="0"/>
          <w:marTop w:val="0"/>
          <w:marBottom w:val="0"/>
          <w:divBdr>
            <w:top w:val="none" w:sz="0" w:space="0" w:color="auto"/>
            <w:left w:val="none" w:sz="0" w:space="0" w:color="auto"/>
            <w:bottom w:val="none" w:sz="0" w:space="0" w:color="auto"/>
            <w:right w:val="none" w:sz="0" w:space="0" w:color="auto"/>
          </w:divBdr>
        </w:div>
        <w:div w:id="866256222">
          <w:marLeft w:val="640"/>
          <w:marRight w:val="0"/>
          <w:marTop w:val="0"/>
          <w:marBottom w:val="0"/>
          <w:divBdr>
            <w:top w:val="none" w:sz="0" w:space="0" w:color="auto"/>
            <w:left w:val="none" w:sz="0" w:space="0" w:color="auto"/>
            <w:bottom w:val="none" w:sz="0" w:space="0" w:color="auto"/>
            <w:right w:val="none" w:sz="0" w:space="0" w:color="auto"/>
          </w:divBdr>
        </w:div>
        <w:div w:id="1589802307">
          <w:marLeft w:val="640"/>
          <w:marRight w:val="0"/>
          <w:marTop w:val="0"/>
          <w:marBottom w:val="0"/>
          <w:divBdr>
            <w:top w:val="none" w:sz="0" w:space="0" w:color="auto"/>
            <w:left w:val="none" w:sz="0" w:space="0" w:color="auto"/>
            <w:bottom w:val="none" w:sz="0" w:space="0" w:color="auto"/>
            <w:right w:val="none" w:sz="0" w:space="0" w:color="auto"/>
          </w:divBdr>
        </w:div>
        <w:div w:id="1078795935">
          <w:marLeft w:val="640"/>
          <w:marRight w:val="0"/>
          <w:marTop w:val="0"/>
          <w:marBottom w:val="0"/>
          <w:divBdr>
            <w:top w:val="none" w:sz="0" w:space="0" w:color="auto"/>
            <w:left w:val="none" w:sz="0" w:space="0" w:color="auto"/>
            <w:bottom w:val="none" w:sz="0" w:space="0" w:color="auto"/>
            <w:right w:val="none" w:sz="0" w:space="0" w:color="auto"/>
          </w:divBdr>
        </w:div>
        <w:div w:id="1338927065">
          <w:marLeft w:val="640"/>
          <w:marRight w:val="0"/>
          <w:marTop w:val="0"/>
          <w:marBottom w:val="0"/>
          <w:divBdr>
            <w:top w:val="none" w:sz="0" w:space="0" w:color="auto"/>
            <w:left w:val="none" w:sz="0" w:space="0" w:color="auto"/>
            <w:bottom w:val="none" w:sz="0" w:space="0" w:color="auto"/>
            <w:right w:val="none" w:sz="0" w:space="0" w:color="auto"/>
          </w:divBdr>
        </w:div>
        <w:div w:id="704528845">
          <w:marLeft w:val="640"/>
          <w:marRight w:val="0"/>
          <w:marTop w:val="0"/>
          <w:marBottom w:val="0"/>
          <w:divBdr>
            <w:top w:val="none" w:sz="0" w:space="0" w:color="auto"/>
            <w:left w:val="none" w:sz="0" w:space="0" w:color="auto"/>
            <w:bottom w:val="none" w:sz="0" w:space="0" w:color="auto"/>
            <w:right w:val="none" w:sz="0" w:space="0" w:color="auto"/>
          </w:divBdr>
        </w:div>
        <w:div w:id="20399507">
          <w:marLeft w:val="640"/>
          <w:marRight w:val="0"/>
          <w:marTop w:val="0"/>
          <w:marBottom w:val="0"/>
          <w:divBdr>
            <w:top w:val="none" w:sz="0" w:space="0" w:color="auto"/>
            <w:left w:val="none" w:sz="0" w:space="0" w:color="auto"/>
            <w:bottom w:val="none" w:sz="0" w:space="0" w:color="auto"/>
            <w:right w:val="none" w:sz="0" w:space="0" w:color="auto"/>
          </w:divBdr>
        </w:div>
        <w:div w:id="1095248069">
          <w:marLeft w:val="640"/>
          <w:marRight w:val="0"/>
          <w:marTop w:val="0"/>
          <w:marBottom w:val="0"/>
          <w:divBdr>
            <w:top w:val="none" w:sz="0" w:space="0" w:color="auto"/>
            <w:left w:val="none" w:sz="0" w:space="0" w:color="auto"/>
            <w:bottom w:val="none" w:sz="0" w:space="0" w:color="auto"/>
            <w:right w:val="none" w:sz="0" w:space="0" w:color="auto"/>
          </w:divBdr>
        </w:div>
        <w:div w:id="857961348">
          <w:marLeft w:val="640"/>
          <w:marRight w:val="0"/>
          <w:marTop w:val="0"/>
          <w:marBottom w:val="0"/>
          <w:divBdr>
            <w:top w:val="none" w:sz="0" w:space="0" w:color="auto"/>
            <w:left w:val="none" w:sz="0" w:space="0" w:color="auto"/>
            <w:bottom w:val="none" w:sz="0" w:space="0" w:color="auto"/>
            <w:right w:val="none" w:sz="0" w:space="0" w:color="auto"/>
          </w:divBdr>
        </w:div>
        <w:div w:id="810171373">
          <w:marLeft w:val="640"/>
          <w:marRight w:val="0"/>
          <w:marTop w:val="0"/>
          <w:marBottom w:val="0"/>
          <w:divBdr>
            <w:top w:val="none" w:sz="0" w:space="0" w:color="auto"/>
            <w:left w:val="none" w:sz="0" w:space="0" w:color="auto"/>
            <w:bottom w:val="none" w:sz="0" w:space="0" w:color="auto"/>
            <w:right w:val="none" w:sz="0" w:space="0" w:color="auto"/>
          </w:divBdr>
        </w:div>
        <w:div w:id="2106339889">
          <w:marLeft w:val="640"/>
          <w:marRight w:val="0"/>
          <w:marTop w:val="0"/>
          <w:marBottom w:val="0"/>
          <w:divBdr>
            <w:top w:val="none" w:sz="0" w:space="0" w:color="auto"/>
            <w:left w:val="none" w:sz="0" w:space="0" w:color="auto"/>
            <w:bottom w:val="none" w:sz="0" w:space="0" w:color="auto"/>
            <w:right w:val="none" w:sz="0" w:space="0" w:color="auto"/>
          </w:divBdr>
        </w:div>
        <w:div w:id="587468976">
          <w:marLeft w:val="640"/>
          <w:marRight w:val="0"/>
          <w:marTop w:val="0"/>
          <w:marBottom w:val="0"/>
          <w:divBdr>
            <w:top w:val="none" w:sz="0" w:space="0" w:color="auto"/>
            <w:left w:val="none" w:sz="0" w:space="0" w:color="auto"/>
            <w:bottom w:val="none" w:sz="0" w:space="0" w:color="auto"/>
            <w:right w:val="none" w:sz="0" w:space="0" w:color="auto"/>
          </w:divBdr>
        </w:div>
        <w:div w:id="820075578">
          <w:marLeft w:val="640"/>
          <w:marRight w:val="0"/>
          <w:marTop w:val="0"/>
          <w:marBottom w:val="0"/>
          <w:divBdr>
            <w:top w:val="none" w:sz="0" w:space="0" w:color="auto"/>
            <w:left w:val="none" w:sz="0" w:space="0" w:color="auto"/>
            <w:bottom w:val="none" w:sz="0" w:space="0" w:color="auto"/>
            <w:right w:val="none" w:sz="0" w:space="0" w:color="auto"/>
          </w:divBdr>
        </w:div>
        <w:div w:id="794251920">
          <w:marLeft w:val="640"/>
          <w:marRight w:val="0"/>
          <w:marTop w:val="0"/>
          <w:marBottom w:val="0"/>
          <w:divBdr>
            <w:top w:val="none" w:sz="0" w:space="0" w:color="auto"/>
            <w:left w:val="none" w:sz="0" w:space="0" w:color="auto"/>
            <w:bottom w:val="none" w:sz="0" w:space="0" w:color="auto"/>
            <w:right w:val="none" w:sz="0" w:space="0" w:color="auto"/>
          </w:divBdr>
        </w:div>
        <w:div w:id="1997370949">
          <w:marLeft w:val="640"/>
          <w:marRight w:val="0"/>
          <w:marTop w:val="0"/>
          <w:marBottom w:val="0"/>
          <w:divBdr>
            <w:top w:val="none" w:sz="0" w:space="0" w:color="auto"/>
            <w:left w:val="none" w:sz="0" w:space="0" w:color="auto"/>
            <w:bottom w:val="none" w:sz="0" w:space="0" w:color="auto"/>
            <w:right w:val="none" w:sz="0" w:space="0" w:color="auto"/>
          </w:divBdr>
        </w:div>
        <w:div w:id="1733507670">
          <w:marLeft w:val="640"/>
          <w:marRight w:val="0"/>
          <w:marTop w:val="0"/>
          <w:marBottom w:val="0"/>
          <w:divBdr>
            <w:top w:val="none" w:sz="0" w:space="0" w:color="auto"/>
            <w:left w:val="none" w:sz="0" w:space="0" w:color="auto"/>
            <w:bottom w:val="none" w:sz="0" w:space="0" w:color="auto"/>
            <w:right w:val="none" w:sz="0" w:space="0" w:color="auto"/>
          </w:divBdr>
        </w:div>
        <w:div w:id="536967235">
          <w:marLeft w:val="640"/>
          <w:marRight w:val="0"/>
          <w:marTop w:val="0"/>
          <w:marBottom w:val="0"/>
          <w:divBdr>
            <w:top w:val="none" w:sz="0" w:space="0" w:color="auto"/>
            <w:left w:val="none" w:sz="0" w:space="0" w:color="auto"/>
            <w:bottom w:val="none" w:sz="0" w:space="0" w:color="auto"/>
            <w:right w:val="none" w:sz="0" w:space="0" w:color="auto"/>
          </w:divBdr>
        </w:div>
        <w:div w:id="1516920317">
          <w:marLeft w:val="640"/>
          <w:marRight w:val="0"/>
          <w:marTop w:val="0"/>
          <w:marBottom w:val="0"/>
          <w:divBdr>
            <w:top w:val="none" w:sz="0" w:space="0" w:color="auto"/>
            <w:left w:val="none" w:sz="0" w:space="0" w:color="auto"/>
            <w:bottom w:val="none" w:sz="0" w:space="0" w:color="auto"/>
            <w:right w:val="none" w:sz="0" w:space="0" w:color="auto"/>
          </w:divBdr>
        </w:div>
        <w:div w:id="1471242882">
          <w:marLeft w:val="640"/>
          <w:marRight w:val="0"/>
          <w:marTop w:val="0"/>
          <w:marBottom w:val="0"/>
          <w:divBdr>
            <w:top w:val="none" w:sz="0" w:space="0" w:color="auto"/>
            <w:left w:val="none" w:sz="0" w:space="0" w:color="auto"/>
            <w:bottom w:val="none" w:sz="0" w:space="0" w:color="auto"/>
            <w:right w:val="none" w:sz="0" w:space="0" w:color="auto"/>
          </w:divBdr>
        </w:div>
        <w:div w:id="852957435">
          <w:marLeft w:val="640"/>
          <w:marRight w:val="0"/>
          <w:marTop w:val="0"/>
          <w:marBottom w:val="0"/>
          <w:divBdr>
            <w:top w:val="none" w:sz="0" w:space="0" w:color="auto"/>
            <w:left w:val="none" w:sz="0" w:space="0" w:color="auto"/>
            <w:bottom w:val="none" w:sz="0" w:space="0" w:color="auto"/>
            <w:right w:val="none" w:sz="0" w:space="0" w:color="auto"/>
          </w:divBdr>
        </w:div>
        <w:div w:id="1550334267">
          <w:marLeft w:val="640"/>
          <w:marRight w:val="0"/>
          <w:marTop w:val="0"/>
          <w:marBottom w:val="0"/>
          <w:divBdr>
            <w:top w:val="none" w:sz="0" w:space="0" w:color="auto"/>
            <w:left w:val="none" w:sz="0" w:space="0" w:color="auto"/>
            <w:bottom w:val="none" w:sz="0" w:space="0" w:color="auto"/>
            <w:right w:val="none" w:sz="0" w:space="0" w:color="auto"/>
          </w:divBdr>
        </w:div>
        <w:div w:id="413013347">
          <w:marLeft w:val="640"/>
          <w:marRight w:val="0"/>
          <w:marTop w:val="0"/>
          <w:marBottom w:val="0"/>
          <w:divBdr>
            <w:top w:val="none" w:sz="0" w:space="0" w:color="auto"/>
            <w:left w:val="none" w:sz="0" w:space="0" w:color="auto"/>
            <w:bottom w:val="none" w:sz="0" w:space="0" w:color="auto"/>
            <w:right w:val="none" w:sz="0" w:space="0" w:color="auto"/>
          </w:divBdr>
        </w:div>
        <w:div w:id="98917586">
          <w:marLeft w:val="640"/>
          <w:marRight w:val="0"/>
          <w:marTop w:val="0"/>
          <w:marBottom w:val="0"/>
          <w:divBdr>
            <w:top w:val="none" w:sz="0" w:space="0" w:color="auto"/>
            <w:left w:val="none" w:sz="0" w:space="0" w:color="auto"/>
            <w:bottom w:val="none" w:sz="0" w:space="0" w:color="auto"/>
            <w:right w:val="none" w:sz="0" w:space="0" w:color="auto"/>
          </w:divBdr>
        </w:div>
        <w:div w:id="362556579">
          <w:marLeft w:val="640"/>
          <w:marRight w:val="0"/>
          <w:marTop w:val="0"/>
          <w:marBottom w:val="0"/>
          <w:divBdr>
            <w:top w:val="none" w:sz="0" w:space="0" w:color="auto"/>
            <w:left w:val="none" w:sz="0" w:space="0" w:color="auto"/>
            <w:bottom w:val="none" w:sz="0" w:space="0" w:color="auto"/>
            <w:right w:val="none" w:sz="0" w:space="0" w:color="auto"/>
          </w:divBdr>
        </w:div>
        <w:div w:id="1815219815">
          <w:marLeft w:val="640"/>
          <w:marRight w:val="0"/>
          <w:marTop w:val="0"/>
          <w:marBottom w:val="0"/>
          <w:divBdr>
            <w:top w:val="none" w:sz="0" w:space="0" w:color="auto"/>
            <w:left w:val="none" w:sz="0" w:space="0" w:color="auto"/>
            <w:bottom w:val="none" w:sz="0" w:space="0" w:color="auto"/>
            <w:right w:val="none" w:sz="0" w:space="0" w:color="auto"/>
          </w:divBdr>
        </w:div>
        <w:div w:id="382604226">
          <w:marLeft w:val="640"/>
          <w:marRight w:val="0"/>
          <w:marTop w:val="0"/>
          <w:marBottom w:val="0"/>
          <w:divBdr>
            <w:top w:val="none" w:sz="0" w:space="0" w:color="auto"/>
            <w:left w:val="none" w:sz="0" w:space="0" w:color="auto"/>
            <w:bottom w:val="none" w:sz="0" w:space="0" w:color="auto"/>
            <w:right w:val="none" w:sz="0" w:space="0" w:color="auto"/>
          </w:divBdr>
        </w:div>
        <w:div w:id="1990744592">
          <w:marLeft w:val="640"/>
          <w:marRight w:val="0"/>
          <w:marTop w:val="0"/>
          <w:marBottom w:val="0"/>
          <w:divBdr>
            <w:top w:val="none" w:sz="0" w:space="0" w:color="auto"/>
            <w:left w:val="none" w:sz="0" w:space="0" w:color="auto"/>
            <w:bottom w:val="none" w:sz="0" w:space="0" w:color="auto"/>
            <w:right w:val="none" w:sz="0" w:space="0" w:color="auto"/>
          </w:divBdr>
        </w:div>
        <w:div w:id="1149593727">
          <w:marLeft w:val="640"/>
          <w:marRight w:val="0"/>
          <w:marTop w:val="0"/>
          <w:marBottom w:val="0"/>
          <w:divBdr>
            <w:top w:val="none" w:sz="0" w:space="0" w:color="auto"/>
            <w:left w:val="none" w:sz="0" w:space="0" w:color="auto"/>
            <w:bottom w:val="none" w:sz="0" w:space="0" w:color="auto"/>
            <w:right w:val="none" w:sz="0" w:space="0" w:color="auto"/>
          </w:divBdr>
        </w:div>
        <w:div w:id="1909994873">
          <w:marLeft w:val="640"/>
          <w:marRight w:val="0"/>
          <w:marTop w:val="0"/>
          <w:marBottom w:val="0"/>
          <w:divBdr>
            <w:top w:val="none" w:sz="0" w:space="0" w:color="auto"/>
            <w:left w:val="none" w:sz="0" w:space="0" w:color="auto"/>
            <w:bottom w:val="none" w:sz="0" w:space="0" w:color="auto"/>
            <w:right w:val="none" w:sz="0" w:space="0" w:color="auto"/>
          </w:divBdr>
        </w:div>
        <w:div w:id="65955430">
          <w:marLeft w:val="640"/>
          <w:marRight w:val="0"/>
          <w:marTop w:val="0"/>
          <w:marBottom w:val="0"/>
          <w:divBdr>
            <w:top w:val="none" w:sz="0" w:space="0" w:color="auto"/>
            <w:left w:val="none" w:sz="0" w:space="0" w:color="auto"/>
            <w:bottom w:val="none" w:sz="0" w:space="0" w:color="auto"/>
            <w:right w:val="none" w:sz="0" w:space="0" w:color="auto"/>
          </w:divBdr>
        </w:div>
      </w:divsChild>
    </w:div>
    <w:div w:id="1968314067">
      <w:bodyDiv w:val="1"/>
      <w:marLeft w:val="0"/>
      <w:marRight w:val="0"/>
      <w:marTop w:val="0"/>
      <w:marBottom w:val="0"/>
      <w:divBdr>
        <w:top w:val="none" w:sz="0" w:space="0" w:color="auto"/>
        <w:left w:val="none" w:sz="0" w:space="0" w:color="auto"/>
        <w:bottom w:val="none" w:sz="0" w:space="0" w:color="auto"/>
        <w:right w:val="none" w:sz="0" w:space="0" w:color="auto"/>
      </w:divBdr>
      <w:divsChild>
        <w:div w:id="1140224443">
          <w:marLeft w:val="640"/>
          <w:marRight w:val="0"/>
          <w:marTop w:val="0"/>
          <w:marBottom w:val="0"/>
          <w:divBdr>
            <w:top w:val="none" w:sz="0" w:space="0" w:color="auto"/>
            <w:left w:val="none" w:sz="0" w:space="0" w:color="auto"/>
            <w:bottom w:val="none" w:sz="0" w:space="0" w:color="auto"/>
            <w:right w:val="none" w:sz="0" w:space="0" w:color="auto"/>
          </w:divBdr>
        </w:div>
        <w:div w:id="1332293441">
          <w:marLeft w:val="640"/>
          <w:marRight w:val="0"/>
          <w:marTop w:val="0"/>
          <w:marBottom w:val="0"/>
          <w:divBdr>
            <w:top w:val="none" w:sz="0" w:space="0" w:color="auto"/>
            <w:left w:val="none" w:sz="0" w:space="0" w:color="auto"/>
            <w:bottom w:val="none" w:sz="0" w:space="0" w:color="auto"/>
            <w:right w:val="none" w:sz="0" w:space="0" w:color="auto"/>
          </w:divBdr>
        </w:div>
        <w:div w:id="1953779511">
          <w:marLeft w:val="640"/>
          <w:marRight w:val="0"/>
          <w:marTop w:val="0"/>
          <w:marBottom w:val="0"/>
          <w:divBdr>
            <w:top w:val="none" w:sz="0" w:space="0" w:color="auto"/>
            <w:left w:val="none" w:sz="0" w:space="0" w:color="auto"/>
            <w:bottom w:val="none" w:sz="0" w:space="0" w:color="auto"/>
            <w:right w:val="none" w:sz="0" w:space="0" w:color="auto"/>
          </w:divBdr>
        </w:div>
        <w:div w:id="316230560">
          <w:marLeft w:val="640"/>
          <w:marRight w:val="0"/>
          <w:marTop w:val="0"/>
          <w:marBottom w:val="0"/>
          <w:divBdr>
            <w:top w:val="none" w:sz="0" w:space="0" w:color="auto"/>
            <w:left w:val="none" w:sz="0" w:space="0" w:color="auto"/>
            <w:bottom w:val="none" w:sz="0" w:space="0" w:color="auto"/>
            <w:right w:val="none" w:sz="0" w:space="0" w:color="auto"/>
          </w:divBdr>
        </w:div>
        <w:div w:id="1401246139">
          <w:marLeft w:val="640"/>
          <w:marRight w:val="0"/>
          <w:marTop w:val="0"/>
          <w:marBottom w:val="0"/>
          <w:divBdr>
            <w:top w:val="none" w:sz="0" w:space="0" w:color="auto"/>
            <w:left w:val="none" w:sz="0" w:space="0" w:color="auto"/>
            <w:bottom w:val="none" w:sz="0" w:space="0" w:color="auto"/>
            <w:right w:val="none" w:sz="0" w:space="0" w:color="auto"/>
          </w:divBdr>
        </w:div>
        <w:div w:id="607202739">
          <w:marLeft w:val="640"/>
          <w:marRight w:val="0"/>
          <w:marTop w:val="0"/>
          <w:marBottom w:val="0"/>
          <w:divBdr>
            <w:top w:val="none" w:sz="0" w:space="0" w:color="auto"/>
            <w:left w:val="none" w:sz="0" w:space="0" w:color="auto"/>
            <w:bottom w:val="none" w:sz="0" w:space="0" w:color="auto"/>
            <w:right w:val="none" w:sz="0" w:space="0" w:color="auto"/>
          </w:divBdr>
        </w:div>
        <w:div w:id="1084181445">
          <w:marLeft w:val="640"/>
          <w:marRight w:val="0"/>
          <w:marTop w:val="0"/>
          <w:marBottom w:val="0"/>
          <w:divBdr>
            <w:top w:val="none" w:sz="0" w:space="0" w:color="auto"/>
            <w:left w:val="none" w:sz="0" w:space="0" w:color="auto"/>
            <w:bottom w:val="none" w:sz="0" w:space="0" w:color="auto"/>
            <w:right w:val="none" w:sz="0" w:space="0" w:color="auto"/>
          </w:divBdr>
        </w:div>
        <w:div w:id="1848867276">
          <w:marLeft w:val="640"/>
          <w:marRight w:val="0"/>
          <w:marTop w:val="0"/>
          <w:marBottom w:val="0"/>
          <w:divBdr>
            <w:top w:val="none" w:sz="0" w:space="0" w:color="auto"/>
            <w:left w:val="none" w:sz="0" w:space="0" w:color="auto"/>
            <w:bottom w:val="none" w:sz="0" w:space="0" w:color="auto"/>
            <w:right w:val="none" w:sz="0" w:space="0" w:color="auto"/>
          </w:divBdr>
        </w:div>
        <w:div w:id="671644178">
          <w:marLeft w:val="640"/>
          <w:marRight w:val="0"/>
          <w:marTop w:val="0"/>
          <w:marBottom w:val="0"/>
          <w:divBdr>
            <w:top w:val="none" w:sz="0" w:space="0" w:color="auto"/>
            <w:left w:val="none" w:sz="0" w:space="0" w:color="auto"/>
            <w:bottom w:val="none" w:sz="0" w:space="0" w:color="auto"/>
            <w:right w:val="none" w:sz="0" w:space="0" w:color="auto"/>
          </w:divBdr>
        </w:div>
        <w:div w:id="734208614">
          <w:marLeft w:val="640"/>
          <w:marRight w:val="0"/>
          <w:marTop w:val="0"/>
          <w:marBottom w:val="0"/>
          <w:divBdr>
            <w:top w:val="none" w:sz="0" w:space="0" w:color="auto"/>
            <w:left w:val="none" w:sz="0" w:space="0" w:color="auto"/>
            <w:bottom w:val="none" w:sz="0" w:space="0" w:color="auto"/>
            <w:right w:val="none" w:sz="0" w:space="0" w:color="auto"/>
          </w:divBdr>
        </w:div>
        <w:div w:id="977340086">
          <w:marLeft w:val="640"/>
          <w:marRight w:val="0"/>
          <w:marTop w:val="0"/>
          <w:marBottom w:val="0"/>
          <w:divBdr>
            <w:top w:val="none" w:sz="0" w:space="0" w:color="auto"/>
            <w:left w:val="none" w:sz="0" w:space="0" w:color="auto"/>
            <w:bottom w:val="none" w:sz="0" w:space="0" w:color="auto"/>
            <w:right w:val="none" w:sz="0" w:space="0" w:color="auto"/>
          </w:divBdr>
        </w:div>
        <w:div w:id="1956209354">
          <w:marLeft w:val="640"/>
          <w:marRight w:val="0"/>
          <w:marTop w:val="0"/>
          <w:marBottom w:val="0"/>
          <w:divBdr>
            <w:top w:val="none" w:sz="0" w:space="0" w:color="auto"/>
            <w:left w:val="none" w:sz="0" w:space="0" w:color="auto"/>
            <w:bottom w:val="none" w:sz="0" w:space="0" w:color="auto"/>
            <w:right w:val="none" w:sz="0" w:space="0" w:color="auto"/>
          </w:divBdr>
        </w:div>
        <w:div w:id="81269196">
          <w:marLeft w:val="640"/>
          <w:marRight w:val="0"/>
          <w:marTop w:val="0"/>
          <w:marBottom w:val="0"/>
          <w:divBdr>
            <w:top w:val="none" w:sz="0" w:space="0" w:color="auto"/>
            <w:left w:val="none" w:sz="0" w:space="0" w:color="auto"/>
            <w:bottom w:val="none" w:sz="0" w:space="0" w:color="auto"/>
            <w:right w:val="none" w:sz="0" w:space="0" w:color="auto"/>
          </w:divBdr>
        </w:div>
        <w:div w:id="1321615544">
          <w:marLeft w:val="640"/>
          <w:marRight w:val="0"/>
          <w:marTop w:val="0"/>
          <w:marBottom w:val="0"/>
          <w:divBdr>
            <w:top w:val="none" w:sz="0" w:space="0" w:color="auto"/>
            <w:left w:val="none" w:sz="0" w:space="0" w:color="auto"/>
            <w:bottom w:val="none" w:sz="0" w:space="0" w:color="auto"/>
            <w:right w:val="none" w:sz="0" w:space="0" w:color="auto"/>
          </w:divBdr>
        </w:div>
        <w:div w:id="1542088645">
          <w:marLeft w:val="640"/>
          <w:marRight w:val="0"/>
          <w:marTop w:val="0"/>
          <w:marBottom w:val="0"/>
          <w:divBdr>
            <w:top w:val="none" w:sz="0" w:space="0" w:color="auto"/>
            <w:left w:val="none" w:sz="0" w:space="0" w:color="auto"/>
            <w:bottom w:val="none" w:sz="0" w:space="0" w:color="auto"/>
            <w:right w:val="none" w:sz="0" w:space="0" w:color="auto"/>
          </w:divBdr>
        </w:div>
        <w:div w:id="425080059">
          <w:marLeft w:val="640"/>
          <w:marRight w:val="0"/>
          <w:marTop w:val="0"/>
          <w:marBottom w:val="0"/>
          <w:divBdr>
            <w:top w:val="none" w:sz="0" w:space="0" w:color="auto"/>
            <w:left w:val="none" w:sz="0" w:space="0" w:color="auto"/>
            <w:bottom w:val="none" w:sz="0" w:space="0" w:color="auto"/>
            <w:right w:val="none" w:sz="0" w:space="0" w:color="auto"/>
          </w:divBdr>
        </w:div>
        <w:div w:id="571278402">
          <w:marLeft w:val="640"/>
          <w:marRight w:val="0"/>
          <w:marTop w:val="0"/>
          <w:marBottom w:val="0"/>
          <w:divBdr>
            <w:top w:val="none" w:sz="0" w:space="0" w:color="auto"/>
            <w:left w:val="none" w:sz="0" w:space="0" w:color="auto"/>
            <w:bottom w:val="none" w:sz="0" w:space="0" w:color="auto"/>
            <w:right w:val="none" w:sz="0" w:space="0" w:color="auto"/>
          </w:divBdr>
        </w:div>
        <w:div w:id="1816752416">
          <w:marLeft w:val="640"/>
          <w:marRight w:val="0"/>
          <w:marTop w:val="0"/>
          <w:marBottom w:val="0"/>
          <w:divBdr>
            <w:top w:val="none" w:sz="0" w:space="0" w:color="auto"/>
            <w:left w:val="none" w:sz="0" w:space="0" w:color="auto"/>
            <w:bottom w:val="none" w:sz="0" w:space="0" w:color="auto"/>
            <w:right w:val="none" w:sz="0" w:space="0" w:color="auto"/>
          </w:divBdr>
        </w:div>
        <w:div w:id="1980065944">
          <w:marLeft w:val="640"/>
          <w:marRight w:val="0"/>
          <w:marTop w:val="0"/>
          <w:marBottom w:val="0"/>
          <w:divBdr>
            <w:top w:val="none" w:sz="0" w:space="0" w:color="auto"/>
            <w:left w:val="none" w:sz="0" w:space="0" w:color="auto"/>
            <w:bottom w:val="none" w:sz="0" w:space="0" w:color="auto"/>
            <w:right w:val="none" w:sz="0" w:space="0" w:color="auto"/>
          </w:divBdr>
        </w:div>
        <w:div w:id="624627404">
          <w:marLeft w:val="640"/>
          <w:marRight w:val="0"/>
          <w:marTop w:val="0"/>
          <w:marBottom w:val="0"/>
          <w:divBdr>
            <w:top w:val="none" w:sz="0" w:space="0" w:color="auto"/>
            <w:left w:val="none" w:sz="0" w:space="0" w:color="auto"/>
            <w:bottom w:val="none" w:sz="0" w:space="0" w:color="auto"/>
            <w:right w:val="none" w:sz="0" w:space="0" w:color="auto"/>
          </w:divBdr>
        </w:div>
        <w:div w:id="610745499">
          <w:marLeft w:val="640"/>
          <w:marRight w:val="0"/>
          <w:marTop w:val="0"/>
          <w:marBottom w:val="0"/>
          <w:divBdr>
            <w:top w:val="none" w:sz="0" w:space="0" w:color="auto"/>
            <w:left w:val="none" w:sz="0" w:space="0" w:color="auto"/>
            <w:bottom w:val="none" w:sz="0" w:space="0" w:color="auto"/>
            <w:right w:val="none" w:sz="0" w:space="0" w:color="auto"/>
          </w:divBdr>
        </w:div>
        <w:div w:id="234095527">
          <w:marLeft w:val="640"/>
          <w:marRight w:val="0"/>
          <w:marTop w:val="0"/>
          <w:marBottom w:val="0"/>
          <w:divBdr>
            <w:top w:val="none" w:sz="0" w:space="0" w:color="auto"/>
            <w:left w:val="none" w:sz="0" w:space="0" w:color="auto"/>
            <w:bottom w:val="none" w:sz="0" w:space="0" w:color="auto"/>
            <w:right w:val="none" w:sz="0" w:space="0" w:color="auto"/>
          </w:divBdr>
        </w:div>
        <w:div w:id="607079001">
          <w:marLeft w:val="640"/>
          <w:marRight w:val="0"/>
          <w:marTop w:val="0"/>
          <w:marBottom w:val="0"/>
          <w:divBdr>
            <w:top w:val="none" w:sz="0" w:space="0" w:color="auto"/>
            <w:left w:val="none" w:sz="0" w:space="0" w:color="auto"/>
            <w:bottom w:val="none" w:sz="0" w:space="0" w:color="auto"/>
            <w:right w:val="none" w:sz="0" w:space="0" w:color="auto"/>
          </w:divBdr>
        </w:div>
        <w:div w:id="1199661025">
          <w:marLeft w:val="640"/>
          <w:marRight w:val="0"/>
          <w:marTop w:val="0"/>
          <w:marBottom w:val="0"/>
          <w:divBdr>
            <w:top w:val="none" w:sz="0" w:space="0" w:color="auto"/>
            <w:left w:val="none" w:sz="0" w:space="0" w:color="auto"/>
            <w:bottom w:val="none" w:sz="0" w:space="0" w:color="auto"/>
            <w:right w:val="none" w:sz="0" w:space="0" w:color="auto"/>
          </w:divBdr>
        </w:div>
        <w:div w:id="1890720647">
          <w:marLeft w:val="640"/>
          <w:marRight w:val="0"/>
          <w:marTop w:val="0"/>
          <w:marBottom w:val="0"/>
          <w:divBdr>
            <w:top w:val="none" w:sz="0" w:space="0" w:color="auto"/>
            <w:left w:val="none" w:sz="0" w:space="0" w:color="auto"/>
            <w:bottom w:val="none" w:sz="0" w:space="0" w:color="auto"/>
            <w:right w:val="none" w:sz="0" w:space="0" w:color="auto"/>
          </w:divBdr>
        </w:div>
        <w:div w:id="684018442">
          <w:marLeft w:val="640"/>
          <w:marRight w:val="0"/>
          <w:marTop w:val="0"/>
          <w:marBottom w:val="0"/>
          <w:divBdr>
            <w:top w:val="none" w:sz="0" w:space="0" w:color="auto"/>
            <w:left w:val="none" w:sz="0" w:space="0" w:color="auto"/>
            <w:bottom w:val="none" w:sz="0" w:space="0" w:color="auto"/>
            <w:right w:val="none" w:sz="0" w:space="0" w:color="auto"/>
          </w:divBdr>
        </w:div>
        <w:div w:id="1763647906">
          <w:marLeft w:val="640"/>
          <w:marRight w:val="0"/>
          <w:marTop w:val="0"/>
          <w:marBottom w:val="0"/>
          <w:divBdr>
            <w:top w:val="none" w:sz="0" w:space="0" w:color="auto"/>
            <w:left w:val="none" w:sz="0" w:space="0" w:color="auto"/>
            <w:bottom w:val="none" w:sz="0" w:space="0" w:color="auto"/>
            <w:right w:val="none" w:sz="0" w:space="0" w:color="auto"/>
          </w:divBdr>
        </w:div>
        <w:div w:id="1602109131">
          <w:marLeft w:val="640"/>
          <w:marRight w:val="0"/>
          <w:marTop w:val="0"/>
          <w:marBottom w:val="0"/>
          <w:divBdr>
            <w:top w:val="none" w:sz="0" w:space="0" w:color="auto"/>
            <w:left w:val="none" w:sz="0" w:space="0" w:color="auto"/>
            <w:bottom w:val="none" w:sz="0" w:space="0" w:color="auto"/>
            <w:right w:val="none" w:sz="0" w:space="0" w:color="auto"/>
          </w:divBdr>
        </w:div>
        <w:div w:id="314114511">
          <w:marLeft w:val="640"/>
          <w:marRight w:val="0"/>
          <w:marTop w:val="0"/>
          <w:marBottom w:val="0"/>
          <w:divBdr>
            <w:top w:val="none" w:sz="0" w:space="0" w:color="auto"/>
            <w:left w:val="none" w:sz="0" w:space="0" w:color="auto"/>
            <w:bottom w:val="none" w:sz="0" w:space="0" w:color="auto"/>
            <w:right w:val="none" w:sz="0" w:space="0" w:color="auto"/>
          </w:divBdr>
        </w:div>
        <w:div w:id="1733506832">
          <w:marLeft w:val="640"/>
          <w:marRight w:val="0"/>
          <w:marTop w:val="0"/>
          <w:marBottom w:val="0"/>
          <w:divBdr>
            <w:top w:val="none" w:sz="0" w:space="0" w:color="auto"/>
            <w:left w:val="none" w:sz="0" w:space="0" w:color="auto"/>
            <w:bottom w:val="none" w:sz="0" w:space="0" w:color="auto"/>
            <w:right w:val="none" w:sz="0" w:space="0" w:color="auto"/>
          </w:divBdr>
        </w:div>
        <w:div w:id="63525581">
          <w:marLeft w:val="640"/>
          <w:marRight w:val="0"/>
          <w:marTop w:val="0"/>
          <w:marBottom w:val="0"/>
          <w:divBdr>
            <w:top w:val="none" w:sz="0" w:space="0" w:color="auto"/>
            <w:left w:val="none" w:sz="0" w:space="0" w:color="auto"/>
            <w:bottom w:val="none" w:sz="0" w:space="0" w:color="auto"/>
            <w:right w:val="none" w:sz="0" w:space="0" w:color="auto"/>
          </w:divBdr>
        </w:div>
        <w:div w:id="554199845">
          <w:marLeft w:val="640"/>
          <w:marRight w:val="0"/>
          <w:marTop w:val="0"/>
          <w:marBottom w:val="0"/>
          <w:divBdr>
            <w:top w:val="none" w:sz="0" w:space="0" w:color="auto"/>
            <w:left w:val="none" w:sz="0" w:space="0" w:color="auto"/>
            <w:bottom w:val="none" w:sz="0" w:space="0" w:color="auto"/>
            <w:right w:val="none" w:sz="0" w:space="0" w:color="auto"/>
          </w:divBdr>
        </w:div>
        <w:div w:id="2140414611">
          <w:marLeft w:val="640"/>
          <w:marRight w:val="0"/>
          <w:marTop w:val="0"/>
          <w:marBottom w:val="0"/>
          <w:divBdr>
            <w:top w:val="none" w:sz="0" w:space="0" w:color="auto"/>
            <w:left w:val="none" w:sz="0" w:space="0" w:color="auto"/>
            <w:bottom w:val="none" w:sz="0" w:space="0" w:color="auto"/>
            <w:right w:val="none" w:sz="0" w:space="0" w:color="auto"/>
          </w:divBdr>
        </w:div>
        <w:div w:id="1882746653">
          <w:marLeft w:val="640"/>
          <w:marRight w:val="0"/>
          <w:marTop w:val="0"/>
          <w:marBottom w:val="0"/>
          <w:divBdr>
            <w:top w:val="none" w:sz="0" w:space="0" w:color="auto"/>
            <w:left w:val="none" w:sz="0" w:space="0" w:color="auto"/>
            <w:bottom w:val="none" w:sz="0" w:space="0" w:color="auto"/>
            <w:right w:val="none" w:sz="0" w:space="0" w:color="auto"/>
          </w:divBdr>
        </w:div>
        <w:div w:id="1546790164">
          <w:marLeft w:val="640"/>
          <w:marRight w:val="0"/>
          <w:marTop w:val="0"/>
          <w:marBottom w:val="0"/>
          <w:divBdr>
            <w:top w:val="none" w:sz="0" w:space="0" w:color="auto"/>
            <w:left w:val="none" w:sz="0" w:space="0" w:color="auto"/>
            <w:bottom w:val="none" w:sz="0" w:space="0" w:color="auto"/>
            <w:right w:val="none" w:sz="0" w:space="0" w:color="auto"/>
          </w:divBdr>
        </w:div>
        <w:div w:id="1998459257">
          <w:marLeft w:val="640"/>
          <w:marRight w:val="0"/>
          <w:marTop w:val="0"/>
          <w:marBottom w:val="0"/>
          <w:divBdr>
            <w:top w:val="none" w:sz="0" w:space="0" w:color="auto"/>
            <w:left w:val="none" w:sz="0" w:space="0" w:color="auto"/>
            <w:bottom w:val="none" w:sz="0" w:space="0" w:color="auto"/>
            <w:right w:val="none" w:sz="0" w:space="0" w:color="auto"/>
          </w:divBdr>
        </w:div>
        <w:div w:id="1544636839">
          <w:marLeft w:val="640"/>
          <w:marRight w:val="0"/>
          <w:marTop w:val="0"/>
          <w:marBottom w:val="0"/>
          <w:divBdr>
            <w:top w:val="none" w:sz="0" w:space="0" w:color="auto"/>
            <w:left w:val="none" w:sz="0" w:space="0" w:color="auto"/>
            <w:bottom w:val="none" w:sz="0" w:space="0" w:color="auto"/>
            <w:right w:val="none" w:sz="0" w:space="0" w:color="auto"/>
          </w:divBdr>
        </w:div>
        <w:div w:id="965820006">
          <w:marLeft w:val="640"/>
          <w:marRight w:val="0"/>
          <w:marTop w:val="0"/>
          <w:marBottom w:val="0"/>
          <w:divBdr>
            <w:top w:val="none" w:sz="0" w:space="0" w:color="auto"/>
            <w:left w:val="none" w:sz="0" w:space="0" w:color="auto"/>
            <w:bottom w:val="none" w:sz="0" w:space="0" w:color="auto"/>
            <w:right w:val="none" w:sz="0" w:space="0" w:color="auto"/>
          </w:divBdr>
        </w:div>
        <w:div w:id="2012248404">
          <w:marLeft w:val="640"/>
          <w:marRight w:val="0"/>
          <w:marTop w:val="0"/>
          <w:marBottom w:val="0"/>
          <w:divBdr>
            <w:top w:val="none" w:sz="0" w:space="0" w:color="auto"/>
            <w:left w:val="none" w:sz="0" w:space="0" w:color="auto"/>
            <w:bottom w:val="none" w:sz="0" w:space="0" w:color="auto"/>
            <w:right w:val="none" w:sz="0" w:space="0" w:color="auto"/>
          </w:divBdr>
        </w:div>
        <w:div w:id="1052340470">
          <w:marLeft w:val="640"/>
          <w:marRight w:val="0"/>
          <w:marTop w:val="0"/>
          <w:marBottom w:val="0"/>
          <w:divBdr>
            <w:top w:val="none" w:sz="0" w:space="0" w:color="auto"/>
            <w:left w:val="none" w:sz="0" w:space="0" w:color="auto"/>
            <w:bottom w:val="none" w:sz="0" w:space="0" w:color="auto"/>
            <w:right w:val="none" w:sz="0" w:space="0" w:color="auto"/>
          </w:divBdr>
        </w:div>
        <w:div w:id="1023439401">
          <w:marLeft w:val="640"/>
          <w:marRight w:val="0"/>
          <w:marTop w:val="0"/>
          <w:marBottom w:val="0"/>
          <w:divBdr>
            <w:top w:val="none" w:sz="0" w:space="0" w:color="auto"/>
            <w:left w:val="none" w:sz="0" w:space="0" w:color="auto"/>
            <w:bottom w:val="none" w:sz="0" w:space="0" w:color="auto"/>
            <w:right w:val="none" w:sz="0" w:space="0" w:color="auto"/>
          </w:divBdr>
        </w:div>
        <w:div w:id="635912896">
          <w:marLeft w:val="640"/>
          <w:marRight w:val="0"/>
          <w:marTop w:val="0"/>
          <w:marBottom w:val="0"/>
          <w:divBdr>
            <w:top w:val="none" w:sz="0" w:space="0" w:color="auto"/>
            <w:left w:val="none" w:sz="0" w:space="0" w:color="auto"/>
            <w:bottom w:val="none" w:sz="0" w:space="0" w:color="auto"/>
            <w:right w:val="none" w:sz="0" w:space="0" w:color="auto"/>
          </w:divBdr>
        </w:div>
        <w:div w:id="1541816878">
          <w:marLeft w:val="640"/>
          <w:marRight w:val="0"/>
          <w:marTop w:val="0"/>
          <w:marBottom w:val="0"/>
          <w:divBdr>
            <w:top w:val="none" w:sz="0" w:space="0" w:color="auto"/>
            <w:left w:val="none" w:sz="0" w:space="0" w:color="auto"/>
            <w:bottom w:val="none" w:sz="0" w:space="0" w:color="auto"/>
            <w:right w:val="none" w:sz="0" w:space="0" w:color="auto"/>
          </w:divBdr>
        </w:div>
        <w:div w:id="1893231183">
          <w:marLeft w:val="640"/>
          <w:marRight w:val="0"/>
          <w:marTop w:val="0"/>
          <w:marBottom w:val="0"/>
          <w:divBdr>
            <w:top w:val="none" w:sz="0" w:space="0" w:color="auto"/>
            <w:left w:val="none" w:sz="0" w:space="0" w:color="auto"/>
            <w:bottom w:val="none" w:sz="0" w:space="0" w:color="auto"/>
            <w:right w:val="none" w:sz="0" w:space="0" w:color="auto"/>
          </w:divBdr>
        </w:div>
        <w:div w:id="129253458">
          <w:marLeft w:val="640"/>
          <w:marRight w:val="0"/>
          <w:marTop w:val="0"/>
          <w:marBottom w:val="0"/>
          <w:divBdr>
            <w:top w:val="none" w:sz="0" w:space="0" w:color="auto"/>
            <w:left w:val="none" w:sz="0" w:space="0" w:color="auto"/>
            <w:bottom w:val="none" w:sz="0" w:space="0" w:color="auto"/>
            <w:right w:val="none" w:sz="0" w:space="0" w:color="auto"/>
          </w:divBdr>
        </w:div>
        <w:div w:id="456877721">
          <w:marLeft w:val="640"/>
          <w:marRight w:val="0"/>
          <w:marTop w:val="0"/>
          <w:marBottom w:val="0"/>
          <w:divBdr>
            <w:top w:val="none" w:sz="0" w:space="0" w:color="auto"/>
            <w:left w:val="none" w:sz="0" w:space="0" w:color="auto"/>
            <w:bottom w:val="none" w:sz="0" w:space="0" w:color="auto"/>
            <w:right w:val="none" w:sz="0" w:space="0" w:color="auto"/>
          </w:divBdr>
        </w:div>
        <w:div w:id="792526903">
          <w:marLeft w:val="640"/>
          <w:marRight w:val="0"/>
          <w:marTop w:val="0"/>
          <w:marBottom w:val="0"/>
          <w:divBdr>
            <w:top w:val="none" w:sz="0" w:space="0" w:color="auto"/>
            <w:left w:val="none" w:sz="0" w:space="0" w:color="auto"/>
            <w:bottom w:val="none" w:sz="0" w:space="0" w:color="auto"/>
            <w:right w:val="none" w:sz="0" w:space="0" w:color="auto"/>
          </w:divBdr>
        </w:div>
        <w:div w:id="1492722809">
          <w:marLeft w:val="640"/>
          <w:marRight w:val="0"/>
          <w:marTop w:val="0"/>
          <w:marBottom w:val="0"/>
          <w:divBdr>
            <w:top w:val="none" w:sz="0" w:space="0" w:color="auto"/>
            <w:left w:val="none" w:sz="0" w:space="0" w:color="auto"/>
            <w:bottom w:val="none" w:sz="0" w:space="0" w:color="auto"/>
            <w:right w:val="none" w:sz="0" w:space="0" w:color="auto"/>
          </w:divBdr>
        </w:div>
        <w:div w:id="1249653030">
          <w:marLeft w:val="640"/>
          <w:marRight w:val="0"/>
          <w:marTop w:val="0"/>
          <w:marBottom w:val="0"/>
          <w:divBdr>
            <w:top w:val="none" w:sz="0" w:space="0" w:color="auto"/>
            <w:left w:val="none" w:sz="0" w:space="0" w:color="auto"/>
            <w:bottom w:val="none" w:sz="0" w:space="0" w:color="auto"/>
            <w:right w:val="none" w:sz="0" w:space="0" w:color="auto"/>
          </w:divBdr>
        </w:div>
        <w:div w:id="194394296">
          <w:marLeft w:val="640"/>
          <w:marRight w:val="0"/>
          <w:marTop w:val="0"/>
          <w:marBottom w:val="0"/>
          <w:divBdr>
            <w:top w:val="none" w:sz="0" w:space="0" w:color="auto"/>
            <w:left w:val="none" w:sz="0" w:space="0" w:color="auto"/>
            <w:bottom w:val="none" w:sz="0" w:space="0" w:color="auto"/>
            <w:right w:val="none" w:sz="0" w:space="0" w:color="auto"/>
          </w:divBdr>
        </w:div>
        <w:div w:id="2115132509">
          <w:marLeft w:val="640"/>
          <w:marRight w:val="0"/>
          <w:marTop w:val="0"/>
          <w:marBottom w:val="0"/>
          <w:divBdr>
            <w:top w:val="none" w:sz="0" w:space="0" w:color="auto"/>
            <w:left w:val="none" w:sz="0" w:space="0" w:color="auto"/>
            <w:bottom w:val="none" w:sz="0" w:space="0" w:color="auto"/>
            <w:right w:val="none" w:sz="0" w:space="0" w:color="auto"/>
          </w:divBdr>
        </w:div>
        <w:div w:id="1998415247">
          <w:marLeft w:val="640"/>
          <w:marRight w:val="0"/>
          <w:marTop w:val="0"/>
          <w:marBottom w:val="0"/>
          <w:divBdr>
            <w:top w:val="none" w:sz="0" w:space="0" w:color="auto"/>
            <w:left w:val="none" w:sz="0" w:space="0" w:color="auto"/>
            <w:bottom w:val="none" w:sz="0" w:space="0" w:color="auto"/>
            <w:right w:val="none" w:sz="0" w:space="0" w:color="auto"/>
          </w:divBdr>
        </w:div>
        <w:div w:id="1355230849">
          <w:marLeft w:val="640"/>
          <w:marRight w:val="0"/>
          <w:marTop w:val="0"/>
          <w:marBottom w:val="0"/>
          <w:divBdr>
            <w:top w:val="none" w:sz="0" w:space="0" w:color="auto"/>
            <w:left w:val="none" w:sz="0" w:space="0" w:color="auto"/>
            <w:bottom w:val="none" w:sz="0" w:space="0" w:color="auto"/>
            <w:right w:val="none" w:sz="0" w:space="0" w:color="auto"/>
          </w:divBdr>
        </w:div>
        <w:div w:id="393088599">
          <w:marLeft w:val="640"/>
          <w:marRight w:val="0"/>
          <w:marTop w:val="0"/>
          <w:marBottom w:val="0"/>
          <w:divBdr>
            <w:top w:val="none" w:sz="0" w:space="0" w:color="auto"/>
            <w:left w:val="none" w:sz="0" w:space="0" w:color="auto"/>
            <w:bottom w:val="none" w:sz="0" w:space="0" w:color="auto"/>
            <w:right w:val="none" w:sz="0" w:space="0" w:color="auto"/>
          </w:divBdr>
        </w:div>
        <w:div w:id="713122725">
          <w:marLeft w:val="640"/>
          <w:marRight w:val="0"/>
          <w:marTop w:val="0"/>
          <w:marBottom w:val="0"/>
          <w:divBdr>
            <w:top w:val="none" w:sz="0" w:space="0" w:color="auto"/>
            <w:left w:val="none" w:sz="0" w:space="0" w:color="auto"/>
            <w:bottom w:val="none" w:sz="0" w:space="0" w:color="auto"/>
            <w:right w:val="none" w:sz="0" w:space="0" w:color="auto"/>
          </w:divBdr>
        </w:div>
        <w:div w:id="1510483143">
          <w:marLeft w:val="640"/>
          <w:marRight w:val="0"/>
          <w:marTop w:val="0"/>
          <w:marBottom w:val="0"/>
          <w:divBdr>
            <w:top w:val="none" w:sz="0" w:space="0" w:color="auto"/>
            <w:left w:val="none" w:sz="0" w:space="0" w:color="auto"/>
            <w:bottom w:val="none" w:sz="0" w:space="0" w:color="auto"/>
            <w:right w:val="none" w:sz="0" w:space="0" w:color="auto"/>
          </w:divBdr>
        </w:div>
        <w:div w:id="1834761461">
          <w:marLeft w:val="640"/>
          <w:marRight w:val="0"/>
          <w:marTop w:val="0"/>
          <w:marBottom w:val="0"/>
          <w:divBdr>
            <w:top w:val="none" w:sz="0" w:space="0" w:color="auto"/>
            <w:left w:val="none" w:sz="0" w:space="0" w:color="auto"/>
            <w:bottom w:val="none" w:sz="0" w:space="0" w:color="auto"/>
            <w:right w:val="none" w:sz="0" w:space="0" w:color="auto"/>
          </w:divBdr>
        </w:div>
        <w:div w:id="792945187">
          <w:marLeft w:val="640"/>
          <w:marRight w:val="0"/>
          <w:marTop w:val="0"/>
          <w:marBottom w:val="0"/>
          <w:divBdr>
            <w:top w:val="none" w:sz="0" w:space="0" w:color="auto"/>
            <w:left w:val="none" w:sz="0" w:space="0" w:color="auto"/>
            <w:bottom w:val="none" w:sz="0" w:space="0" w:color="auto"/>
            <w:right w:val="none" w:sz="0" w:space="0" w:color="auto"/>
          </w:divBdr>
        </w:div>
        <w:div w:id="26149352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microsoft.com/office/2011/relationships/people" Target="../people1.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3B4060D-88CF-4D47-A1D3-817118DE9EA0}"/>
      </w:docPartPr>
      <w:docPartBody>
        <w:p w:rsidR="00EE4594" w:rsidRDefault="00CD06D9">
          <w:r w:rsidRPr="00764C8C">
            <w:rPr>
              <w:rStyle w:val="PlaceholderText"/>
              <w:rPrChange w:id="0" w:author="Custer, Gordon" w:date="2023-07-25T10:42:00Z">
                <w:rPr/>
              </w:rPrChange>
            </w:rPr>
            <w:t>Click or tap here to enter text.</w:t>
          </w:r>
        </w:p>
      </w:docPartBody>
    </w:docPart>
    <w:docPart>
      <w:docPartPr>
        <w:name w:val="A201D2638B399D49A1BB43CEEBD7F943"/>
        <w:category>
          <w:name w:val="General"/>
          <w:gallery w:val="placeholder"/>
        </w:category>
        <w:types>
          <w:type w:val="bbPlcHdr"/>
        </w:types>
        <w:behaviors>
          <w:behavior w:val="content"/>
        </w:behaviors>
        <w:guid w:val="{4D707DF5-E650-284D-B6C9-64DE176A684D}"/>
      </w:docPartPr>
      <w:docPartBody>
        <w:p w:rsidR="00EE4594" w:rsidRDefault="00CD06D9" w:rsidP="00CD06D9">
          <w:pPr>
            <w:pStyle w:val="A201D2638B399D49A1BB43CEEBD7F943"/>
          </w:pPr>
          <w:r w:rsidRPr="00764C8C">
            <w:rPr>
              <w:rStyle w:val="PlaceholderText"/>
              <w:rPrChange w:id="1" w:author="Custer, Gordon" w:date="2023-07-25T10:42:00Z">
                <w:rPr/>
              </w:rPrChange>
            </w:rPr>
            <w:t>Click or tap here to enter text.</w:t>
          </w:r>
        </w:p>
      </w:docPartBody>
    </w:docPart>
    <w:docPart>
      <w:docPartPr>
        <w:name w:val="9AA233408FA9E74DB4157FB4FE0EF34F"/>
        <w:category>
          <w:name w:val="General"/>
          <w:gallery w:val="placeholder"/>
        </w:category>
        <w:types>
          <w:type w:val="bbPlcHdr"/>
        </w:types>
        <w:behaviors>
          <w:behavior w:val="content"/>
        </w:behaviors>
        <w:guid w:val="{2068C220-4356-4B49-A327-35951BC426E8}"/>
      </w:docPartPr>
      <w:docPartBody>
        <w:p w:rsidR="00EE4594" w:rsidRDefault="00CD06D9" w:rsidP="00CD06D9">
          <w:pPr>
            <w:pStyle w:val="9AA233408FA9E74DB4157FB4FE0EF34F"/>
          </w:pPr>
          <w:r w:rsidRPr="00764C8C">
            <w:rPr>
              <w:rStyle w:val="PlaceholderText"/>
              <w:rPrChange w:id="2" w:author="Custer, Gordon" w:date="2023-07-25T10:42:00Z">
                <w:rPr/>
              </w:rPrChange>
            </w:rPr>
            <w:t>Click or tap here to enter text.</w:t>
          </w:r>
        </w:p>
      </w:docPartBody>
    </w:docPart>
    <w:docPart>
      <w:docPartPr>
        <w:name w:val="2B45A629B66A6D448255F3400CE8709C"/>
        <w:category>
          <w:name w:val="General"/>
          <w:gallery w:val="placeholder"/>
        </w:category>
        <w:types>
          <w:type w:val="bbPlcHdr"/>
        </w:types>
        <w:behaviors>
          <w:behavior w:val="content"/>
        </w:behaviors>
        <w:guid w:val="{9E0CFD27-AE03-2749-A93F-E9F7EA8483BC}"/>
      </w:docPartPr>
      <w:docPartBody>
        <w:p w:rsidR="00EE4594" w:rsidRDefault="00CD06D9" w:rsidP="00CD06D9">
          <w:pPr>
            <w:pStyle w:val="2B45A629B66A6D448255F3400CE8709C"/>
          </w:pPr>
          <w:r w:rsidRPr="00764C8C">
            <w:rPr>
              <w:rStyle w:val="PlaceholderText"/>
              <w:rPrChange w:id="3" w:author="Custer, Gordon" w:date="2023-07-25T10:42:00Z">
                <w:rPr/>
              </w:rPrChange>
            </w:rPr>
            <w:t>Click or tap here to enter text.</w:t>
          </w:r>
        </w:p>
      </w:docPartBody>
    </w:docPart>
    <w:docPart>
      <w:docPartPr>
        <w:name w:val="D06BE16989D5BE4CB56538B14010E7F9"/>
        <w:category>
          <w:name w:val="General"/>
          <w:gallery w:val="placeholder"/>
        </w:category>
        <w:types>
          <w:type w:val="bbPlcHdr"/>
        </w:types>
        <w:behaviors>
          <w:behavior w:val="content"/>
        </w:behaviors>
        <w:guid w:val="{35D2426F-97AC-A349-A96E-2D496F9EF763}"/>
      </w:docPartPr>
      <w:docPartBody>
        <w:p w:rsidR="00EE4594" w:rsidRDefault="00CD06D9" w:rsidP="00CD06D9">
          <w:pPr>
            <w:pStyle w:val="D06BE16989D5BE4CB56538B14010E7F9"/>
          </w:pPr>
          <w:r w:rsidRPr="00764C8C">
            <w:rPr>
              <w:rStyle w:val="PlaceholderText"/>
              <w:rPrChange w:id="4" w:author="Custer, Gordon" w:date="2023-07-25T10:42:00Z">
                <w:rPr/>
              </w:rPrChange>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6D9"/>
    <w:rsid w:val="0002226C"/>
    <w:rsid w:val="00293738"/>
    <w:rsid w:val="004971F0"/>
    <w:rsid w:val="006431F6"/>
    <w:rsid w:val="009343BE"/>
    <w:rsid w:val="00A36625"/>
    <w:rsid w:val="00CD06D9"/>
    <w:rsid w:val="00CF3D47"/>
    <w:rsid w:val="00D82D04"/>
    <w:rsid w:val="00EE4594"/>
    <w:rsid w:val="00F559C2"/>
    <w:rsid w:val="00FF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06D9"/>
    <w:rPr>
      <w:color w:val="808080"/>
    </w:rPr>
  </w:style>
  <w:style w:type="paragraph" w:customStyle="1" w:styleId="A201D2638B399D49A1BB43CEEBD7F943">
    <w:name w:val="A201D2638B399D49A1BB43CEEBD7F943"/>
    <w:rsid w:val="00CD06D9"/>
  </w:style>
  <w:style w:type="paragraph" w:customStyle="1" w:styleId="9AA233408FA9E74DB4157FB4FE0EF34F">
    <w:name w:val="9AA233408FA9E74DB4157FB4FE0EF34F"/>
    <w:rsid w:val="00CD06D9"/>
  </w:style>
  <w:style w:type="paragraph" w:customStyle="1" w:styleId="2B45A629B66A6D448255F3400CE8709C">
    <w:name w:val="2B45A629B66A6D448255F3400CE8709C"/>
    <w:rsid w:val="00CD06D9"/>
  </w:style>
  <w:style w:type="paragraph" w:customStyle="1" w:styleId="D06BE16989D5BE4CB56538B14010E7F9">
    <w:name w:val="D06BE16989D5BE4CB56538B14010E7F9"/>
    <w:rsid w:val="00CD06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3683DEF-EE5B-D14F-9241-1DF3AADECF6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5161E4D-B1A4-5E45-BB46-F8AC185927A3}">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1ae432df-0a2b-4d0b-a5ef-5cb1fa499ede&quot;,&quot;properties&quot;:{&quot;noteIndex&quot;:0},&quot;isEdited&quot;:false,&quot;manualOverride&quot;:{&quot;citeprocText&quot;:&quot;(1, 2)&quot;,&quot;isManuallyOverridden&quot;:false,&quot;manualOverrideText&quot;:&quot;&quot;},&quot;citationTag&quot;:&quot;MENDELEY_CITATION_v3_eyJjaXRhdGlvbklEIjoiTUVOREVMRVlfQ0lUQVRJT05fMWFlNDMyZGYtMGEyYi00ZDBiLWE1ZWYtNWNiMWZhNDk5ZWRlIiwicHJvcGVydGllcyI6eyJub3RlSW5kZXgiOjB9LCJpc0VkaXRlZCI6ZmFsc2UsIm1hbnVhbE92ZXJyaWRlIjp7ImNpdGVwcm9jVGV4dCI6IigxLCAy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&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id&quot;:&quot;d3d70fe7-06fd-315a-ab62-ee98da360099&quot;,&quot;itemData&quot;:{&quot;DOI&quot;:&quot;10.1016/j.agee.2013.10.010&quot;,&quot;ISSN&quot;:&quot;01678809&quot;,&quot;author&quot;:[{&quot;dropping-particle&quot;:&quot;&quot;,&quot;family&quot;:&quot;Palm&quot;,&quot;given&quot;:&quot;Cheryl&quot;,&quot;non-dropping-particle&quot;:&quot;&quot;,&quot;parse-names&quot;:false,&quot;suffix&quot;:&quot;&quot;},{&quot;dropping-particle&quot;:&quot;&quot;,&quot;family&quot;:&quot;Blanco-Canqui&quot;,&quot;given&quot;:&quot;Humberto&quot;,&quot;non-dropping-particle&quot;:&quot;&quot;,&quot;parse-names&quot;:false,&quot;suffix&quot;:&quot;&quot;},{&quot;dropping-particle&quot;:&quot;&quot;,&quot;family&quot;:&quot;DeClerck&quot;,&quot;given&quot;:&quot;Fabrice&quot;,&quot;non-dropping-particle&quot;:&quot;&quot;,&quot;parse-names&quot;:false,&quot;suffix&quot;:&quot;&quot;},{&quot;dropping-particle&quot;:&quot;&quot;,&quot;family&quot;:&quot;Gatere&quot;,&quot;given&quot;:&quot;Lydiah&quot;,&quot;non-dropping-particle&quot;:&quot;&quot;,&quot;parse-names&quot;:false,&quot;suffix&quot;:&quot;&quot;},{&quot;dropping-particle&quot;:&quot;&quot;,&quot;family&quot;:&quot;Grace&quot;,&quot;given&quot;:&quot;Peter&quot;,&quot;non-dropping-particle&quot;:&quot;&quot;,&quot;parse-names&quot;:false,&quot;suffix&quot;:&quot;&quot;}],&quot;container-title&quot;:&quot;Agriculture, Ecosystems &amp; Environment&quot;,&quot;id&quot;:&quot;d3d70fe7-06fd-315a-ab62-ee98da360099&quot;,&quot;issued&quot;:{&quot;date-parts&quot;:[[&quot;2014&quot;,&quot;4&quot;]]},&quot;page&quot;:&quot;87-105&quot;,&quot;title&quot;:&quot;Conservation agriculture and ecosystem services: An overview&quot;,&quot;type&quot;:&quot;article-journal&quot;,&quot;volume&quot;:&quot;187&quot;,&quot;container-title-short&quot;:&quot;Agric Ecosyst Environ&quot;},&quot;uris&quot;:[&quot;http://www.mendeley.com/documents/?uuid=fa86934d-c97d-4c22-bb76-e3a025f78f14&quot;],&quot;isTemporary&quot;:false,&quot;legacyDesktopId&quot;:&quot;fa86934d-c97d-4c22-bb76-e3a025f78f14&quot;}]},{&quot;citationID&quot;:&quot;MENDELEY_CITATION_38e89073-155a-4d10-8d98-facea02d6d6f&quot;,&quot;properties&quot;:{&quot;noteIndex&quot;:0},&quot;isEdited&quot;:false,&quot;manualOverride&quot;:{&quot;citeprocText&quot;:&quot;(1, 3–6)&quot;,&quot;isManuallyOverridden&quot;:false,&quot;manualOverrideText&quot;:&quot;&quot;},&quot;citationTag&quot;:&quot;MENDELEY_CITATION_v3_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IsImNvbnRhaW5lci10aXRsZS1zaG9ydCI6IlNvaWwgQmlvbCBCaW9jaGVt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LCJjb250YWluZXItdGl0bGUtc2hvcnQiOiI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LCJjb250YWluZXItdGl0bGUtc2hvcnQiOiIifSwidXJpcyI6WyJodHRwOi8vd3d3Lm1lbmRlbGV5LmNvbS9kb2N1bWVudHMvP3V1aWQ9YzNmNGMwZGYtMzcwZS00Zjg3LWE5NDYtYjU1YzlmNjIzMDM3Il0sImlzVGVtcG9yYXJ5IjpmYWxzZSwibGVnYWN5RGVza3RvcElkIjoiYzNmNGMwZGYtMzcwZS00Zjg3LWE5NDYtYjU1YzlmNjIzMDM3In1dfQ==&quot;,&quot;citationItems&quot;:[{&quot;id&quot;:&quot;ea550ed3-1ab5-3cab-9a2d-4dc6e4ae4512&quot;,&quot;itemData&quot;:{&quot;abstract&quot;:&quo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quot;,&quot;author&quot;:[{&quot;dropping-particle&quot;:&quot;&quot;,&quot;family&quot;:&quot;Tu&quot;,&quot;given&quot;:&quot;C. M.&quot;,&quot;non-dropping-particle&quot;:&quot;&quot;,&quot;parse-names&quot;:false,&quot;suffix&quot;:&quot;&quot;},{&quot;dropping-particle&quot;:&quot;&quot;,&quot;family&quot;:&quot;Bollen&quot;,&quot;given&quot;:&quot;W. B.&quot;,&quot;non-dropping-particle&quot;:&quot;&quot;,&quot;parse-names&quot;:false,&quot;suffix&quot;:&quot;&quot;}],&quot;container-title&quot;:&quot;Weed Research&quot;,&quot;id&quot;:&quot;ea550ed3-1ab5-3cab-9a2d-4dc6e4ae4512&quot;,&quot;issued&quot;:{&quot;date-parts&quot;:[[&quot;1968&quot;]]},&quot;page&quot;:&quot;38-45&quot;,&quot;title&quot;:&quot;Interaction between Paraquat and microbes in soils&quot;,&quot;type&quot;:&quot;article-journal&quot;,&quot;volume&quot;:&quot;8&quot;,&quot;container-title-short&quot;:&quot;Weed Res&quot;},&quot;uris&quot;:[&quot;http://www.mendeley.com/documents/?uuid=0f0b667c-d53f-47b6-aaf4-96a288e8b190&quot;],&quot;isTemporary&quot;:false,&quot;legacyDesktopId&quot;:&quot;0f0b667c-d53f-47b6-aaf4-96a288e8b190&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id&quot;:&quot;4c125c36-0a68-3e76-a552-c4717ad76dca&quot;,&quot;itemData&quot;:{&quot;DOI&quot;:&quot;10.1016/j.apsoil.2016.05.005&quot;,&quot;ISSN&quot;:&quot;09291393&quot;,&quot;abstract&quot;:&quo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quot;,&quot;author&quot;:[{&quot;dropping-particle&quot;:&quot;&quot;,&quot;family&quot;:&quot;Álvarez-Martín&quot;,&quot;given&quot;:&quot;Alba&quot;,&quot;non-dropping-particle&quot;:&quot;&quot;,&quot;parse-names&quot;:false,&quot;suffix&quot;:&quot;&quot;},{&quot;dropping-particle&quot;:&quot;&quot;,&quot;family&quot;:&quot;Hilton&quot;,&quot;given&quot;:&quot;Sally L.&quot;,&quot;non-dropping-particle&quot;:&quot;&quot;,&quot;parse-names&quot;:false,&quot;suffix&quot;:&quot;&quot;},{&quot;dropping-particle&quot;:&quot;&quot;,&quot;family&quot;:&quot;Bending&quot;,&quot;given&quot;:&quot;Gary D.&quot;,&quot;non-dropping-particle&quot;:&quot;&quot;,&quot;parse-names&quot;:false,&quot;suffix&quot;:&quot;&quot;},{&quot;dropping-particle&quot;:&quot;&quot;,&quot;family&quot;:&quot;Rodríguez-Cruz&quot;,&quot;given&quot;:&quot;M. Sonia&quot;,&quot;non-dropping-particle&quot;:&quot;&quot;,&quot;parse-names&quot;:false,&quot;suffix&quot;:&quot;&quot;},{&quot;dropping-particle&quot;:&quot;&quot;,&quot;family&quot;:&quot;Sánchez-Martín&quot;,&quot;given&quot;:&quot;M. Jesús&quot;,&quot;non-dropping-particle&quot;:&quot;&quot;,&quot;parse-names&quot;:false,&quot;suffix&quot;:&quot;&quot;}],&quot;container-title&quot;:&quot;Applied Soil Ecology&quot;,&quot;id&quot;:&quot;4c125c36-0a68-3e76-a552-c4717ad76dca&quot;,&quot;issued&quot;:{&quot;date-parts&quot;:[[&quot;2016&quot;]]},&quot;page&quot;:&quot;47-57&quot;,&quot;title&quot;:&quot;Changes in activity and structure of the soil microbial community after application of azoxystrobin or pirimicarb and an organic amendment to an agricultural soil&quot;,&quot;type&quot;:&quot;article-journal&quot;,&quot;volume&quot;:&quot;106&quot;,&quot;container-title-short&quot;:&quot;&quot;},&quot;uris&quot;:[&quot;http://www.mendeley.com/documents/?uuid=22d51b4c-10d0-43eb-b7c1-8419b092cad8&quot;],&quot;isTemporary&quot;:false,&quot;legacyDesktopId&quot;:&quot;22d51b4c-10d0-43eb-b7c1-8419b092cad8&quot;},{&quot;id&quot;:&quot;ffb322af-6d40-3000-bb3d-71c4c40e2327&quot;,&quot;itemData&quot;:{&quot;author&quot;:[{&quot;dropping-particle&quot;:&quot;&quot;,&quot;family&quot;:&quot;Liao&quot;,&quot;given&quot;:&quot;Hanpeng&quot;,&quot;non-dropping-particle&quot;:&quot;&quot;,&quot;parse-names&quot;:false,&quot;suffix&quot;:&quot;&quot;},{&quot;dropping-particle&quot;:&quot;&quot;,&quot;family&quot;:&quot;Li&quot;,&quot;given&quot;:&quot;Xi&quot;,&quot;non-dropping-particle&quot;:&quot;&quot;,&quot;parse-names&quot;:false,&quot;suffix&quot;:&quot;&quot;},{&quot;dropping-particle&quot;:&quot;&quot;,&quot;family&quot;:&quot;Yang&quot;,&quot;given&quot;:&quot;Qiue&quot;,&quot;non-dropping-particle&quot;:&quot;&quot;,&quot;parse-names&quot;:false,&quot;suffix&quot;:&quot;&quot;},{&quot;dropping-particle&quot;:&quot;&quot;,&quot;family&quot;:&quot;Bai&quot;,&quot;given&quot;:&quot;Yudan&quot;,&quot;non-dropping-particle&quot;:&quot;&quot;,&quot;parse-names&quot;:false,&quot;suffix&quot;:&quot;&quot;},{&quot;dropping-particle&quot;:&quot;&quot;,&quot;family&quot;:&quot;Cui&quot;,&quot;given&quot;:&quot;Peng&quot;,&quot;non-dropping-particle&quot;:&quot;&quot;,&quot;parse-names&quot;:false,&quot;suffix&quot;:&quot;&quot;},{&quot;dropping-particle&quot;:&quot;&quot;,&quot;family&quot;:&quot;Wen&quot;,&quot;given&quot;:&quot;Chang&quot;,&quot;non-dropping-particle&quot;:&quot;&quot;,&quot;parse-names&quot;:false,&quot;suffix&quot;:&quot;&quot;},{&quot;dropping-particle&quot;:&quot;&quot;,&quot;family&quot;:&quot;Liu&quot;,&quot;given&quot;:&quot;Chen&quot;,&quot;non-dropping-particle&quot;:&quot;&quot;,&quot;parse-names&quot;:false,&quot;suffix&quot;:&quot;&quot;},{&quot;dropping-particle&quot;:&quot;&quot;,&quot;family&quot;:&quot;Chen&quot;,&quot;given&quot;:&quot;Zhi&quot;,&quot;non-dropping-particle&quot;:&quot;&quot;,&quot;parse-names&quot;:false,&quot;suffix&quot;:&quot;&quot;}],&quot;id&quot;:&quot;ffb322af-6d40-3000-bb3d-71c4c40e2327&quot;,&quot;issue&quot;:&quot;434&quot;,&quot;issued&quot;:{&quot;date-parts&quot;:[[&quot;2021&quot;]]},&quot;title&quot;:&quot;Herbicide selection promotes antibiotic resistance in soil microbiomes&quot;,&quot;type&quot;:&quot;article-journal&quot;,&quot;container-title-short&quot;:&quot;&quot;},&quot;uris&quot;:[&quot;http://www.mendeley.com/documents/?uuid=c3f4c0df-370e-4f87-a946-b55c9f623037&quot;],&quot;isTemporary&quot;:false,&quot;legacyDesktopId&quot;:&quot;c3f4c0df-370e-4f87-a946-b55c9f623037&quot;}]},{&quot;citationID&quot;:&quot;MENDELEY_CITATION_29ff9999-08cc-4256-8725-5cfc6caadc9b&quot;,&quot;properties&quot;:{&quot;noteIndex&quot;:0},&quot;isEdited&quot;:false,&quot;manualOverride&quot;:{&quot;citeprocText&quot;:&quot;(7)&quot;,&quot;isManuallyOverridden&quot;:false,&quot;manualOverrideText&quot;:&quot;&quot;},&quot;citationTag&quot;:&quot;MENDELEY_CITATION_v3_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&quot;,&quot;citationItems&quot;:[{&quot;id&quot;:&quot;1efef945-a1bc-32af-84a9-b966df0b2beb&quot;,&quot;itemData&quot;:{&quot;DOI&quot;:&quot;10.1590/S1415-475738420150053&quot;,&quot;ISSN&quot;:&quot;16784685&quot;,&quot;abstract&quot;:&quo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quot;,&quot;author&quot;:[{&quot;dropping-particle&quot;:&quot;&quot;,&quot;family&quot;:&quot;Souza&quot;,&quot;given&quot;:&quot;Rocheli&quot;,&quot;non-dropping-particle&quot;:&quot;de&quot;,&quot;parse-names&quot;:false,&quot;suffix&quot;:&quot;&quot;},{&quot;dropping-particle&quot;:&quot;&quot;,&quot;family&quot;:&quot;Ambrosini&quot;,&quot;given&quot;:&quot;Adriana&quot;,&quot;non-dropping-particle&quot;:&quot;&quot;,&quot;parse-names&quot;:false,&quot;suffix&quot;:&quot;&quot;},{&quot;dropping-particle&quot;:&quot;&quot;,&quot;family&quot;:&quot;Passaglia&quot;,&quot;given&quot;:&quot;Luciane M.P.&quot;,&quot;non-dropping-particle&quot;:&quot;&quot;,&quot;parse-names&quot;:false,&quot;suffix&quot;:&quot;&quot;}],&quot;container-title&quot;:&quot;Genetics and Molecular Biology&quot;,&quot;id&quot;:&quot;1efef945-a1bc-32af-84a9-b966df0b2beb&quot;,&quot;issue&quot;:&quot;4&quot;,&quot;issued&quot;:{&quot;date-parts&quot;:[[&quot;2015&quot;]]},&quot;page&quot;:&quot;401-419&quot;,&quot;title&quot;:&quot;Plant growth-promoting bacteria as inoculants in agricultural soils&quot;,&quot;type&quot;:&quot;article-journal&quot;,&quot;volume&quot;:&quot;38&quot;,&quot;container-title-short&quot;:&quot;Genet Mol Biol&quot;},&quot;uris&quot;:[&quot;http://www.mendeley.com/documents/?uuid=1a67b8c7-748a-4b0c-84f8-8e32fa8364e0&quot;],&quot;isTemporary&quot;:false,&quot;legacyDesktopId&quot;:&quot;1a67b8c7-748a-4b0c-84f8-8e32fa8364e0&quot;}]},{&quot;citationID&quot;:&quot;MENDELEY_CITATION_c2748a2a-940b-46dc-a26f-69d467d93816&quot;,&quot;properties&quot;:{&quot;noteIndex&quot;:0},&quot;isEdited&quot;:false,&quot;manualOverride&quot;:{&quot;citeprocText&quot;:&quot;(8)&quot;,&quot;isManuallyOverridden&quot;:false,&quot;manualOverrideText&quot;:&quot;&quot;},&quot;citationTag&quot;:&quot;MENDELEY_CITATION_v3_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&quot;,&quot;citationItems&quot;:[{&quot;id&quot;:&quot;4762899a-9519-3de7-ac73-40c95a35a03e&quot;,&quot;itemData&quot;:{&quot;DOI&quot;:&quot;10.1016/j.cell.2018.10.020&quot;,&quot;ISSN&quot;:&quot;00928674&quot;,&quot;author&quot;:[{&quot;dropping-particle&quot;:&quot;&quot;,&quot;family&quot;:&quot;Durán&quot;,&quot;given&quot;:&quot;Paloma&quot;,&quot;non-dropping-particle&quot;:&quot;&quot;,&quot;parse-names&quot;:false,&quot;suffix&quot;:&quot;&quot;},{&quot;dropping-particle&quot;:&quot;&quot;,&quot;family&quot;:&quot;Thiergart&quot;,&quot;given&quot;:&quot;Thorsten&quot;,&quot;non-dropping-particle&quot;:&quot;&quot;,&quot;parse-names&quot;:false,&quot;suffix&quot;:&quot;&quot;},{&quot;dropping-particle&quot;:&quot;&quot;,&quot;family&quot;:&quot;Garrido-Oter&quot;,&quot;given&quot;:&quot;Ruben&quot;,&quot;non-dropping-particle&quot;:&quot;&quot;,&quot;parse-names&quot;:false,&quot;suffix&quot;:&quot;&quot;},{&quot;dropping-particle&quot;:&quot;&quot;,&quot;family&quot;:&quot;Agler&quot;,&quot;given&quot;:&quot;Matthew&quot;,&quot;non-dropping-particle&quot;:&quot;&quot;,&quot;parse-names&quot;:false,&quot;suffix&quot;:&quot;&quot;},{&quot;dropping-particle&quot;:&quot;&quot;,&quot;family&quot;:&quot;Kemen&quot;,&quot;given&quot;:&quot;Eric&quot;,&quot;non-dropping-particle&quot;:&quot;&quot;,&quot;parse-names&quot;:false,&quot;suffix&quot;:&quot;&quot;},{&quot;dropping-particle&quot;:&quot;&quot;,&quot;family&quot;:&quot;Schulze-Lefert&quot;,&quot;given&quot;:&quot;Paul&quot;,&quot;non-dropping-particle&quot;:&quot;&quot;,&quot;parse-names&quot;:false,&quot;suffix&quot;:&quot;&quot;},{&quot;dropping-particle&quot;:&quot;&quot;,&quot;family&quot;:&quot;Hacquard&quot;,&quot;given&quot;:&quot;Stéphane&quot;,&quot;non-dropping-particle&quot;:&quot;&quot;,&quot;parse-names&quot;:false,&quot;suffix&quot;:&quot;&quot;}],&quot;container-title&quot;:&quot;Cell&quot;,&quot;id&quot;:&quot;4762899a-9519-3de7-ac73-40c95a35a03e&quot;,&quot;issue&quot;:&quot;4&quot;,&quot;issued&quot;:{&quot;date-parts&quot;:[[&quot;2018&quot;,&quot;11&quot;]]},&quot;page&quot;:&quot;973-983&quot;,&quot;title&quot;:&quot;Microbial Interkingdom Interactions in Roots Promote Arabidopsis Survival&quot;,&quot;type&quot;:&quot;article-journal&quot;,&quot;volume&quot;:&quot;175&quot;,&quot;container-title-short&quot;:&quot;Cell&quot;},&quot;uris&quot;:[&quot;http://www.mendeley.com/documents/?uuid=1d3e8aa5-e2e0-49b3-a9f9-99ad59edc54b&quot;],&quot;isTemporary&quot;:false,&quot;legacyDesktopId&quot;:&quot;1d3e8aa5-e2e0-49b3-a9f9-99ad59edc54b&quot;}]},{&quot;citationID&quot;:&quot;MENDELEY_CITATION_766a9bd1-ac90-4407-8452-6327772d1f4a&quot;,&quot;properties&quot;:{&quot;noteIndex&quot;:0},&quot;isEdited&quot;:false,&quot;manualOverride&quot;:{&quot;citeprocText&quot;:&quot;(9–12)&quot;,&quot;isManuallyOverridden&quot;:false,&quot;manualOverrideText&quot;:&quot;&quot;},&quot;citationTag&quot;:&quot;MENDELEY_CITATION_v3_eyJjaXRhdGlvbklEIjoiTUVOREVMRVlfQ0lUQVRJT05fNzY2YTliZDEtYWM5MC00NDA3LTg0NTItNjMyNzc3MmQxZjRhIiwicHJvcGVydGllcyI6eyJub3RlSW5kZXgiOjB9LCJpc0VkaXRlZCI6ZmFsc2UsIm1hbnVhbE92ZXJyaWRlIjp7ImNpdGVwcm9jVGV4dCI6Iig54oCTMTIpIiwiaXNNYW51YWxseU92ZXJyaWRkZW4iOmZhbHNlLCJtYW51YWxPdmVycmlkZVRleHQiOiIifS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&quot;,&quot;citationItems&quot;:[{&quot;id&quot;:&quot;5f4fb97b-d72d-3f3f-ac51-bc3dd019d160&quot;,&quot;itemData&quot;:{&quot;DOI&quot;:&quot;10.1016/S0038-0717(01)00207-3&quot;,&quot;ISSN&quot;:&quot;00380717&quot;,&quot;author&quot;:[{&quot;dropping-particle&quot;:&quot;&quot;,&quot;family&quot;:&quot;Chen&quot;,&quot;given&quot;:&quot;C.R&quot;,&quot;non-dropping-particle&quot;:&quot;&quot;,&quot;parse-names&quot;:false,&quot;suffix&quot;:&quot;&quot;},{&quot;dropping-particle&quot;:&quot;&quot;,&quot;family&quot;:&quot;Condron&quot;,&quot;given&quot;:&quot;L.M&quot;,&quot;non-dropping-particle&quot;:&quot;&quot;,&quot;parse-names&quot;:false,&quot;suffix&quot;:&quot;&quot;},{&quot;dropping-particle&quot;:&quot;&quot;,&quot;family&quot;:&quot;Davis&quot;,&quot;given&quot;:&quot;M.R&quot;,&quot;non-dropping-particle&quot;:&quot;&quot;,&quot;parse-names&quot;:false,&quot;suffix&quot;:&quot;&quot;},{&quot;dropping-particle&quot;:&quot;&quot;,&quot;family&quot;:&quot;Sherlock&quot;,&quot;given&quot;:&quot;R.R&quot;,&quot;non-dropping-particle&quot;:&quot;&quot;,&quot;parse-names&quot;:false,&quot;suffix&quot;:&quot;&quot;}],&quot;container-title&quot;:&quot;Soil Biology and Biochemistry&quot;,&quot;id&quot;:&quot;5f4fb97b-d72d-3f3f-ac51-bc3dd019d160&quot;,&quot;issue&quot;:&quot;4&quot;,&quot;issued&quot;:{&quot;date-parts&quot;:[[&quot;2002&quot;,&quot;4&quot;]]},&quot;page&quot;:&quot;487-499&quot;,&quot;title&quot;:&quot;Phosphorus dynamics in the rhizosphere of perennial ryegrass (Lolium perenne L.) and radiata pine (Pinus radiata D. Don.)&quot;,&quot;type&quot;:&quot;article-journal&quot;,&quot;volume&quot;:&quot;34&quot;,&quot;container-title-short&quot;:&quot;Soil Biol Biochem&quot;},&quot;uris&quot;:[&quot;http://www.mendeley.com/documents/?uuid=23aedf4b-f4cb-4370-afe7-d682e2403504&quot;],&quot;isTemporary&quot;:false,&quot;legacyDesktopId&quot;:&quot;23aedf4b-f4cb-4370-afe7-d682e2403504&quot;},{&quot;id&quot;:&quot;11b0e17c-d8f5-375d-8e34-a37671e71094&quot;,&quot;itemData&quot;:{&quot;DOI&quot;:&quot;10.1007/s11104-009-9895-2&quot;,&quot;ISSN&quot;:&quot;0032-079X&quot;,&quot;author&quot;:[{&quot;dropping-particle&quot;:&quot;&quot;,&quot;family&quot;:&quot;Richardson&quot;,&quot;given&quot;:&quot;Alan E.&quot;,&quot;non-dropping-particle&quot;:&quot;&quot;,&quot;parse-names&quot;:false,&quot;suffix&quot;:&quot;&quot;},{&quot;dropping-particle&quot;:&quot;&quot;,&quot;family&quot;:&quot;Barea&quot;,&quot;given&quot;:&quot;José-Miguel&quot;,&quot;non-dropping-particle&quot;:&quot;&quot;,&quot;parse-names&quot;:false,&quot;suffix&quot;:&quot;&quot;},{&quot;dropping-particle&quot;:&quot;&quot;,&quot;family&quot;:&quot;McNeill&quot;,&quot;given&quot;:&quot;Ann M.&quot;,&quot;non-dropping-particle&quot;:&quot;&quot;,&quot;parse-names&quot;:false,&quot;suffix&quot;:&quot;&quot;},{&quot;dropping-particle&quot;:&quot;&quot;,&quot;family&quot;:&quot;Prigent-Combaret&quot;,&quot;given&quot;:&quot;Claire&quot;,&quot;non-dropping-particle&quot;:&quot;&quot;,&quot;parse-names&quot;:false,&quot;suffix&quot;:&quot;&quot;}],&quot;container-title&quot;:&quot;Plant and Soil&quot;,&quot;id&quot;:&quot;11b0e17c-d8f5-375d-8e34-a37671e71094&quot;,&quot;issue&quot;:&quot;1-2&quot;,&quot;issued&quot;:{&quot;date-parts&quot;:[[&quot;2009&quot;,&quot;8&quot;,&quot;27&quot;]]},&quot;page&quot;:&quot;305-339&quot;,&quot;title&quot;:&quot;Acquisition of phosphorus and nitrogen in the rhizosphere and plant growth promotion by microorganisms&quot;,&quot;type&quot;:&quot;article-journal&quot;,&quot;volume&quot;:&quot;321&quot;,&quot;container-title-short&quot;:&quot;Plant Soil&quot;},&quot;uris&quot;:[&quot;http://www.mendeley.com/documents/?uuid=3ab98b64-da17-402d-94eb-2cb7e17a476e&quot;],&quot;isTemporary&quot;:false,&quot;legacyDesktopId&quot;:&quot;3ab98b64-da17-402d-94eb-2cb7e17a476e&quot;},{&quot;id&quot;:&quot;18fe3f55-6df6-35c4-9ecc-aa609e4519f5&quot;,&quot;itemData&quot;:{&quot;DOI&quot;:&quot;10.1104/pp.111.175448&quot;,&quot;ISSN&quot;:&quot;0032-0889&quot;,&quot;author&quot;:[{&quot;dropping-particle&quot;:&quot;&quot;,&quot;family&quot;:&quot;Richardson&quot;,&quot;given&quot;:&quot;Alan E.&quot;,&quot;non-dropping-particle&quot;:&quot;&quot;,&quot;parse-names&quot;:false,&quot;suffix&quot;:&quot;&quot;},{&quot;dropping-particle&quot;:&quot;&quot;,&quot;family&quot;:&quot;Simpson&quot;,&quot;given&quot;:&quot;Richard J.&quot;,&quot;non-dropping-particle&quot;:&quot;&quot;,&quot;parse-names&quot;:false,&quot;suffix&quot;:&quot;&quot;}],&quot;container-title&quot;:&quot;Plant Physiology&quot;,&quot;id&quot;:&quot;18fe3f55-6df6-35c4-9ecc-aa609e4519f5&quot;,&quot;issue&quot;:&quot;3&quot;,&quot;issued&quot;:{&quot;date-parts&quot;:[[&quot;2011&quot;,&quot;7&quot;]]},&quot;page&quot;:&quot;989-996&quot;,&quot;title&quot;:&quot;Soil Microorganisms Mediating Phosphorus Availability Update on Microbial Phosphorus&quot;,&quot;type&quot;:&quot;article-journal&quot;,&quot;volume&quot;:&quot;156&quot;,&quot;container-title-short&quot;:&quot;Plant Physiol&quot;},&quot;uris&quot;:[&quot;http://www.mendeley.com/documents/?uuid=eba420e6-c238-4edc-8750-6050e8803ca0&quot;],&quot;isTemporary&quot;:false,&quot;legacyDesktopId&quot;:&quot;eba420e6-c238-4edc-8750-6050e8803ca0&quot;},{&quot;id&quot;:&quot;6e5019b3-b50f-37f6-bda1-b678c7825942&quot;,&quot;itemData&quot;:{&quot;DOI&quot;:&quot;10.3389/fmicb.2018.01516&quot;,&quot;ISSN&quot;:&quot;1664-302X&quot;,&quot;abstract&quot;:&quo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quot;,&quot;author&quot;:[{&quot;dropping-particle&quot;:&quot;&quot;,&quot;family&quot;:&quot;Garcia&quot;,&quot;given&quot;:&quot;Joshua&quot;,&quot;non-dropping-particle&quot;:&quot;&quot;,&quot;parse-names&quot;:false,&quot;suffix&quot;:&quot;&quot;},{&quot;dropping-particle&quot;:&quot;&quot;,&quot;family&quot;:&quot;Kao-Kniffin&quot;,&quot;given&quot;:&quot;Jenny&quot;,&quot;non-dropping-particle&quot;:&quot;&quot;,&quot;parse-names&quot;:false,&quot;suffix&quot;:&quot;&quot;}],&quot;container-title&quot;:&quot;Frontiers in Microbiology&quot;,&quot;id&quot;:&quot;6e5019b3-b50f-37f6-bda1-b678c7825942&quot;,&quot;issue&quot;:&quot;JUL&quot;,&quot;issued&quot;:{&quot;date-parts&quot;:[[&quot;2018&quot;,&quot;7&quot;,&quot;11&quot;]]},&quot;page&quot;:&quot;1-7&quot;,&quot;title&quot;:&quot;Microbial Group Dynamics in Plant Rhizospheres and Their Implications on Nutrient Cycling&quot;,&quot;type&quot;:&quot;article-journal&quot;,&quot;volume&quot;:&quot;9&quot;,&quot;container-title-short&quot;:&quot;Front Microbiol&quot;},&quot;uris&quot;:[&quot;http://www.mendeley.com/documents/?uuid=463be0c0-646b-40c5-8ea3-6d02af4cbd0a&quot;],&quot;isTemporary&quot;:false,&quot;legacyDesktopId&quot;:&quot;463be0c0-646b-40c5-8ea3-6d02af4cbd0a&quot;}]},{&quot;citationID&quot;:&quot;MENDELEY_CITATION_48b3cdb4-ed02-406f-9721-34e0d2322a2a&quot;,&quot;properties&quot;:{&quot;noteIndex&quot;:0},&quot;isEdited&quot;:false,&quot;manualOverride&quot;:{&quot;citeprocText&quot;:&quot;(13)&quot;,&quot;isManuallyOverridden&quot;:false,&quot;manualOverrideText&quot;:&quot;&quot;},&quot;citationTag&quot;:&quot;MENDELEY_CITATION_v3_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&quot;,&quot;citationItems&quot;:[{&quot;id&quot;:&quot;842a5754-2d95-3e6b-a9da-7a444777cccd&quot;,&quot;itemData&quot;:{&quot;DOI&quot;:&quot;10.1016/j.ecolecon.2007.05.007&quot;,&quot;ISBN&quot;:&quot;0921-8009&quot;,&quot;ISSN&quot;:&quot;09218009&quot;,&quot;abstract&quot;:&quo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quot;,&quot;author&quot;:[{&quot;dropping-particle&quot;:&quot;&quot;,&quot;family&quot;:&quot;Sandhu&quot;,&quot;given&quot;:&quot;Harpinder S.&quot;,&quot;non-dropping-particle&quot;:&quot;&quot;,&quot;parse-names&quot;:false,&quot;suffix&quot;:&quot;&quot;},{&quot;dropping-particle&quot;:&quot;&quot;,&quot;family&quot;:&quot;Wratten&quot;,&quot;given&quot;:&quot;Stephen D.&quot;,&quot;non-dropping-particle&quot;:&quot;&quot;,&quot;parse-names&quot;:false,&quot;suffix&quot;:&quot;&quot;},{&quot;dropping-particle&quot;:&quot;&quot;,&quot;family&quot;:&quot;Cullen&quot;,&quot;given&quot;:&quot;Ross&quot;,&quot;non-dropping-particle&quot;:&quot;&quot;,&quot;parse-names&quot;:false,&quot;suffix&quot;:&quot;&quot;},{&quot;dropping-particle&quot;:&quot;&quot;,&quot;family&quot;:&quot;Case&quot;,&quot;given&quot;:&quot;Brad&quot;,&quot;non-dropping-particle&quot;:&quot;&quot;,&quot;parse-names&quot;:false,&quot;suffix&quot;:&quot;&quot;}],&quot;container-title&quot;:&quot;Ecological Economics&quot;,&quot;id&quot;:&quot;842a5754-2d95-3e6b-a9da-7a444777cccd&quot;,&quot;issue&quot;:&quot;4&quot;,&quot;issued&quot;:{&quot;date-parts&quot;:[[&quot;2008&quot;]]},&quot;page&quot;:&quot;835-848&quot;,&quot;title&quot;:&quot;The future of farming: The value of ecosystem services in conventional and organic arable land. An experimental approach&quot;,&quot;type&quot;:&quot;article-journal&quot;,&quot;volume&quot;:&quot;64&quot;,&quot;container-title-short&quot;:&quot;&quot;},&quot;uris&quot;:[&quot;http://www.mendeley.com/documents/?uuid=3e19e38f-56ff-4be3-ae11-80bc4f4f7186&quot;],&quot;isTemporary&quot;:false,&quot;legacyDesktopId&quot;:&quot;3e19e38f-56ff-4be3-ae11-80bc4f4f7186&quot;}]},{&quot;citationID&quot;:&quot;MENDELEY_CITATION_ed54e9ed-3b87-4d3c-8dfd-55b95741916c&quot;,&quot;properties&quot;:{&quot;noteIndex&quot;:0},&quot;isEdited&quot;:false,&quot;manualOverride&quot;:{&quot;citeprocText&quot;:&quot;(4, 14–17)&quot;,&quot;isManuallyOverridden&quot;:false,&quot;manualOverrideText&quot;:&quot;&quot;},&quot;citationTag&quot;:&quot;MENDELEY_CITATION_v3_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IsImNvbnRhaW5lci10aXRsZS1zaG9ydCI6Ii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LCJjb250YWluZXItdGl0bGUtc2hvcnQiOiIifSwidXJpcyI6WyJodHRwOi8vd3d3Lm1lbmRlbGV5LmNvbS9kb2N1bWVudHMvP3V1aWQ9MzBjOTE0NGItYmJjNi00NGU5LWIwNzEtZmNkYzAyMmJkYjg3Il0sImlzVGVtcG9yYXJ5IjpmYWxzZSwibGVnYWN5RGVza3RvcElkIjoiMzBjOTE0NGItYmJjNi00NGU5LWIwNzEtZmNkYzAyMmJkYjg3In1dfQ==&quot;,&quot;citationItems&quot;:[{&quot;id&quot;:&quot;2969426b-1ccf-3410-8d6e-20c4be5d7d38&quot;,&quot;itemData&quot;:{&quot;DOI&quot;:&quot;10.1016/j.ejsobi.2011.11.010&quot;,&quot;ISBN&quot;:&quot;1164-5563&quot;,&quot;ISSN&quot;:&quot;11645563&quot;,&quot;abstract&quot;:&quo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quot;,&quot;author&quot;:[{&quot;dropping-particle&quot;:&quot;&quot;,&quot;family&quot;:&quot;Imfeld&quot;,&quot;given&quot;:&quot;Gwenaël&quot;,&quot;non-dropping-particle&quot;:&quot;&quot;,&quot;parse-names&quot;:false,&quot;suffix&quot;:&quot;&quot;},{&quot;dropping-particle&quot;:&quot;&quot;,&quot;family&quot;:&quot;Vuilleumier&quot;,&quot;given&quot;:&quot;Stéphane&quot;,&quot;non-dropping-particle&quot;:&quot;&quot;,&quot;parse-names&quot;:false,&quot;suffix&quot;:&quot;&quot;}],&quot;container-title&quot;:&quot;European Journal of Soil Biology&quot;,&quot;id&quot;:&quot;2969426b-1ccf-3410-8d6e-20c4be5d7d38&quot;,&quot;issued&quot;:{&quot;date-parts&quot;:[[&quot;2012&quot;]]},&quot;page&quot;:&quot;22-30&quot;,&quot;publisher&quot;:&quot;Elsevier Masson SAS&quot;,&quot;title&quot;:&quot;Measuring the effects of pesticides on bacterial communities in soil: A critical review&quot;,&quot;type&quot;:&quot;article-journal&quot;,&quot;volume&quot;:&quot;49&quot;,&quot;container-title-short&quot;:&quot;Eur J Soil Biol&quot;},&quot;uris&quot;:[&quot;http://www.mendeley.com/documents/?uuid=268e01ee-2796-495d-9205-11bb5be45f98&quot;],&quot;isTemporary&quot;:false,&quot;legacyDesktopId&quot;:&quot;268e01ee-2796-495d-9205-11bb5be45f98&quot;},{&quot;id&quot;:&quot;04326801-ffa0-36ac-9b59-3229f098038e&quot;,&quot;itemData&quot;:{&quot;DOI&quot;:&quot;10.1071/SR05125&quot;,&quot;ISBN&quot;:&quot;0004-9573&quot;,&quot;ISSN&quot;:&quot;00049573&quot;,&quot;PMID&quot;:&quot;696&quot;,&quot;abstract&quot;:&quo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quot;,&quot;author&quot;:[{&quot;dropping-particle&quot;:&quot;&quot;,&quot;family&quot;:&quot;Bünemann&quot;,&quot;given&quot;:&quot;E. K.&quot;,&quot;non-dropping-particle&quot;:&quot;&quot;,&quot;parse-names&quot;:false,&quot;suffix&quot;:&quot;&quot;},{&quot;dropping-particle&quot;:&quot;&quot;,&quot;family&quot;:&quot;Schwenke&quot;,&quot;given&quot;:&quot;G. D.&quot;,&quot;non-dropping-particle&quot;:&quot;&quot;,&quot;parse-names&quot;:false,&quot;suffix&quot;:&quot;&quot;},{&quot;dropping-particle&quot;:&quot;&quot;,&quot;family&quot;:&quot;Zwieten&quot;,&quot;given&quot;:&quot;L.&quot;,&quot;non-dropping-particle&quot;:&quot;Van&quot;,&quot;parse-names&quot;:false,&quot;suffix&quot;:&quot;&quot;}],&quot;container-title&quot;:&quot;Australian Journal of Soil Research&quot;,&quot;id&quot;:&quot;04326801-ffa0-36ac-9b59-3229f098038e&quot;,&quot;issue&quot;:&quot;4&quot;,&quot;issued&quot;:{&quot;date-parts&quot;:[[&quot;2006&quot;]]},&quot;page&quot;:&quot;379-406&quot;,&quot;title&quot;:&quot;Impact of agricultural inputs on soil organisms - A review&quot;,&quot;type&quot;:&quot;article-journal&quot;,&quot;volume&quot;:&quot;44&quot;,&quot;container-title-short&quot;:&quot;&quot;},&quot;uris&quot;:[&quot;http://www.mendeley.com/documents/?uuid=912753b6-4e3e-4c96-a9fa-4a7092330579&quot;],&quot;isTemporary&quot;:false,&quot;legacyDesktopId&quot;:&quot;912753b6-4e3e-4c96-a9fa-4a7092330579&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3ffc6a04-24a7-3178-8ab9-2e406af3c2c1&quot;,&quot;itemData&quot;:{&quot;DOI&quot;:&quot;10.2903/sp.efsa.2012.en-359&quot;,&quot;ISSN&quot;:&quot;23978325&quot;,&quot;abstract&quot;:&quo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quot;,&quot;author&quot;:[{&quot;dropping-particle&quot;:&quot;&quot;,&quot;family&quot;:&quot;Puglisi&quot;,&quot;given&quot;:&quot;Edoardo&quot;,&quot;non-dropping-particle&quot;:&quot;&quot;,&quot;parse-names&quot;:false,&quot;suffix&quot;:&quot;&quot;}],&quot;container-title&quot;:&quot;EFSA Supporting Publications&quot;,&quot;id&quot;:&quot;3ffc6a04-24a7-3178-8ab9-2e406af3c2c1&quot;,&quot;issue&quot;:&quot;11&quot;,&quot;issued&quot;:{&quot;date-parts&quot;:[[&quot;2017&quot;]]},&quot;title&quot;:&quot;Response of microbial organisms (aquatic and terrestrial) to pesticides&quot;,&quot;type&quot;:&quot;article-journal&quot;,&quot;volume&quot;:&quot;9&quot;,&quot;container-title-short&quot;:&quot;&quot;},&quot;uris&quot;:[&quot;http://www.mendeley.com/documents/?uuid=03b764ae-ed20-47fa-8210-4a3a9d269f19&quot;],&quot;isTemporary&quot;:false,&quot;legacyDesktopId&quot;:&quot;03b764ae-ed20-47fa-8210-4a3a9d269f19&quot;},{&quot;id&quot;:&quot;0b5140e6-ed2b-3e57-81ea-53eaf3b7bef7&quot;,&quot;itemData&quot;:{&quot;DOI&quot;:&quot;10.1016/j.scitotenv.2019.05.230&quot;,&quot;ISSN&quot;:&quot;18791026&quot;,&quot;PMID&quot;:&quot;31153078&quot;,&quot;abstract&quot;:&quo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quot;,&quot;author&quot;:[{&quot;dropping-particle&quot;:&quot;&quot;,&quot;family&quot;:&quot;Thiour-Mauprivez&quot;,&quot;given&quot;:&quot;Clémence&quot;,&quot;non-dropping-particle&quot;:&quot;&quot;,&quot;parse-names&quot;:false,&quot;suffix&quot;:&quot;&quot;},{&quot;dropping-particle&quot;:&quot;&quot;,&quot;family&quot;:&quot;Martin-Laurent&quot;,&quot;given&quot;:&quot;Fabrice&quot;,&quot;non-dropping-particle&quot;:&quot;&quot;,&quot;parse-names&quot;:false,&quot;suffix&quot;:&quot;&quot;},{&quot;dropping-particle&quot;:&quot;&quot;,&quot;family&quot;:&quot;Calvayrac&quot;,&quot;given&quot;:&quot;Christophe&quot;,&quot;non-dropping-particle&quot;:&quot;&quot;,&quot;parse-names&quot;:false,&quot;suffix&quot;:&quot;&quot;},{&quot;dropping-particle&quot;:&quot;&quot;,&quot;family&quot;:&quot;Barthelmebs&quot;,&quot;given&quot;:&quot;Lise&quot;,&quot;non-dropping-particle&quot;:&quot;&quot;,&quot;parse-names&quot;:false,&quot;suffix&quot;:&quot;&quot;}],&quot;container-title&quot;:&quot;Science of the Total Environment&quot;,&quot;id&quot;:&quot;0b5140e6-ed2b-3e57-81ea-53eaf3b7bef7&quot;,&quot;issued&quot;:{&quot;date-parts&quot;:[[&quot;2019&quot;]]},&quot;page&quot;:&quot;314-325&quot;,&quot;publisher&quot;:&quot;Elsevier B.V.&quot;,&quot;title&quot;:&quot;Effects of herbicide on non-target microorganisms: Towards a new class of biomarkers?&quot;,&quot;type&quot;:&quot;article-journal&quot;,&quot;volume&quot;:&quot;684&quot;,&quot;container-title-short&quot;:&quot;&quot;},&quot;uris&quot;:[&quot;http://www.mendeley.com/documents/?uuid=30c9144b-bbc6-44e9-b071-fcdc022bdb87&quot;],&quot;isTemporary&quot;:false,&quot;legacyDesktopId&quot;:&quot;30c9144b-bbc6-44e9-b071-fcdc022bdb87&quot;}]},{&quot;citationID&quot;:&quot;MENDELEY_CITATION_67b3a057-85c5-4f21-a484-c5794be1ff50&quot;,&quot;properties&quot;:{&quot;noteIndex&quot;:0},&quot;isEdited&quot;:false,&quot;manualOverride&quot;:{&quot;citeprocText&quot;:&quot;(1, 4, 18)&quot;,&quot;isManuallyOverridden&quot;:false,&quot;manualOverrideText&quot;:&quot;&quot;},&quot;citationTag&quot;:&quot;MENDELEY_CITATION_v3_eyJjaXRhdGlvbklEIjoiTUVOREVMRVlfQ0lUQVRJT05fNjdiM2EwNTctODVjNS00ZjIxLWE0ODQtYzU3OTRiZTFmZjUwIiwicHJvcGVydGllcyI6eyJub3RlSW5kZXgiOjB9LCJpc0VkaXRlZCI6ZmFsc2UsIm1hbnVhbE92ZXJyaWRlIjp7ImNpdGVwcm9jVGV4dCI6IigxLCA0LCAxOCkiLCJpc01hbnVhbGx5T3ZlcnJpZGRlbiI6ZmFsc2UsIm1hbnVhbE92ZXJyaWRlVGV4dCI6IiJ9LCJjaXRhdGlvbkl0ZW1zIjpb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XX0=&quot;,&quot;citationItems&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container-title-short&quot;:&quot;J Chem Ecol&quot;},&quot;uris&quot;:[&quot;http://www.mendeley.com/documents/?uuid=46c49909-054e-4074-b79c-32a737687ec4&quot;],&quot;isTemporary&quot;:false,&quot;legacyDesktopId&quot;:&quot;46c49909-054e-4074-b79c-32a737687ec4&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citationID&quot;:&quot;MENDELEY_CITATION_632a39e8-0d5e-453e-80a4-0b9818219a05&quot;,&quot;properties&quot;:{&quot;noteIndex&quot;:0},&quot;isEdited&quot;:false,&quot;manualOverride&quot;:{&quot;citeprocText&quot;:&quot;(19)&quot;,&quot;isManuallyOverridden&quot;:false,&quot;manualOverrideText&quot;:&quot;&quot;},&quot;citationTag&quot;:&quot;MENDELEY_CITATION_v3_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&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container-title-short&quot;:&quot;&quot;},&quot;uris&quot;:[&quot;http://www.mendeley.com/documents/?uuid=0b10cb65-d0f0-3f31-b798-541e3a5c7a7a&quot;],&quot;isTemporary&quot;:false,&quot;legacyDesktopId&quot;:&quot;0b10cb65-d0f0-3f31-b798-541e3a5c7a7a&quot;}]},{&quot;citationID&quot;:&quot;MENDELEY_CITATION_734ae990-ba75-49ad-a0b5-71c8540b0e6e&quot;,&quot;properties&quot;:{&quot;noteIndex&quot;:0},&quot;isEdited&quot;:false,&quot;manualOverride&quot;:{&quot;citeprocText&quot;:&quot;(1)&quot;,&quot;isManuallyOverridden&quot;:false,&quot;manualOverrideText&quot;:&quot;&quot;},&quot;citationTag&quot;:&quot;MENDELEY_CITATION_v3_eyJjaXRhdGlvbklEIjoiTUVOREVMRVlfQ0lUQVRJT05fNzM0YWU5OTAtYmE3NS00OWFkLWEwYjUtNzFjODU0MGIwZTZlIiwicHJvcGVydGllcyI6eyJub3RlSW5kZXgiOjB9LCJpc0VkaXRlZCI6ZmFsc2UsIm1hbnVhbE92ZXJyaWRlIjp7ImNpdGVwcm9jVGV4dCI6Iigx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V19&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citationID&quot;:&quot;MENDELEY_CITATION_e9b373e0-8153-4578-9d90-007eec54c286&quot;,&quot;properties&quot;:{&quot;noteIndex&quot;:0},&quot;isEdited&quot;:false,&quot;manualOverride&quot;:{&quot;citeprocText&quot;:&quot;(20)&quot;,&quot;isManuallyOverridden&quot;:false,&quot;manualOverrideText&quot;:&quot;&quot;},&quot;citationTag&quot;:&quot;MENDELEY_CITATION_v3_eyJjaXRhdGlvbklEIjoiTUVOREVMRVlfQ0lUQVRJT05fZTliMzczZTAtODE1My00NTc4LTlkOTAtMDA3ZWVjNTRjMjg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08bc0433-1031-4973-bbb8-76e28ddfd396&quot;,&quot;properties&quot;:{&quot;noteIndex&quot;:0},&quot;isEdited&quot;:false,&quot;manualOverride&quot;:{&quot;citeprocText&quot;:&quot;(20)&quot;,&quot;isManuallyOverridden&quot;:false,&quot;manualOverrideText&quot;:&quot;&quot;},&quot;citationTag&quot;:&quot;MENDELEY_CITATION_v3_eyJjaXRhdGlvbklEIjoiTUVOREVMRVlfQ0lUQVRJT05fMDhiYzA0MzMtMTAzMS00OTczLWJiYjgtNzZlMjhkZGZkMzk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7c0f3953-4a38-4b19-9937-2f709cc3bbe0&quot;,&quot;properties&quot;:{&quot;noteIndex&quot;:0},&quot;isEdited&quot;:true,&quot;manualOverride&quot;:{&quot;citeprocText&quot;:&quot;(21)&quot;,&quot;isManuallyOverridden&quot;:false,&quot;manualOverrideText&quot;:&quot;&quot;},&quot;citationTag&quot;:&quot;MENDELEY_CITATION_v3_eyJjaXRhdGlvbklEIjoiTUVOREVMRVlfQ0lUQVRJT05fN2MwZjM5NTMtNGEzOC00YjE5LTk5MzctMmY3MDljYzNiYmUwIiwicHJvcGVydGllcyI6eyJub3RlSW5kZXgiOjB9LCJpc0VkaXRlZCI6dHJ1ZSwibWFudWFsT3ZlcnJpZGUiOnsiY2l0ZXByb2NUZXh0IjoiKDIx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container-title-short&quot;:&quot;Sci Rep&quot;},&quot;suppress-author&quot;:1,&quot;uris&quot;:[&quot;http://www.mendeley.com/documents/?uuid=4c0523a2-5ad0-44ba-ba40-7a5ae3d4b6e6&quot;],&quot;isTemporary&quot;:false,&quot;legacyDesktopId&quot;:&quot;4c0523a2-5ad0-44ba-ba40-7a5ae3d4b6e6&quot;}]},{&quot;citationID&quot;:&quot;MENDELEY_CITATION_6d8e0e0c-c96a-4bbc-ab10-3d80c8aa6538&quot;,&quot;properties&quot;:{&quot;noteIndex&quot;:0},&quot;isEdited&quot;:false,&quot;manualOverride&quot;:{&quot;citeprocText&quot;:&quot;(18, 19)&quot;,&quot;isManuallyOverridden&quot;:false,&quot;manualOverrideText&quot;:&quot;&quot;},&quot;citationTag&quot;:&quot;MENDELEY_CITATION_v3_eyJjaXRhdGlvbklEIjoiTUVOREVMRVlfQ0lUQVRJT05fNmQ4ZTBlMGMtYzk2YS00YmJjLWFiMTAtM2Q4MGM4YWE2NTM4IiwicHJvcGVydGllcyI6eyJub3RlSW5kZXgiOjB9LCJpc0VkaXRlZCI6ZmFsc2UsIm1hbnVhbE92ZXJyaWRlIjp7ImNpdGVwcm9jVGV4dCI6IigxOCwgMTkpIiwiaXNNYW51YWxseU92ZXJyaWRkZW4iOmZhbHNlLCJtYW51YWxPdmVycmlkZVRleHQiOiIifS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iwiY29udGFpbmVyLXRpdGxlLXNob3J0Ijoi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LCJjb250YWluZXItdGl0bGUtc2hvcnQiOiJKIENoZW0gRWNvbCJ9LCJ1cmlzIjpbImh0dHA6Ly93d3cubWVuZGVsZXkuY29tL2RvY3VtZW50cy8/dXVpZD00NmM0OTkwOS0wNTRlLTQwNzQtYjc5Yy0zMmE3Mzc2ODdlYzQiXSwiaXNUZW1wb3JhcnkiOmZhbHNlLCJsZWdhY3lEZXNrdG9wSWQiOiI0NmM0OTkwOS0wNTRlLTQwNzQtYjc5Yy0zMmE3Mzc2ODdlYzQifV19&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container-title-short&quot;:&quot;&quot;},&quot;uris&quot;:[&quot;http://www.mendeley.com/documents/?uuid=0b10cb65-d0f0-3f31-b798-541e3a5c7a7a&quot;],&quot;isTemporary&quot;:false,&quot;legacyDesktopId&quot;:&quot;0b10cb65-d0f0-3f31-b798-541e3a5c7a7a&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container-title-short&quot;:&quot;J Chem Ecol&quot;},&quot;uris&quot;:[&quot;http://www.mendeley.com/documents/?uuid=46c49909-054e-4074-b79c-32a737687ec4&quot;],&quot;isTemporary&quot;:false,&quot;legacyDesktopId&quot;:&quot;46c49909-054e-4074-b79c-32a737687ec4&quot;}]},{&quot;citationID&quot;:&quot;MENDELEY_CITATION_53112ea7-ba2f-4762-8b98-191f1fbc1c48&quot;,&quot;properties&quot;:{&quot;noteIndex&quot;:0},&quot;isEdited&quot;:false,&quot;manualOverride&quot;:{&quot;citeprocText&quot;:&quot;(22)&quot;,&quot;isManuallyOverridden&quot;:false,&quot;manualOverrideText&quot;:&quot;&quot;},&quot;citationTag&quot;:&quot;MENDELEY_CITATION_v3_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&quot;,&quot;citationItems&quot;:[{&quot;id&quot;:&quot;8145c33f-7105-3ac7-8db4-e3215ee0080c&quot;,&quot;itemData&quot;:{&quot;DOI&quot;:&quot;10.1007/s10705-009-9314-3&quot;,&quot;ISSN&quot;:&quot;1385-1314&quot;,&quot;author&quot;:[{&quot;dropping-particle&quot;:&quot;&quot;,&quot;family&quot;:&quot;Millard&quot;,&quot;given&quot;:&quot;P.&quot;,&quot;non-dropping-particle&quot;:&quot;&quot;,&quot;parse-names&quot;:false,&quot;suffix&quot;:&quot;&quot;},{&quot;dropping-particle&quot;:&quot;&quot;,&quot;family&quot;:&quot;Singh&quot;,&quot;given&quot;:&quot;B. K.&quot;,&quot;non-dropping-particle&quot;:&quot;&quot;,&quot;parse-names&quot;:false,&quot;suffix&quot;:&quot;&quot;}],&quot;container-title&quot;:&quot;Nutrient Cycling in Agroecosystems&quot;,&quot;id&quot;:&quot;8145c33f-7105-3ac7-8db4-e3215ee0080c&quot;,&quot;issue&quot;:&quot;2&quot;,&quot;issued&quot;:{&quot;date-parts&quot;:[[&quot;2010&quot;,&quot;11&quot;,&quot;2&quot;]]},&quot;page&quot;:&quot;147-158&quot;,&quot;title&quot;:&quot;Does grassland vegetation drive soil microbial diversity?&quot;,&quot;type&quot;:&quot;article-journal&quot;,&quot;volume&quot;:&quot;88&quot;,&quot;container-title-short&quot;:&quot;Nutr Cycl Agroecosyst&quot;},&quot;uris&quot;:[&quot;http://www.mendeley.com/documents/?uuid=6565710f-85f5-465c-8531-51d61e9e6de0&quot;],&quot;isTemporary&quot;:false,&quot;legacyDesktopId&quot;:&quot;6565710f-85f5-465c-8531-51d61e9e6de0&quot;}]},{&quot;citationID&quot;:&quot;MENDELEY_CITATION_34b60f06-17de-4d55-8726-195fae672bae&quot;,&quot;properties&quot;:{&quot;noteIndex&quot;:0},&quot;isEdited&quot;:false,&quot;manualOverride&quot;:{&quot;isManuallyOverridden&quot;:false,&quot;citeprocText&quot;:&quot;(23)&quot;,&quot;manualOverrideText&quot;:&quot;&quot;},&quot;citationTag&quot;:&quot;MENDELEY_CITATION_v3_eyJjaXRhdGlvbklEIjoiTUVOREVMRVlfQ0lUQVRJT05fMzRiNjBmMDYtMTdkZS00ZDU1LTg3MjYtMTk1ZmFlNjcyYmFlIiwicHJvcGVydGllcyI6eyJub3RlSW5kZXgiOjB9LCJpc0VkaXRlZCI6ZmFsc2UsIm1hbnVhbE92ZXJyaWRlIjp7ImlzTWFudWFsbHlPdmVycmlkZGVuIjpmYWxzZSwiY2l0ZXByb2NUZXh0IjoiKDIz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quot;,&quot;citationItems&quot;:[{&quot;id&quot;:&quot;8a69cf6a-63f0-3f5c-99ef-ce4bf1018ef6&quot;,&quot;itemData&quot;:{&quot;type&quot;:&quot;article-journal&quot;,&quot;id&quot;:&quot;8a69cf6a-63f0-3f5c-99ef-ce4bf1018ef6&quot;,&quot;title&quot;:&quot;The role of microbial community in the decomposition of leaf litter and deadwood&quot;,&quot;author&quot;:[{&quot;family&quot;:&quot;Bani&quot;,&quot;given&quot;:&quot;Alessia&quot;,&quot;parse-names&quot;:false,&quot;dropping-particle&quot;:&quot;&quot;,&quot;non-dropping-particle&quot;:&quot;&quot;},{&quot;family&quot;:&quot;Pioli&quot;,&quot;given&quot;:&quot;Silvia&quot;,&quot;parse-names&quot;:false,&quot;dropping-particle&quot;:&quot;&quot;,&quot;non-dropping-particle&quot;:&quot;&quot;},{&quot;family&quot;:&quot;Ventura&quot;,&quot;given&quot;:&quot;Maurizio&quot;,&quot;parse-names&quot;:false,&quot;dropping-particle&quot;:&quot;&quot;,&quot;non-dropping-particle&quot;:&quot;&quot;},{&quot;family&quot;:&quot;Panzacchi&quot;,&quot;given&quot;:&quot;Pietro&quot;,&quot;parse-names&quot;:false,&quot;dropping-particle&quot;:&quot;&quot;,&quot;non-dropping-particle&quot;:&quot;&quot;},{&quot;family&quot;:&quot;Borruso&quot;,&quot;given&quot;:&quot;Luigimaria&quot;,&quot;parse-names&quot;:false,&quot;dropping-particle&quot;:&quot;&quot;,&quot;non-dropping-particle&quot;:&quot;&quot;},{&quot;family&quot;:&quot;Tognetti&quot;,&quot;given&quot;:&quot;Roberto&quot;,&quot;parse-names&quot;:false,&quot;dropping-particle&quot;:&quot;&quot;,&quot;non-dropping-particle&quot;:&quot;&quot;},{&quot;family&quot;:&quot;Tonon&quot;,&quot;given&quot;:&quot;Giustino&quot;,&quot;parse-names&quot;:false,&quot;dropping-particle&quot;:&quot;&quot;,&quot;non-dropping-particle&quot;:&quot;&quot;},{&quot;family&quot;:&quot;Brusetti&quot;,&quot;given&quot;:&quot;Lorenzo&quot;,&quot;parse-names&quot;:false,&quot;dropping-particle&quot;:&quot;&quot;,&quot;non-dropping-particle&quot;:&quot;&quot;}],&quot;container-title&quot;:&quot;Applied Soil Ecology&quot;,&quot;DOI&quot;:&quot;10.1016/j.apsoil.2018.02.017&quot;,&quot;ISSN&quot;:&quot;09291393&quot;,&quot;issued&quot;:{&quot;date-parts&quot;:[[2018,5]]},&quot;page&quot;:&quot;75-84&quot;,&quot;volume&quot;:&quot;126&quot;,&quot;container-title-short&quot;:&quot;&quot;},&quot;isTemporary&quot;:false}]},{&quot;citationID&quot;:&quot;MENDELEY_CITATION_c1ded3bb-8b3f-432c-bbde-ae440e040f89&quot;,&quot;properties&quot;:{&quot;noteIndex&quot;:0},&quot;isEdited&quot;:false,&quot;manualOverride&quot;:{&quot;citeprocText&quot;:&quot;(24)&quot;,&quot;isManuallyOverridden&quot;:false,&quot;manualOverrideText&quot;:&quot;&quot;},&quot;citationTag&quot;:&quot;MENDELEY_CITATION_v3_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&quot;,&quot;citationItems&quot;:[{&quot;id&quot;:&quot;719b8b75-cca3-30b3-a496-4e286d06e3fa&quot;,&quot;itemData&quot;:{&quot;DOI&quot;:&quot;10.1111/ele.12381&quot;,&quot;ISSN&quot;:&quot;1461023X&quot;,&quot;abstract&quot;:&quo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quot;,&quot;author&quot;:[{&quot;dropping-particle&quot;:&quot;&quot;,&quot;family&quot;:&quot;Prober&quot;,&quot;given&quot;:&quot;Suzanne M.&quot;,&quot;non-dropping-particle&quot;:&quot;&quot;,&quot;parse-names&quot;:false,&quot;suffix&quot;:&quot;&quot;},{&quot;dropping-particle&quot;:&quot;&quot;,&quot;family&quot;:&quot;Leff&quot;,&quot;given&quot;:&quot;Jonathan W.&quot;,&quot;non-dropping-particle&quot;:&quot;&quot;,&quot;parse-names&quot;:false,&quot;suffix&quot;:&quot;&quot;},{&quot;dropping-particle&quot;:&quot;&quot;,&quot;family&quot;:&quot;Bates&quot;,&quot;given&quot;:&quot;Scott T.&quot;,&quot;non-dropping-particle&quot;:&quot;&quot;,&quot;parse-names&quot;:false,&quot;suffix&quot;:&quot;&quot;},{&quot;dropping-particle&quot;:&quot;&quot;,&quot;family&quot;:&quot;Borer&quot;,&quot;given&quot;:&quot;Elizabeth T.&quot;,&quot;non-dropping-particle&quot;:&quot;&quot;,&quot;parse-names&quot;:false,&quot;suffix&quot;:&quot;&quot;},{&quot;dropping-particle&quot;:&quot;&quot;,&quot;family&quot;:&quot;Firn&quot;,&quot;given&quot;:&quot;Jennifer&quot;,&quot;non-dropping-particle&quot;:&quot;&quot;,&quot;parse-names&quot;:false,&quot;suffix&quot;:&quot;&quot;},{&quot;dropping-particle&quot;:&quot;&quot;,&quot;family&quot;:&quot;Harpole&quot;,&quot;given&quot;:&quot;W. Stanley&quot;,&quot;non-dropping-particle&quot;:&quot;&quot;,&quot;parse-names&quot;:false,&quot;suffix&quot;:&quot;&quot;},{&quot;dropping-particle&quot;:&quot;&quot;,&quot;family&quot;:&quot;Lind&quot;,&quot;given&quot;:&quot;Eric M.&quot;,&quot;non-dropping-particle&quot;:&quot;&quot;,&quot;parse-names&quot;:false,&quot;suffix&quot;:&quot;&quot;},{&quot;dropping-particle&quot;:&quot;&quot;,&quot;family&quot;:&quot;Seabloom&quot;,&quot;given&quot;:&quot;Eric W.&quot;,&quot;non-dropping-particle&quot;:&quot;&quot;,&quot;parse-names&quot;:false,&quot;suffix&quot;:&quot;&quot;},{&quot;dropping-particle&quot;:&quot;&quot;,&quot;family&quot;:&quot;Adler&quot;,&quot;given&quot;:&quot;Peter B.&quot;,&quot;non-dropping-particle&quot;:&quot;&quot;,&quot;parse-names&quot;:false,&quot;suffix&quot;:&quot;&quot;},{&quot;dropping-particle&quot;:&quot;&quot;,&quot;family&quot;:&quot;Bakker&quot;,&quot;given&quot;:&quot;Jonathan D.&quot;,&quot;non-dropping-particle&quot;:&quot;&quot;,&quot;parse-names&quot;:false,&quot;suffix&quot;:&quot;&quot;},{&quot;dropping-particle&quot;:&quot;&quot;,&quot;family&quot;:&quot;Cleland&quot;,&quot;given&quot;:&quot;Elsa E.&quot;,&quot;non-dropping-particle&quot;:&quot;&quot;,&quot;parse-names&quot;:false,&quot;suffix&quot;:&quot;&quot;},{&quot;dropping-particle&quot;:&quot;&quot;,&quot;family&quot;:&quot;DeCrappeo&quot;,&quot;given&quot;:&quot;Nicole M.&quot;,&quot;non-dropping-particle&quot;:&quot;&quot;,&quot;parse-names&quot;:false,&quot;suffix&quot;:&quot;&quot;},{&quot;dropping-particle&quot;:&quot;&quot;,&quot;family&quot;:&quot;DeLorenze&quot;,&quot;given&quot;:&quot;Elizabeth&quot;,&quot;non-dropping-particle&quot;:&quot;&quot;,&quot;parse-names&quot;:false,&quot;suffix&quot;:&quot;&quot;},{&quot;dropping-particle&quot;:&quot;&quot;,&quot;family&quot;:&quot;Hagenah&quot;,&quot;given&quot;:&quot;Nicole&quot;,&quot;non-dropping-particle&quot;:&quot;&quot;,&quot;parse-names&quot;:false,&quot;suffix&quot;:&quot;&quot;},{&quot;dropping-particle&quot;:&quot;&quot;,&quot;family&quot;:&quot;Hautier&quot;,&quot;given&quot;:&quot;Yann&quot;,&quot;non-dropping-particle&quot;:&quot;&quot;,&quot;parse-names&quot;:false,&quot;suffix&quot;:&quot;&quot;},{&quot;dropping-particle&quot;:&quot;&quot;,&quot;family&quot;:&quot;Hofmockel&quot;,&quot;given&quot;:&quot;Kirsten S.&quot;,&quot;non-dropping-particle&quot;:&quot;&quot;,&quot;parse-names&quot;:false,&quot;suffix&quot;:&quot;&quot;},{&quot;dropping-particle&quot;:&quot;&quot;,&quot;family&quot;:&quot;Kirkman&quot;,&quot;given&quot;:&quot;Kevin P.&quot;,&quot;non-dropping-particle&quot;:&quot;&quot;,&quot;parse-names&quot;:false,&quot;suffix&quot;:&quot;&quot;},{&quot;dropping-particle&quot;:&quot;&quot;,&quot;family&quot;:&quot;Knops&quot;,&quot;given&quot;:&quot;Johannes M.H.&quot;,&quot;non-dropping-particle&quot;:&quot;&quot;,&quot;parse-names&quot;:false,&quot;suffix&quot;:&quot;&quot;},{&quot;dropping-particle&quot;:&quot;&quot;,&quot;family&quot;:&quot;Pierre&quot;,&quot;given&quot;:&quot;Kimberly J.&quot;,&quot;non-dropping-particle&quot;:&quot;La&quot;,&quot;parse-names&quot;:false,&quot;suffix&quot;:&quot;&quot;},{&quot;dropping-particle&quot;:&quot;&quot;,&quot;family&quot;:&quot;MacDougall&quot;,&quot;given&quot;:&quot;Andrew S.&quot;,&quot;non-dropping-particle&quot;:&quot;&quot;,&quot;parse-names&quot;:false,&quot;suffix&quot;:&quot;&quot;},{&quot;dropping-particle&quot;:&quot;&quot;,&quot;family&quot;:&quot;McCulley&quot;,&quot;given&quot;:&quot;Rebecca L.&quot;,&quot;non-dropping-particle&quot;:&quot;&quot;,&quot;parse-names&quot;:false,&quot;suffix&quot;:&quot;&quot;},{&quot;dropping-particle&quot;:&quot;&quot;,&quot;family&quot;:&quot;Mitchell&quot;,&quot;given&quot;:&quot;Charles E.&quot;,&quot;non-dropping-particle&quot;:&quot;&quot;,&quot;parse-names&quot;:false,&quot;suffix&quot;:&quot;&quot;},{&quot;dropping-particle&quot;:&quot;&quot;,&quot;family&quot;:&quot;Risch&quot;,&quot;given&quot;:&quot;Anita C.&quot;,&quot;non-dropping-particle&quot;:&quot;&quot;,&quot;parse-names&quot;:false,&quot;suffix&quot;:&quot;&quot;},{&quot;dropping-particle&quot;:&quot;&quot;,&quot;family&quot;:&quot;Schuetz&quot;,&quot;given&quot;:&quot;Martin&quot;,&quot;non-dropping-particle&quot;:&quot;&quot;,&quot;parse-names&quot;:false,&quot;suffix&quot;:&quot;&quot;},{&quot;dropping-particle&quot;:&quot;&quot;,&quot;family&quot;:&quot;Stevens&quot;,&quot;given&quot;:&quot;Carly J.&quot;,&quot;non-dropping-particle&quot;:&quot;&quot;,&quot;parse-names&quot;:false,&quot;suffix&quot;:&quot;&quot;},{&quot;dropping-particle&quot;:&quot;&quot;,&quot;family&quot;:&quot;Williams&quot;,&quot;given&quot;:&quot;Ryan J.&quot;,&quot;non-dropping-particle&quot;:&quot;&quot;,&quot;parse-names&quot;:false,&quot;suffix&quot;:&quot;&quot;},{&quot;dropping-particle&quot;:&quot;&quot;,&quot;family&quot;:&quot;Fierer&quot;,&quot;given&quot;:&quot;Noah&quot;,&quot;non-dropping-particle&quot;:&quot;&quot;,&quot;parse-names&quot;:false,&quot;suffix&quot;:&quot;&quot;}],&quot;container-title&quot;:&quot;Ecology Letters&quot;,&quot;editor&quot;:[{&quot;dropping-particle&quot;:&quot;&quot;,&quot;family&quot;:&quot;Klironomos&quot;,&quot;given&quot;:&quot;John&quot;,&quot;non-dropping-particle&quot;:&quot;&quot;,&quot;parse-names&quot;:false,&quot;suffix&quot;:&quot;&quot;}],&quot;id&quot;:&quot;719b8b75-cca3-30b3-a496-4e286d06e3fa&quot;,&quot;issue&quot;:&quot;1&quot;,&quot;issued&quot;:{&quot;date-parts&quot;:[[&quot;2015&quot;,&quot;1&quot;]]},&quot;page&quot;:&quot;85-95&quot;,&quot;title&quot;:&quot;Plant diversity predicts beta but not alpha diversity of soil microbes across grasslands worldwide&quot;,&quot;type&quot;:&quot;article-journal&quot;,&quot;volume&quot;:&quot;18&quot;,&quot;container-title-short&quot;:&quot;Ecol Lett&quot;},&quot;uris&quot;:[&quot;http://www.mendeley.com/documents/?uuid=0d479e02-2b6c-4acb-b858-b5f429f46724&quot;],&quot;isTemporary&quot;:false,&quot;legacyDesktopId&quot;:&quot;0d479e02-2b6c-4acb-b858-b5f429f46724&quot;}]},{&quot;citationID&quot;:&quot;MENDELEY_CITATION_9750cf04-9893-4fb2-9e42-31110856be2d&quot;,&quot;properties&quot;:{&quot;noteIndex&quot;:0},&quot;isEdited&quot;:false,&quot;manualOverride&quot;:{&quot;citeprocText&quot;:&quot;(25)&quot;,&quot;isManuallyOverridden&quot;:false,&quot;manualOverrideText&quot;:&quot;&quot;},&quot;citationTag&quot;:&quot;MENDELEY_CITATION_v3_eyJjaXRhdGlvbklEIjoiTUVOREVMRVlfQ0lUQVRJT05fOTc1MGNmMDQtOTg5My00ZmIyLTllNDItMzExMTA4NTZiZTJkIiwicHJvcGVydGllcyI6eyJub3RlSW5kZXgiOjB9LCJpc0VkaXRlZCI6ZmFsc2UsIm1hbnVhbE92ZXJyaWRlIjp7ImNpdGVwcm9jVGV4dCI6IigyNSkiLCJpc01hbnVhbGx5T3ZlcnJpZGRlbiI6ZmFsc2UsIm1hbnVhbE92ZXJyaWRlVGV4dCI6IiJ9LCJjaXRhdGlvbkl0ZW1zIjpb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quot;,&quot;citationItems&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container-title-short&quot;:&quot;&quot;},&quot;uris&quot;:[&quot;http://www.mendeley.com/documents/?uuid=711c0269-9aca-4fed-a99d-80457af430bc&quot;],&quot;isTemporary&quot;:false,&quot;legacyDesktopId&quot;:&quot;711c0269-9aca-4fed-a99d-80457af430bc&quot;}]},{&quot;citationID&quot;:&quot;MENDELEY_CITATION_99bd0dba-f109-42b5-b161-eb05bc51d41a&quot;,&quot;properties&quot;:{&quot;noteIndex&quot;:0},&quot;isEdited&quot;:false,&quot;manualOverride&quot;:{&quot;citeprocText&quot;:&quot;(26)&quot;,&quot;isManuallyOverridden&quot;:false,&quot;manualOverrideText&quot;:&quot;&quot;},&quot;citationTag&quot;:&quot;MENDELEY_CITATION_v3_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&quot;,&quot;citationItems&quot;:[{&quot;id&quot;:&quot;127dd18e-91f1-3bd2-8b6f-134e10cbea3b&quot;,&quot;itemData&quot;:{&quot;DOI&quot;:&quot;10.17221/673/2015-PSE&quot;,&quot;ISSN&quot;:&quot;12141178&quot;,&quot;author&quot;:[{&quot;dropping-particle&quot;:&quot;&quot;,&quot;family&quot;:&quot;Płatkowski&quot;,&quot;given&quot;:&quot;M&quot;,&quot;non-dropping-particle&quot;:&quot;&quot;,&quot;parse-names&quot;:false,&quot;suffix&quot;:&quot;&quot;},{&quot;dropping-particle&quot;:&quot;&quot;,&quot;family&quot;:&quot;Telesiński&quot;,&quot;given&quot;:&quot;A&quot;,&quot;non-dropping-particle&quot;:&quot;&quot;,&quot;parse-names&quot;:false,&quot;suffix&quot;:&quot;&quot;}],&quot;container-title&quot;:&quot;Plant, Soil and Environment&quot;,&quot;id&quot;:&quot;127dd18e-91f1-3bd2-8b6f-134e10cbea3b&quot;,&quot;issue&quot;:&quot;No. 6&quot;,&quot;issued&quot;:{&quot;date-parts&quot;:[[&quot;2016&quot;,&quot;6&quot;,&quot;24&quot;]]},&quot;page&quot;:&quot;286-292&quot;,&quot;title&quot;:&quot;Response of soil phosphatases to glyphosate and its formulations – Roundup (laboratory conditions)&quot;,&quot;type&quot;:&quot;article-journal&quot;,&quot;volume&quot;:&quot;62&quot;,&quot;container-title-short&quot;:&quot;Plant Soil Environ&quot;},&quot;uris&quot;:[&quot;http://www.mendeley.com/documents/?uuid=b4771ee7-d84e-4c11-b12b-194f40994d1c&quot;],&quot;isTemporary&quot;:false,&quot;legacyDesktopId&quot;:&quot;b4771ee7-d84e-4c11-b12b-194f40994d1c&quot;}]},{&quot;citationID&quot;:&quot;MENDELEY_CITATION_dcf03b84-d40c-4b6b-b772-86c96cb58b64&quot;,&quot;properties&quot;:{&quot;noteIndex&quot;:0},&quot;isEdited&quot;:true,&quot;manualOverride&quot;:{&quot;citeprocText&quot;:&quot;(27)&quot;,&quot;isManuallyOverridden&quot;:false,&quot;manualOverrideText&quot;:&quot;&quot;},&quot;citationTag&quot;:&quot;MENDELEY_CITATION_v3_eyJjaXRhdGlvbklEIjoiTUVOREVMRVlfQ0lUQVRJT05fZGNmMDNiODQtZDQwYy00YjZiLWI3NzItODZjOTZjYjU4YjY0IiwicHJvcGVydGllcyI6eyJub3RlSW5kZXgiOjB9LCJpc0VkaXRlZCI6dHJ1ZSwibWFudWFsT3ZlcnJpZGUiOnsiY2l0ZXByb2NUZXh0IjoiKDI3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container-title-short&quot;:&quot;Water Air Soil Pollut&quot;},&quot;suppress-author&quot;:1,&quot;uris&quot;:[&quot;http://www.mendeley.com/documents/?uuid=4a4882e3-75d5-4f8d-b783-68e1af06f92a&quot;],&quot;isTemporary&quot;:false,&quot;legacyDesktopId&quot;:&quot;4a4882e3-75d5-4f8d-b783-68e1af06f92a&quot;}]},{&quot;citationID&quot;:&quot;MENDELEY_CITATION_b1c4ab29-41b2-4740-850d-e6e3fa74a720&quot;,&quot;properties&quot;:{&quot;noteIndex&quot;:0},&quot;isEdited&quot;:true,&quot;manualOverride&quot;:{&quot;citeprocText&quot;:&quot;(27)&quot;,&quot;isManuallyOverridden&quot;:false,&quot;manualOverrideText&quot;:&quot;&quot;},&quot;citationTag&quot;:&quot;MENDELEY_CITATION_v3_eyJjaXRhdGlvbklEIjoiTUVOREVMRVlfQ0lUQVRJT05fYjFjNGFiMjktNDFiMi00NzQwLTg1MGQtZTZlM2ZhNzRhNzIwIiwicHJvcGVydGllcyI6eyJub3RlSW5kZXgiOjB9LCJpc0VkaXRlZCI6dHJ1ZSwibWFudWFsT3ZlcnJpZGUiOnsiY2l0ZXByb2NUZXh0IjoiKDI3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container-title-short&quot;:&quot;Water Air Soil Pollut&quot;},&quot;suppress-author&quot;:1,&quot;uris&quot;:[&quot;http://www.mendeley.com/documents/?uuid=4a4882e3-75d5-4f8d-b783-68e1af06f92a&quot;],&quot;isTemporary&quot;:false,&quot;legacyDesktopId&quot;:&quot;4a4882e3-75d5-4f8d-b783-68e1af06f92a&quot;}]},{&quot;citationID&quot;:&quot;MENDELEY_CITATION_2938af5e-500d-459b-b858-53be6adf72ef&quot;,&quot;properties&quot;:{&quot;noteIndex&quot;:0},&quot;isEdited&quot;:false,&quot;manualOverride&quot;:{&quot;citeprocText&quot;:&quot;(28–30)&quot;,&quot;isManuallyOverridden&quot;:false,&quot;manualOverrideText&quot;:&quot;&quot;},&quot;citationTag&quot;:&quot;MENDELEY_CITATION_v3_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IsImNvbnRhaW5lci10aXRsZS1zaG9ydCI6IkludCBKIEVudmlyb24gQW5hbCBDaGVtIn0sInVyaXMiOlsiaHR0cDovL3d3dy5tZW5kZWxleS5jb20vZG9jdW1lbnRzLz91dWlkPWZlNDJiNmIzLTA3YWItNGEzMC04ODgyLTk4MjY3YzVkNjg2ZCJdLCJpc1RlbXBvcmFyeSI6ZmFsc2UsImxlZ2FjeURlc2t0b3BJZCI6ImZlNDJiNmIzLTA3YWItNGEzMC04ODgyLTk4MjY3YzVkNjg2ZCJ9XX0=&quot;,&quot;citationItems&quot;:[{&quot;id&quot;:&quot;82da6f1b-9525-3f9d-bbc4-af4a59ed596f&quot;,&quot;itemData&quot;:{&quot;DOI&quot;:&quot;10.1016/j.apsoil.2006.03.002&quot;,&quot;ISBN&quot;:&quot;0929-1393&quot;,&quot;ISSN&quot;:&quot;09291393&quot;,&quot;abstract&quot;:&quo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quot;,&quot;author&quot;:[{&quot;dropping-particle&quot;:&quot;&quot;,&quot;family&quot;:&quot;Ratcliff&quot;,&quot;given&quot;:&quot;Alice W.&quot;,&quot;non-dropping-particle&quot;:&quot;&quot;,&quot;parse-names&quot;:false,&quot;suffix&quot;:&quot;&quot;},{&quot;dropping-particle&quot;:&quot;&quot;,&quot;family&quot;:&quot;Busse&quot;,&quot;given&quot;:&quot;Matt D.&quot;,&quot;non-dropping-particle&quot;:&quot;&quot;,&quot;parse-names&quot;:false,&quot;suffix&quot;:&quot;&quot;},{&quot;dropping-particle&quot;:&quot;&quot;,&quot;family&quot;:&quot;Shestak&quot;,&quot;given&quot;:&quot;Carol J.&quot;,&quot;non-dropping-particle&quot;:&quot;&quot;,&quot;parse-names&quot;:false,&quot;suffix&quot;:&quot;&quot;}],&quot;container-title&quot;:&quot;Applied Soil Ecology&quot;,&quot;id&quot;:&quot;82da6f1b-9525-3f9d-bbc4-af4a59ed596f&quot;,&quot;issue&quot;:&quot;2-3&quot;,&quot;issued&quot;:{&quot;date-parts&quot;:[[&quot;2006&quot;]]},&quot;page&quot;:&quot;114-124&quot;,&quot;title&quot;:&quot;Changes in microbial community structure following herbicide (glyphosate) additions to forest soils&quot;,&quot;type&quot;:&quot;article-journal&quot;,&quot;volume&quot;:&quot;34&quot;,&quot;container-title-short&quot;:&quot;&quot;},&quot;uris&quot;:[&quot;http://www.mendeley.com/documents/?uuid=950bfffd-ee59-4251-b234-6263ad028e92&quot;],&quot;isTemporary&quot;:false,&quot;legacyDesktopId&quot;:&quot;950bfffd-ee59-4251-b234-6263ad028e92&quot;},{&quot;id&quot;:&quot;e9c8a403-b62f-3225-a83a-95e2acd24784&quot;,&quot;itemData&quot;:{&quot;DOI&quot;:&quot;10.1080/00103620701826506&quot;,&quot;ISSN&quot;:&quot;00103624&quot;,&quot;abstract&quot;:&quo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quot;,&quot;author&quot;:[{&quot;dropping-particle&quot;:&quot;&quot;,&quot;family&quot;:&quot;Zabaloy&quot;,&quot;given&quot;:&quot;M. C.&quot;,&quot;non-dropping-particle&quot;:&quot;&quot;,&quot;parse-names&quot;:false,&quot;suffix&quot;:&quot;&quot;},{&quot;dropping-particle&quot;:&quot;&quot;,&quot;family&quot;:&quot;Gómez&quot;,&quot;given&quot;:&quot;Marisa A.&quot;,&quot;non-dropping-particle&quot;:&quot;&quot;,&quot;parse-names&quot;:false,&quot;suffix&quot;:&quot;&quot;}],&quot;container-title&quot;:&quot;Communications in Soil Science and Plant Analysis&quot;,&quot;id&quot;:&quot;e9c8a403-b62f-3225-a83a-95e2acd24784&quot;,&quot;issue&quot;:&quot;3-4&quot;,&quot;issued&quot;:{&quot;date-parts&quot;:[[&quot;2008&quot;]]},&quot;page&quot;:&quot;370-385&quot;,&quot;title&quot;:&quot;Microbial respiration in soils of the Argentine Pampas after metsulfuron methyl, 2,4-D, and glyphosate treatments&quot;,&quot;type&quot;:&quot;article-journal&quot;,&quot;volume&quot;:&quot;39&quot;,&quot;container-title-short&quot;:&quot;Commun Soil Sci Plant Anal&quot;},&quot;uris&quot;:[&quot;http://www.mendeley.com/documents/?uuid=fab6a6a1-22b7-45c6-b854-3545ebd7d907&quot;],&quot;isTemporary&quot;:false,&quot;legacyDesktopId&quot;:&quot;fab6a6a1-22b7-45c6-b854-3545ebd7d907&quot;},{&quot;id&quot;:&quot;9c2ff394-7ded-3661-ba85-a5a7535b024e&quot;,&quot;itemData&quot;:{&quot;DOI&quot;:&quot;10.1080/03067310290009514&quot;,&quot;ISBN&quot;:&quot;0306731029&quot;,&quot;ISSN&quot;:&quot;03067319&quot;,&quot;abstract&quot;:&quo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quot;,&quot;author&quot;:[{&quot;dropping-particle&quot;:&quot;&quot;,&quot;family&quot;:&quot;Accinelli&quot;,&quot;given&quot;:&quot;Cesare&quot;,&quot;non-dropping-particle&quot;:&quot;&quot;,&quot;parse-names&quot;:false,&quot;suffix&quot;:&quot;&quot;},{&quot;dropping-particle&quot;:&quot;&quot;,&quot;family&quot;:&quot;Screpanti&quot;,&quot;given&quot;:&quot;Claudio&quot;,&quot;non-dropping-particle&quot;:&quot;&quot;,&quot;parse-names&quot;:false,&quot;suffix&quot;:&quot;&quot;},{&quot;dropping-particle&quot;:&quot;&quot;,&quot;family&quot;:&quot;Dinelli&quot;,&quot;given&quot;:&quot;Giovanni&quot;,&quot;non-dropping-particle&quot;:&quot;&quot;,&quot;parse-names&quot;:false,&quot;suffix&quot;:&quot;&quot;},{&quot;dropping-particle&quot;:&quot;&quot;,&quot;family&quot;:&quot;Vicari&quot;,&quot;given&quot;:&quot;Alberto&quot;,&quot;non-dropping-particle&quot;:&quot;&quot;,&quot;parse-names&quot;:false,&quot;suffix&quot;:&quot;&quot;}],&quot;container-title&quot;:&quot;International Journal of Environmental Analytical Chemistry&quot;,&quot;id&quot;:&quot;9c2ff394-7ded-3661-ba85-a5a7535b024e&quot;,&quot;issue&quot;:&quot;8-9&quot;,&quot;issued&quot;:{&quot;date-parts&quot;:[[&quot;2002&quot;]]},&quot;page&quot;:&quot;519-527&quot;,&quot;title&quot;:&quot;Short-time effects of pure and formulated herbicides on soil microbial activity and biomass&quot;,&quot;type&quot;:&quot;article-journal&quot;,&quot;volume&quot;:&quot;82&quot;,&quot;container-title-short&quot;:&quot;Int J Environ Anal Chem&quot;},&quot;uris&quot;:[&quot;http://www.mendeley.com/documents/?uuid=fe42b6b3-07ab-4a30-8882-98267c5d686d&quot;],&quot;isTemporary&quot;:false,&quot;legacyDesktopId&quot;:&quot;fe42b6b3-07ab-4a30-8882-98267c5d686d&quot;}]},{&quot;citationID&quot;:&quot;MENDELEY_CITATION_f82130b9-99bf-4c4d-b4c1-9411def81822&quot;,&quot;properties&quot;:{&quot;noteIndex&quot;:0},&quot;isEdited&quot;:false,&quot;manualOverride&quot;:{&quot;citeprocText&quot;:&quot;(25)&quot;,&quot;isManuallyOverridden&quot;:false,&quot;manualOverrideText&quot;:&quot;&quot;},&quot;citationTag&quot;:&quot;MENDELEY_CITATION_v3_eyJjaXRhdGlvbklEIjoiTUVOREVMRVlfQ0lUQVRJT05fZjgyMTMwYjktOTliZi00YzRkLWI0YzEtOTQxMWRlZjgxODIyIiwicHJvcGVydGllcyI6eyJub3RlSW5kZXgiOjB9LCJpc0VkaXRlZCI6ZmFsc2UsIm1hbnVhbE92ZXJyaWRlIjp7ImNpdGVwcm9jVGV4dCI6IigyNSkiLCJpc01hbnVhbGx5T3ZlcnJpZGRlbiI6ZmFsc2UsIm1hbnVhbE92ZXJyaWRlVGV4dCI6IiJ9LCJjaXRhdGlvbkl0ZW1zIjpb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quot;,&quot;citationItems&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container-title-short&quot;:&quot;&quot;},&quot;uris&quot;:[&quot;http://www.mendeley.com/documents/?uuid=711c0269-9aca-4fed-a99d-80457af430bc&quot;],&quot;isTemporary&quot;:false,&quot;legacyDesktopId&quot;:&quot;711c0269-9aca-4fed-a99d-80457af430bc&quot;}]},{&quot;citationID&quot;:&quot;MENDELEY_CITATION_c40242c1-92fe-4a1f-8396-2ec414b31dda&quot;,&quot;properties&quot;:{&quot;noteIndex&quot;:0},&quot;isEdited&quot;:false,&quot;manualOverride&quot;:{&quot;citeprocText&quot;:&quot;(31, 32)&quot;,&quot;isManuallyOverridden&quot;:false,&quot;manualOverrideText&quot;:&quot;&quot;},&quot;citationTag&quot;:&quot;MENDELEY_CITATION_v3_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&quot;,&quot;citationItems&quot;:[{&quot;id&quot;:&quot;6d99f75d-df4f-3ffc-8e06-2fba49aef3c2&quot;,&quot;itemData&quot;:{&quot;DOI&quot;:&quot;10.1128/AEM.02600-15&quot;,&quot;ISSN&quot;:&quot;0099-2240&quot;,&quot;abstract&quot;:&quo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quot;,&quot;author&quot;:[{&quot;dropping-particle&quot;:&quot;&quot;,&quot;family&quot;:&quot;Feld&quot;,&quot;given&quot;:&quot;Louise&quot;,&quot;non-dropping-particle&quot;:&quot;&quot;,&quot;parse-names&quot;:false,&quot;suffix&quot;:&quot;&quot;},{&quot;dropping-particle&quot;:&quot;&quot;,&quot;family&quot;:&quot;Nielsen&quot;,&quot;given&quot;:&quot;Tue Kjærgaard&quot;,&quot;non-dropping-particle&quot;:&quot;&quot;,&quot;parse-names&quot;:false,&quot;suffix&quot;:&quot;&quot;},{&quot;dropping-particle&quot;:&quot;&quot;,&quot;family&quot;:&quot;Hansen&quot;,&quot;given&quot;:&quot;Lars Hestbjerg&quot;,&quot;non-dropping-particle&quot;:&quot;&quot;,&quot;parse-names&quot;:false,&quot;suffix&quot;:&quot;&quot;},{&quot;dropping-particle&quot;:&quot;&quot;,&quot;family&quot;:&quot;Aamand&quot;,&quot;given&quot;:&quot;Jens&quot;,&quot;non-dropping-particle&quot;:&quot;&quot;,&quot;parse-names&quot;:false,&quot;suffix&quot;:&quot;&quot;},{&quot;dropping-particle&quot;:&quot;&quot;,&quot;family&quot;:&quot;Albers&quot;,&quot;given&quot;:&quot;Christian Nyrop&quot;,&quot;non-dropping-particle&quot;:&quot;&quot;,&quot;parse-names&quot;:false,&quot;suffix&quot;:&quot;&quot;}],&quot;container-title&quot;:&quot;Applied and Environmental Microbiology&quot;,&quot;editor&quot;:[{&quot;dropping-particle&quot;:&quot;&quot;,&quot;family&quot;:&quot;Löffler&quot;,&quot;given&quot;:&quot;F. E.&quot;,&quot;non-dropping-particle&quot;:&quot;&quot;,&quot;parse-names&quot;:false,&quot;suffix&quot;:&quot;&quot;}],&quot;id&quot;:&quot;6d99f75d-df4f-3ffc-8e06-2fba49aef3c2&quot;,&quot;issue&quot;:&quot;3&quot;,&quot;issued&quot;:{&quot;date-parts&quot;:[[&quot;2016&quot;,&quot;2&quot;]]},&quot;page&quot;:&quot;878-887&quot;,&quot;title&quot;:&quot;Establishment of Bacterial Herbicide Degraders in a Rapid Sand Filter for Bioremediation of Phenoxypropionate-Polluted Groundwater&quot;,&quot;type&quot;:&quot;article-journal&quot;,&quot;volume&quot;:&quot;82&quot;,&quot;container-title-short&quot;:&quot;Appl Environ Microbiol&quot;},&quot;uris&quot;:[&quot;http://www.mendeley.com/documents/?uuid=c3062f9e-7d0f-41c6-b5b2-eaa82c2de97f&quot;],&quot;isTemporary&quot;:false,&quot;legacyDesktopId&quot;:&quot;c3062f9e-7d0f-41c6-b5b2-eaa82c2de97f&quot;},{&quot;id&quot;:&quot;3596ac5c-97aa-373f-a5ec-becd7cda738f&quot;,&quot;itemData&quot;:{&quot;DOI&quot;:&quot;10.1021/acs.jafc.0c05785&quot;,&quot;ISSN&quot;:&quot;0021-8561&quot;,&quot;author&quot;:[{&quot;dropping-particle&quot;:&quot;&quot;,&quot;family&quot;:&quot;Liu&quot;,&quot;given&quot;:&quot;Bin&quot;,&quot;non-dropping-particle&quot;:&quot;&quot;,&quot;parse-names&quot;:false,&quot;suffix&quot;:&quot;&quot;},{&quot;dropping-particle&quot;:&quot;&quot;,&quot;family&quot;:&quot;Wang&quot;,&quot;given&quot;:&quot;Haiyan&quot;,&quot;non-dropping-particle&quot;:&quot;&quot;,&quot;parse-names&quot;:false,&quot;suffix&quot;:&quot;&quot;},{&quot;dropping-particle&quot;:&quot;&quot;,&quot;family&quot;:&quot;Zhang&quot;,&quot;given&quot;:&quot;Kaiyun&quot;,&quot;non-dropping-particle&quot;:&quot;&quot;,&quot;parse-names&quot;:false,&quot;suffix&quot;:&quot;&quot;},{&quot;dropping-particle&quot;:&quot;&quot;,&quot;family&quot;:&quot;Zhu&quot;,&quot;given&quot;:&quot;Jianchun&quot;,&quot;non-dropping-particle&quot;:&quot;&quot;,&quot;parse-names&quot;:false,&quot;suffix&quot;:&quot;&quot;},{&quot;dropping-particle&quot;:&quot;&quot;,&quot;family&quot;:&quot;He&quot;,&quot;given&quot;:&quot;Qin&quot;,&quot;non-dropping-particle&quot;:&quot;&quot;,&quot;parse-names&quot;:false,&quot;suffix&quot;:&quot;&quot;},{&quot;dropping-particle&quot;:&quot;&quot;,&quot;family&quot;:&quot;He&quot;,&quot;given&quot;:&quot;Jian&quot;,&quot;non-dropping-particle&quot;:&quot;&quot;,&quot;parse-names&quot;:false,&quot;suffix&quot;:&quot;&quot;}],&quot;container-title&quot;:&quot;Journal of Agricultural and Food Chemistry&quot;,&quot;id&quot;:&quot;3596ac5c-97aa-373f-a5ec-becd7cda738f&quot;,&quot;issue&quot;:&quot;44&quot;,&quot;issued&quot;:{&quot;date-parts&quot;:[[&quot;2020&quot;,&quot;11&quot;,&quot;4&quot;]]},&quot;page&quot;:&quot;12365-12374&quot;,&quot;title&quot;:&quot;Improved Herbicide Resistance of 4-Hydroxyphenylpyruvate Dioxygenase from Sphingobium sp. TPM-19 through Directed Evolution&quot;,&quot;type&quot;:&quot;article-journal&quot;,&quot;volume&quot;:&quot;68&quot;,&quot;container-title-short&quot;:&quot;J Agric Food Chem&quot;},&quot;uris&quot;:[&quot;http://www.mendeley.com/documents/?uuid=e656b485-6f14-4853-af5f-0284d74ffb90&quot;],&quot;isTemporary&quot;:false,&quot;legacyDesktopId&quot;:&quot;e656b485-6f14-4853-af5f-0284d74ffb90&quot;}]},{&quot;citationID&quot;:&quot;MENDELEY_CITATION_7283cadd-f849-4bff-b9a7-225c88a7685c&quot;,&quot;properties&quot;:{&quot;noteIndex&quot;:0},&quot;isEdited&quot;:false,&quot;manualOverride&quot;:{&quot;isManuallyOverridden&quot;:false,&quot;citeprocText&quot;:&quot;(33)&quot;,&quot;manualOverrideText&quot;:&quot;&quot;},&quot;citationTag&quot;:&quot;MENDELEY_CITATION_v3_eyJjaXRhdGlvbklEIjoiTUVOREVMRVlfQ0lUQVRJT05fNzI4M2NhZGQtZjg0OS00YmZmLWI5YTctMjI1Yzg4YTc2ODVjIiwicHJvcGVydGllcyI6eyJub3RlSW5kZXgiOjB9LCJpc0VkaXRlZCI6ZmFsc2UsIm1hbnVhbE92ZXJyaWRlIjp7ImlzTWFudWFsbHlPdmVycmlkZGVuIjpmYWxzZSwiY2l0ZXByb2NUZXh0IjoiKDMz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quot;,&quot;citationItems&quot;:[{&quot;id&quot;:&quot;c9ccd72d-270c-327c-bb7e-a3ccaf30d036&quot;,&quot;itemData&quot;:{&quot;type&quot;:&quot;chapter&quot;,&quot;id&quot;:&quot;c9ccd72d-270c-327c-bb7e-a3ccaf30d036&quot;,&quot;title&quot;:&quot;Importance and Effect of Nitrogen on Crop Quality and Health&quot;,&quot;author&quot;:[{&quot;family&quot;:&quot;Blumenthal&quot;,&quot;given&quot;:&quot;Jürg M.&quot;,&quot;parse-names&quot;:false,&quot;dropping-particle&quot;:&quot;&quot;,&quot;non-dropping-particle&quot;:&quot;&quot;},{&quot;family&quot;:&quot;Baltensperger&quot;,&quot;given&quot;:&quot;David D.&quot;,&quot;parse-names&quot;:false,&quot;dropping-particle&quot;:&quot;&quot;,&quot;non-dropping-particle&quot;:&quot;&quot;},{&quot;family&quot;:&quot;Cassman&quot;,&quot;given&quot;:&quot;Kenneth G.&quot;,&quot;parse-names&quot;:false,&quot;dropping-particle&quot;:&quot;&quot;,&quot;non-dropping-particle&quot;:&quot;&quot;},{&quot;family&quot;:&quot;Mason&quot;,&quot;given&quot;:&quot;Stephen C.&quot;,&quot;parse-names&quot;:false,&quot;dropping-particle&quot;:&quot;&quot;,&quot;non-dropping-particle&quot;:&quot;&quot;},{&quot;family&quot;:&quot;Pavlista&quot;,&quot;given&quot;:&quot;Alexander D.&quot;,&quot;parse-names&quot;:false,&quot;dropping-particle&quot;:&quot;&quot;,&quot;non-dropping-particle&quot;:&quot;&quot;}],&quot;container-title&quot;:&quot;Nitrogen in the Environment&quot;,&quot;DOI&quot;:&quot;10.1016/B978-0-12-374347-3.00003-2&quot;,&quot;issued&quot;:{&quot;date-parts&quot;:[[2008]]},&quot;page&quot;:&quot;51-70&quot;,&quot;publisher&quot;:&quot;Elsevier&quot;,&quot;container-title-short&quot;:&quot;&quot;},&quot;isTemporary&quot;:false}]},{&quot;citationID&quot;:&quot;MENDELEY_CITATION_785b58c2-9be8-4425-a480-bec1f467f661&quot;,&quot;properties&quot;:{&quot;noteIndex&quot;:0},&quot;isEdited&quot;:true,&quot;manualOverride&quot;:{&quot;citeprocText&quot;:&quot;(21)&quot;,&quot;isManuallyOverridden&quot;:false,&quot;manualOverrideText&quot;:&quot;&quot;},&quot;citationTag&quot;:&quot;MENDELEY_CITATION_v3_eyJjaXRhdGlvbklEIjoiTUVOREVMRVlfQ0lUQVRJT05fNzg1YjU4YzItOWJlOC00NDI1LWE0ODAtYmVjMWY0NjdmNjYxIiwicHJvcGVydGllcyI6eyJub3RlSW5kZXgiOjB9LCJpc0VkaXRlZCI6dHJ1ZSwibWFudWFsT3ZlcnJpZGUiOnsiY2l0ZXByb2NUZXh0IjoiKDIx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container-title-short&quot;:&quot;Sci Rep&quot;},&quot;suppress-author&quot;:1,&quot;uris&quot;:[&quot;http://www.mendeley.com/documents/?uuid=4c0523a2-5ad0-44ba-ba40-7a5ae3d4b6e6&quot;],&quot;isTemporary&quot;:false,&quot;legacyDesktopId&quot;:&quot;4c0523a2-5ad0-44ba-ba40-7a5ae3d4b6e6&quot;}]},{&quot;citationID&quot;:&quot;MENDELEY_CITATION_81e00460-a075-4941-9573-a7d6b1d5ea32&quot;,&quot;properties&quot;:{&quot;noteIndex&quot;:0},&quot;isEdited&quot;:true,&quot;manualOverride&quot;:{&quot;citeprocText&quot;:&quot;(21)&quot;,&quot;isManuallyOverridden&quot;:false,&quot;manualOverrideText&quot;:&quot;&quot;},&quot;citationTag&quot;:&quot;MENDELEY_CITATION_v3_eyJjaXRhdGlvbklEIjoiTUVOREVMRVlfQ0lUQVRJT05fODFlMDA0NjAtYTA3NS00OTQxLTk1NzMtYTdkNmIxZDVlYTMyIiwicHJvcGVydGllcyI6eyJub3RlSW5kZXgiOjB9LCJpc0VkaXRlZCI6dHJ1ZSwibWFudWFsT3ZlcnJpZGUiOnsiY2l0ZXByb2NUZXh0IjoiKDIx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container-title-short&quot;:&quot;Sci Rep&quot;},&quot;suppress-author&quot;:1,&quot;uris&quot;:[&quot;http://www.mendeley.com/documents/?uuid=4c0523a2-5ad0-44ba-ba40-7a5ae3d4b6e6&quot;],&quot;isTemporary&quot;:false,&quot;legacyDesktopId&quot;:&quot;4c0523a2-5ad0-44ba-ba40-7a5ae3d4b6e6&quot;}]},{&quot;citationID&quot;:&quot;MENDELEY_CITATION_d9f8ecc0-fe05-4966-8025-dabdc4cb8cb5&quot;,&quot;properties&quot;:{&quot;noteIndex&quot;:0},&quot;isEdited&quot;:false,&quot;manualOverride&quot;:{&quot;citeprocText&quot;:&quot;(18, 19, 25)&quot;,&quot;isManuallyOverridden&quot;:false,&quot;manualOverrideText&quot;:&quot;&quot;},&quot;citationTag&quot;:&quot;MENDELEY_CITATION_v3_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container-title-short&quot;:&quot;&quot;},&quot;uris&quot;:[&quot;http://www.mendeley.com/documents/?uuid=0b10cb65-d0f0-3f31-b798-541e3a5c7a7a&quot;],&quot;isTemporary&quot;:false,&quot;legacyDesktopId&quot;:&quot;0b10cb65-d0f0-3f31-b798-541e3a5c7a7a&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container-title-short&quot;:&quot;J Chem Ecol&quot;},&quot;uris&quot;:[&quot;http://www.mendeley.com/documents/?uuid=46c49909-054e-4074-b79c-32a737687ec4&quot;],&quot;isTemporary&quot;:false,&quot;legacyDesktopId&quot;:&quot;46c49909-054e-4074-b79c-32a737687ec4&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container-title-short&quot;:&quot;&quot;},&quot;uris&quot;:[&quot;http://www.mendeley.com/documents/?uuid=711c0269-9aca-4fed-a99d-80457af430bc&quot;],&quot;isTemporary&quot;:false,&quot;legacyDesktopId&quot;:&quot;711c0269-9aca-4fed-a99d-80457af430bc&quot;}]},{&quot;citationID&quot;:&quot;MENDELEY_CITATION_a2af326d-8409-453f-8f36-a1afc36cb12d&quot;,&quot;properties&quot;:{&quot;noteIndex&quot;:0},&quot;isEdited&quot;:false,&quot;manualOverride&quot;:{&quot;citeprocText&quot;:&quot;(20, 34)&quot;,&quot;isManuallyOverridden&quot;:false,&quot;manualOverrideText&quot;:&quot;&quot;},&quot;citationTag&quot;:&quot;MENDELEY_CITATION_v3_eyJjaXRhdGlvbklEIjoiTUVOREVMRVlfQ0lUQVRJT05fYTJhZjMyNmQtODQwOS00NTNmLThmMzYtYTFhZmMzNmNiMTJkIiwicHJvcGVydGllcyI6eyJub3RlSW5kZXgiOjB9LCJpc0VkaXRlZCI6ZmFsc2UsIm1hbnVhbE92ZXJyaWRlIjp7ImNpdGVwcm9jVGV4dCI6IigyMCwgMzQpIiwiaXNNYW51YWxseU92ZXJyaWRkZW4iOmZhbHNlLCJtYW51YWxPdmVycmlkZVRleHQiOiIifS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&quot;,&quot;citationItems&quot;:[{&quot;id&quot;:&quot;9a23721a-f35f-3a52-a47f-7c7c7018e34a&quot;,&quot;itemData&quot;:{&quot;DOI&quot;:&quot;10.1007/s00374-011-0569-x&quot;,&quot;ISSN&quot;:&quot;01782762&quot;,&quot;abstract&quot;:&quo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quot;,&quot;author&quot;:[{&quot;dropping-particle&quot;:&quot;&quot;,&quot;family&quot;:&quot;Mahía&quot;,&quot;given&quot;:&quot;Jorge&quot;,&quot;non-dropping-particle&quot;:&quot;&quot;,&quot;parse-names&quot;:false,&quot;suffix&quot;:&quot;&quot;},{&quot;dropping-particle&quot;:&quot;&quot;,&quot;family&quot;:&quot;González-Prieto&quot;,&quot;given&quot;:&quot;Serafin Jesus&quot;,&quot;non-dropping-particle&quot;:&quot;&quot;,&quot;parse-names&quot;:false,&quot;suffix&quot;:&quot;&quot;},{&quot;dropping-particle&quot;:&quot;&quot;,&quot;family&quot;:&quot;Martín&quot;,&quot;given&quot;:&quot;Angela&quot;,&quot;non-dropping-particle&quot;:&quot;&quot;,&quot;parse-names&quot;:false,&quot;suffix&quot;:&quot;&quot;},{&quot;dropping-particle&quot;:&quot;&quot;,&quot;family&quot;:&quot;Bååth&quot;,&quot;given&quot;:&quot;Erland&quot;,&quot;non-dropping-particle&quot;:&quot;&quot;,&quot;parse-names&quot;:false,&quot;suffix&quot;:&quot;&quot;},{&quot;dropping-particle&quot;:&quot;&quot;,&quot;family&quot;:&quot;Díaz-Raviña&quot;,&quot;given&quot;:&quot;Montserrat&quot;,&quot;non-dropping-particle&quot;:&quot;&quot;,&quot;parse-names&quot;:false,&quot;suffix&quot;:&quot;&quot;}],&quot;container-title&quot;:&quot;Biology and Fertility of Soils&quot;,&quot;id&quot;:&quot;9a23721a-f35f-3a52-a47f-7c7c7018e34a&quot;,&quot;issue&quot;:&quot;5&quot;,&quot;issued&quot;:{&quot;date-parts&quot;:[[&quot;2011&quot;]]},&quot;page&quot;:&quot;577-589&quot;,&quot;title&quot;:&quot;Biochemical properties and microbial community structure of five different soils after atrazine addition&quot;,&quot;type&quot;:&quot;article-journal&quot;,&quot;volume&quot;:&quot;47&quot;,&quot;container-title-short&quot;:&quot;Biol Fertil Soils&quot;},&quot;uris&quot;:[&quot;http://www.mendeley.com/documents/?uuid=d56aae2e-b60b-42b5-8184-d08a32d14b64&quot;],&quot;isTemporary&quot;:false,&quot;legacyDesktopId&quot;:&quot;d56aae2e-b60b-42b5-8184-d08a32d14b64&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c32ef361-e630-4aaf-a1bf-1c1be5b84655&quot;,&quot;properties&quot;:{&quot;noteIndex&quot;:0},&quot;isEdited&quot;:false,&quot;manualOverride&quot;:{&quot;isManuallyOverridden&quot;:false,&quot;citeprocText&quot;:&quot;(35)&quot;,&quot;manualOverrideText&quot;:&quot;&quot;},&quot;citationTag&quot;:&quot;MENDELEY_CITATION_v3_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&quot;,&quot;citationItems&quot;:[{&quot;id&quot;:&quot;dec1f4e3-6c02-393c-be0e-e72b08695b94&quot;,&quot;itemData&quot;:{&quot;type&quot;:&quot;article-journal&quot;,&quot;id&quot;:&quot;dec1f4e3-6c02-393c-be0e-e72b08695b94&quot;,&quot;title&quot;:&quot;Biotic homogenization destabilizes ecosystem functioning by decreasing spatial asynchrony&quot;,&quot;author&quot;:[{&quot;family&quot;:&quot;Wang&quot;,&quot;given&quot;:&quot;Shaopeng&quot;,&quot;parse-names&quot;:false,&quot;dropping-particle&quot;:&quot;&quot;,&quot;non-dropping-particle&quot;:&quot;&quot;},{&quot;family&quot;:&quot;Loreau&quot;,&quot;given&quot;:&quot;Michel&quot;,&quot;parse-names&quot;:false,&quot;dropping-particle&quot;:&quot;&quot;,&quot;non-dropping-particle&quot;:&quot;&quot;},{&quot;family&quot;:&quot;Mazancourt&quot;,&quot;given&quot;:&quot;Claire&quot;,&quot;parse-names&quot;:false,&quot;dropping-particle&quot;:&quot;&quot;,&quot;non-dropping-particle&quot;:&quot;&quot;},{&quot;family&quot;:&quot;Isbell&quot;,&quot;given&quot;:&quot;Forest&quot;,&quot;parse-names&quot;:false,&quot;dropping-particle&quot;:&quot;&quot;,&quot;non-dropping-particle&quot;:&quot;&quot;},{&quot;family&quot;:&quot;Beierkuhnlein&quot;,&quot;given&quot;:&quot;Carl&quot;,&quot;parse-names&quot;:false,&quot;dropping-particle&quot;:&quot;&quot;,&quot;non-dropping-particle&quot;:&quot;&quot;},{&quot;family&quot;:&quot;Connolly&quot;,&quot;given&quot;:&quot;John&quot;,&quot;parse-names&quot;:false,&quot;dropping-particle&quot;:&quot;&quot;,&quot;non-dropping-particle&quot;:&quot;&quot;},{&quot;family&quot;:&quot;Deutschman&quot;,&quot;given&quot;:&quot;Douglas H.&quot;,&quot;parse-names&quot;:false,&quot;dropping-particle&quot;:&quot;&quot;,&quot;non-dropping-particle&quot;:&quot;&quot;},{&quot;family&quot;:&quot;Doležal&quot;,&quot;given&quot;:&quot;Jiří&quot;,&quot;parse-names&quot;:false,&quot;dropping-particle&quot;:&quot;&quot;,&quot;non-dropping-particle&quot;:&quot;&quot;},{&quot;family&quot;:&quot;Eisenhauer&quot;,&quot;given&quot;:&quot;Nico&quot;,&quot;parse-names&quot;:false,&quot;dropping-particle&quot;:&quot;&quot;,&quot;non-dropping-particle&quot;:&quot;&quot;},{&quot;family&quot;:&quot;Hector&quot;,&quot;given&quot;:&quot;Andy&quot;,&quot;parse-names&quot;:false,&quot;dropping-particle&quot;:&quot;&quot;,&quot;non-dropping-particle&quot;:&quot;&quot;},{&quot;family&quot;:&quot;Jentsch&quot;,&quot;given&quot;:&quot;Anke&quot;,&quot;parse-names&quot;:false,&quot;dropping-particle&quot;:&quot;&quot;,&quot;non-dropping-particle&quot;:&quot;&quot;},{&quot;family&quot;:&quot;Kreyling&quot;,&quot;given&quot;:&quot;Jürgen&quot;,&quot;parse-names&quot;:false,&quot;dropping-particle&quot;:&quot;&quot;,&quot;non-dropping-particle&quot;:&quot;&quot;},{&quot;family&quot;:&quot;Lanta&quot;,&quot;given&quot;:&quot;Vojtech&quot;,&quot;parse-names&quot;:false,&quot;dropping-particle&quot;:&quot;&quot;,&quot;non-dropping-particle&quot;:&quot;&quot;},{&quot;family&quot;:&quot;Lepš&quot;,&quot;given&quot;:&quot;Jan&quot;,&quot;parse-names&quot;:false,&quot;dropping-particle&quot;:&quot;&quot;,&quot;non-dropping-particle&quot;:&quot;&quot;},{&quot;family&quot;:&quot;Polley&quot;,&quot;given&quot;:&quot;H. Wayne&quot;,&quot;parse-names&quot;:false,&quot;dropping-particle&quot;:&quot;&quot;,&quot;non-dropping-particle&quot;:&quot;&quot;},{&quot;family&quot;:&quot;Reich&quot;,&quot;given&quot;:&quot;Peter B.&quot;,&quot;parse-names&quot;:false,&quot;dropping-particle&quot;:&quot;&quot;,&quot;non-dropping-particle&quot;:&quot;&quot;},{&quot;family&quot;:&quot;Ruijven&quot;,&quot;given&quot;:&quot;Jasper&quot;,&quot;parse-names&quot;:false,&quot;dropping-particle&quot;:&quot;&quot;,&quot;non-dropping-particle&quot;:&quot;&quot;},{&quot;family&quot;:&quot;Schmid&quot;,&quot;given&quot;:&quot;Bernhard&quot;,&quot;parse-names&quot;:false,&quot;dropping-particle&quot;:&quot;&quot;,&quot;non-dropping-particle&quot;:&quot;&quot;},{&quot;family&quot;:&quot;Tilman&quot;,&quot;given&quot;:&quot;David&quot;,&quot;parse-names&quot;:false,&quot;dropping-particle&quot;:&quot;&quot;,&quot;non-dropping-particle&quot;:&quot;&quot;},{&quot;family&quot;:&quot;Wilsey&quot;,&quot;given&quot;:&quot;Brian&quot;,&quot;parse-names&quot;:false,&quot;dropping-particle&quot;:&quot;&quot;,&quot;non-dropping-particle&quot;:&quot;&quot;},{&quot;family&quot;:&quot;Craven&quot;,&quot;given&quot;:&quot;Dylan&quot;,&quot;parse-names&quot;:false,&quot;dropping-particle&quot;:&quot;&quot;,&quot;non-dropping-particle&quot;:&quot;&quot;}],&quot;container-title&quot;:&quot;Ecology&quot;,&quot;container-title-short&quot;:&quot;Ecology&quot;,&quot;DOI&quot;:&quot;10.1002/ecy.3332&quot;,&quot;ISSN&quot;:&quot;0012-9658&quot;,&quot;issued&quot;:{&quot;date-parts&quot;:[[2021,6,30]]},&quot;issue&quot;:&quot;6&quot;,&quot;volume&quot;:&quot;102&quot;},&quot;isTemporary&quot;:false}]},{&quot;citationID&quot;:&quot;MENDELEY_CITATION_e77862c9-41f1-47d8-998f-7f793020b35e&quot;,&quot;properties&quot;:{&quot;noteIndex&quot;:0},&quot;isEdited&quot;:false,&quot;manualOverride&quot;:{&quot;isManuallyOverridden&quot;:false,&quot;citeprocText&quot;:&quot;(36)&quot;,&quot;manualOverrideText&quot;:&quot;&quot;},&quot;citationTag&quot;:&quot;MENDELEY_CITATION_v3_eyJjaXRhdGlvbklEIjoiTUVOREVMRVlfQ0lUQVRJT05fZTc3ODYyYzktNDFmMS00N2Q4LTk5OGYtN2Y3OTMwMjBiMzVlIiwicHJvcGVydGllcyI6eyJub3RlSW5kZXgiOjB9LCJpc0VkaXRlZCI6ZmFsc2UsIm1hbnVhbE92ZXJyaWRlIjp7ImlzTWFudWFsbHlPdmVycmlkZGVuIjpmYWxzZSwiY2l0ZXByb2NUZXh0IjoiKDM2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quot;,&quot;citationItems&quot;:[{&quot;id&quot;:&quot;8d320fd3-7d4c-30c1-b489-58cde716af3f&quot;,&quot;itemData&quot;:{&quot;type&quot;:&quot;article-journal&quot;,&quot;id&quot;:&quot;8d320fd3-7d4c-30c1-b489-58cde716af3f&quot;,&quot;title&quot;:&quot;Soil Microbiome Is More Heterogeneous in Organic Than in Conventional Farming System&quot;,&quot;author&quot;:[{&quot;family&quot;:&quot;Lupatini&quot;,&quot;given&quot;:&quot;Manoeli&quot;,&quot;parse-names&quot;:false,&quot;dropping-particle&quot;:&quot;&quot;,&quot;non-dropping-particle&quot;:&quot;&quot;},{&quot;family&quot;:&quot;Korthals&quot;,&quot;given&quot;:&quot;Gerard W.&quot;,&quot;parse-names&quot;:false,&quot;dropping-particle&quot;:&quot;&quot;,&quot;non-dropping-particle&quot;:&quot;&quot;},{&quot;family&quot;:&quot;Hollander&quot;,&quot;given&quot;:&quot;Mattias&quot;,&quot;parse-names&quot;:false,&quot;dropping-particle&quot;:&quot;&quot;,&quot;non-dropping-particle&quot;:&quot;de&quot;},{&quot;family&quot;:&quot;Janssens&quot;,&quot;given&quot;:&quot;Thierry K. S.&quot;,&quot;parse-names&quot;:false,&quot;dropping-particle&quot;:&quot;&quot;,&quot;non-dropping-particle&quot;:&quot;&quot;},{&quot;family&quot;:&quot;Kuramae&quot;,&quot;given&quot;:&quot;Eiko E.&quot;,&quot;parse-names&quot;:false,&quot;dropping-particle&quot;:&quot;&quot;,&quot;non-dropping-particle&quot;:&quot;&quot;}],&quot;container-title&quot;:&quot;Frontiers in Microbiology&quot;,&quot;container-title-short&quot;:&quot;Front Microbiol&quot;,&quot;DOI&quot;:&quot;10.3389/fmicb.2016.02064&quot;,&quot;ISSN&quot;:&quot;1664-302X&quot;,&quot;issued&quot;:{&quot;date-parts&quot;:[[2017,1,4]]},&quot;volume&quot;:&quot;7&quot;},&quot;isTemporary&quot;:false}]},{&quot;citationID&quot;:&quot;MENDELEY_CITATION_b96cd799-3b4c-4d2a-a313-15e902cd0586&quot;,&quot;properties&quot;:{&quot;noteIndex&quot;:0},&quot;isEdited&quot;:false,&quot;manualOverride&quot;:{&quot;isManuallyOverridden&quot;:false,&quot;citeprocText&quot;:&quot;(37)&quot;,&quot;manualOverrideText&quot;:&quot;&quot;},&quot;citationTag&quot;:&quot;MENDELEY_CITATION_v3_eyJjaXRhdGlvbklEIjoiTUVOREVMRVlfQ0lUQVRJT05fYjk2Y2Q3OTktM2I0Yy00ZDJhLWEzMTMtMTVlOTAyY2QwNTg2IiwicHJvcGVydGllcyI6eyJub3RlSW5kZXgiOjB9LCJpc0VkaXRlZCI6ZmFsc2UsIm1hbnVhbE92ZXJyaWRlIjp7ImlzTWFudWFsbHlPdmVycmlkZGVuIjpmYWxzZSwiY2l0ZXByb2NUZXh0IjoiKDM3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quot;,&quot;citationItems&quot;:[{&quot;id&quot;:&quot;e10a60c9-1ea8-3eac-ba73-4b4838662286&quot;,&quot;itemData&quot;:{&quot;type&quot;:&quot;article&quot;,&quot;id&quot;:&quot;e10a60c9-1ea8-3eac-ba73-4b4838662286&quot;,&quot;title&quot;:&quot;Extreme weather and climate events with ecological relevance: A review&quot;,&quot;author&quot;:[{&quot;family&quot;:&quot;Ummenhofer&quot;,&quot;given&quot;:&quot;Caroline C.&quot;,&quot;parse-names&quot;:false,&quot;dropping-particle&quot;:&quot;&quot;,&quot;non-dropping-particle&quot;:&quot;&quot;},{&quot;family&quot;:&quot;Meehl&quot;,&quot;given&quot;:&quot;Gerald A.&quot;,&quot;parse-names&quot;:false,&quot;dropping-particle&quot;:&quot;&quot;,&quot;non-dropping-particle&quot;:&quot;&quot;}],&quot;container-title&quot;:&quot;Philosophical Transactions of the Royal Society B: Biological Sciences&quot;,&quot;DOI&quot;:&quot;10.1098/rstb.2016.0135&quot;,&quot;ISSN&quot;:&quot;14712970&quot;,&quot;PMID&quot;:&quot;28483866&quot;,&quot;issued&quot;:{&quot;date-parts&quot;:[[2017,6,19]]},&quot;abstract&quot;:&quot;Robust evidence exists that certain extreme weather and climate events, especially daily temperature and precipitation extremes, have changed in regard to intensity and frequency over recent decades. These changes have been linked to human-induced climate change, while the degree to which climate change impacts an individual extreme climate event (ECE) is more difficult to quantify. Rapid progress in event attribution has recently been made through improved understanding of observed and simulated climate variability, methods for event attribution and advances in numerical modelling. Attribution for extreme temperature events is stronger compared with other event types, notably those related to the hydrological cycle. Recent advances in the understanding of ECEs, both in observations and their representation in state-of-the-art climate models, open new opportunities for assessing their effect on human and natural systems. Improved spatial resolution in global climate models and advances in statistical and dynamical downscaling now provide climatic information at appropriate spatial and temporal scales. Together with the continued development of Earth System Models that simulate biogeochemical cycles and interactions with the biosphere at increasing complexity, these make it possible to develop a mechanistic understanding of how ECEs affect biological processes, ecosystem functioning and adaptation capabilities. Limitations in the observational network, both for physical climate system parameters and even more so for long-term ecological monitoring, have hampered progress in understanding bio-physical interactions across a range of scales. New opportunities for assessing how ECEs modulate ecosystem structure and functioning arise from better scientific understanding of ECEs coupled with technological advances in observing systems and instrumentation. This article is part of the themed issue ‘Behavioural, ecological and evolutionary responses to extreme climatic events’.&quot;,&quot;publisher&quot;:&quot;Royal Society Publishing&quot;,&quot;issue&quot;:&quot;1723&quot;,&quot;volume&quot;:&quot;372&quot;,&quot;container-title-short&quot;:&quot;&quot;},&quot;isTemporary&quot;:false}]},{&quot;citationID&quot;:&quot;MENDELEY_CITATION_4e2717fe-6bb5-436b-81ab-8684ed2ccbbf&quot;,&quot;properties&quot;:{&quot;noteIndex&quot;:0},&quot;isEdited&quot;:false,&quot;manualOverride&quot;:{&quot;isManuallyOverridden&quot;:false,&quot;citeprocText&quot;:&quot;(38)&quot;,&quot;manualOverrideText&quot;:&quot;&quot;},&quot;citationTag&quot;:&quot;MENDELEY_CITATION_v3_eyJjaXRhdGlvbklEIjoiTUVOREVMRVlfQ0lUQVRJT05fNGUyNzE3ZmUtNmJiNS00MzZiLTgxYWItODY4NGVkMmNjYmJmIiwicHJvcGVydGllcyI6eyJub3RlSW5kZXgiOjB9LCJpc0VkaXRlZCI6ZmFsc2UsIm1hbnVhbE92ZXJyaWRlIjp7ImlzTWFudWFsbHlPdmVycmlkZGVuIjpmYWxzZSwiY2l0ZXByb2NUZXh0IjoiKDM4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quot;,&quot;citationItems&quot;:[{&quot;id&quot;:&quot;4841be7a-e339-3082-a7b0-91cb356587a6&quot;,&quot;itemData&quot;:{&quot;type&quot;:&quot;article&quot;,&quot;id&quot;:&quot;4841be7a-e339-3082-a7b0-91cb356587a6&quot;,&quot;title&quot;:&quot;Agroecology and the design of climate change-resilient farming systems&quot;,&quot;author&quot;:[{&quot;family&quot;:&quot;Altieri&quot;,&quot;given&quot;:&quot;Miguel A.&quot;,&quot;parse-names&quot;:false,&quot;dropping-particle&quot;:&quot;&quot;,&quot;non-dropping-particle&quot;:&quot;&quot;},{&quot;family&quot;:&quot;Nicholls&quot;,&quot;given&quot;:&quot;Clara I.&quot;,&quot;parse-names&quot;:false,&quot;dropping-particle&quot;:&quot;&quot;,&quot;non-dropping-particle&quot;:&quot;&quot;},{&quot;family&quot;:&quot;Henao&quot;,&quot;given&quot;:&quot;Alejandro&quot;,&quot;parse-names&quot;:false,&quot;dropping-particle&quot;:&quot;&quot;,&quot;non-dropping-particle&quot;:&quot;&quot;},{&quot;family&quot;:&quot;Lana&quot;,&quot;given&quot;:&quot;Marcos A.&quot;,&quot;parse-names&quot;:false,&quot;dropping-particle&quot;:&quot;&quot;,&quot;non-dropping-particle&quot;:&quot;&quot;}],&quot;container-title&quot;:&quot;Agronomy for Sustainable Development&quot;,&quot;container-title-short&quot;:&quot;Agron Sustain Dev&quot;,&quot;DOI&quot;:&quot;10.1007/s13593-015-0285-2&quot;,&quot;ISSN&quot;:&quot;17730155&quot;,&quot;issued&quot;:{&quot;date-parts&quot;:[[2015,7,26]]},&quot;page&quot;:&quot;869-890&quot;,&quot;abstract&quot;:&quot;Diverse, severe, and location-specific impacts on agricultural production are anticipated with climate change. The last IPCC report indicates that the rise of CO&lt;inf&gt;2&lt;/inf&gt; and associated “greenhouse” gases could lead to a 1.4 to 5.8 °C increase in global surface temperatures, with subsequent consequences on precipitation frequency and amounts. Temperature and water availability remain key factors in determining crop growth and productivity; predicted changes in these factors will lead to reduced crop yields. Climate-induced changes in insect pest, pathogen and weed population dynamics and invasiveness could compound such effects. Undoubtedly, climate- and weather-induced instability will affect levels of and access to food supply, altering social and economic stability and regional competiveness. Adaptation is considered a key factor that will shape the future severity of climate change impacts on food production. Changes that will not radically modify the monoculture nature of dominant agroecosystems may moderate negative impacts temporarily. The biggest and most durable benefits will likely result from more radical agroecological measures that will strengthen the resilience of farmers and rural communities, such as diversification of agroecosytems in the form of polycultures, agroforestry systems, and crop-livestock mixed systems accompanied by organic soil management, water conservation and harvesting, and general enhancement of agrobiodiversity. Traditional farming systems are repositories of a wealth of principles and measures that can help modern agricultural systems become more resilient to climatic extremes. Many of these agroecological strategies that reduce vulnerabilities to climate variability include crop diversification, maintaining local genetic diversity, animal integration, soil organic management, water conservation and harvesting, etc. Understanding the agroecological features that underlie the resilience of traditional agroecosystems is an urgent matter, as they can serve as the foundation for the design of adapted agricultural systems. Observations of agricultural performance after extreme climatic events (hurricanes and droughts) in the last two decades have revealed that resiliency to climate disasters is closely linked to farms with increased levels of biodiversity. Field surveys and results reported in the literature suggest that agroecosystems are more resilient when inserted in a complex landscape matrix, featuring adapted local germplasm deployed in diversified cropping systems managed with organic matter rich soils and water conservation-harvesting techniques. The identification of systems that have withstood climatic events recently or in the past and understanding the agroecological features of such systems that allowed them to resist and/or recover from extreme events is of increased urgency, as the derived resiliency principles and practices that underlie successful farms can be disseminated to thousands of farmers via Campesino a Campesino networks to scale up agroecological practices that enhance the resiliency of agroecosystems. The effective diffusion of agroecological technologies will largely determine how well and how fast farmers adapt to climate change.&quot;,&quot;publisher&quot;:&quot;Springer-Verlag France&quot;,&quot;issue&quot;:&quot;3&quot;,&quot;volume&quot;:&quot;35&quot;},&quot;isTemporary&quot;:false}]},{&quot;citationID&quot;:&quot;MENDELEY_CITATION_c3dda934-86d8-4d77-95e9-e8a003911365&quot;,&quot;properties&quot;:{&quot;noteIndex&quot;:0},&quot;isEdited&quot;:false,&quot;manualOverride&quot;:{&quot;citeprocText&quot;:&quot;(39, 40)&quot;,&quot;isManuallyOverridden&quot;:false,&quot;manualOverrideText&quot;:&quot;&quot;},&quot;citationTag&quot;:&quot;MENDELEY_CITATION_v3_eyJjaXRhdGlvbklEIjoiTUVOREVMRVlfQ0lUQVRJT05fYzNkZGE5MzQtODZkOC00ZDc3LTk1ZTktZThhMDAzOTExMzY1IiwicHJvcGVydGllcyI6eyJub3RlSW5kZXgiOjB9LCJpc0VkaXRlZCI6ZmFsc2UsIm1hbnVhbE92ZXJyaWRlIjp7ImNpdGVwcm9jVGV4dCI6IigzOSwgNDApIiwiaXNNYW51YWxseU92ZXJyaWRkZW4iOmZhbHNlLCJtYW51YWxPdmVycmlkZVRleHQiOiIifS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iwiY29udGFpbmVyLXRpdGxlLXNob3J0Ijoi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iwiY29udGFpbmVyLXRpdGxlLXNob3J0IjoiRXVyIEogU29pbCBTY2kifSwidXJpcyI6WyJodHRwOi8vd3d3Lm1lbmRlbGV5LmNvbS9kb2N1bWVudHMvP3V1aWQ9YTUwZTY3ZTktOGJlOS00OTM0LTg3YTYtOWNiOThlNjgzMWQ1Il0sImlzVGVtcG9yYXJ5IjpmYWxzZSwibGVnYWN5RGVza3RvcElkIjoiYTUwZTY3ZTktOGJlOS00OTM0LTg3YTYtOWNiOThlNjgzMWQ1In1dfQ==&quot;,&quot;citationItems&quot;:[{&quot;id&quot;:&quot;5b2d41da-673e-3c8c-a0d1-2eb4b1e95466&quot;,&quot;itemData&quot;:{&quot;DOI&quot;:&quot;10.1073/pnas.1402584111&quot;,&quot;ISBN&quot;:&quot;1091-6490 (Electronic)\\r0027-8424 (Linking)&quot;,&quot;ISSN&quot;:&quot;0027-8424&quot;,&quot;PMID&quot;:&quot;24733885&quot;,&quot;abstract&quot;:&quo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quot;,&quot;author&quot;:[{&quot;dropping-particle&quot;:&quot;&quot;,&quot;family&quot;:&quot;Talbot&quot;,&quot;given&quot;:&quot;Jennifer M&quot;,&quot;non-dropping-particle&quot;:&quot;&quot;,&quot;parse-names&quot;:false,&quot;suffix&quot;:&quot;&quot;},{&quot;dropping-particle&quot;:&quot;&quot;,&quot;family&quot;:&quot;Bruns&quot;,&quot;given&quot;:&quot;Thomas D&quot;,&quot;non-dropping-particle&quot;:&quot;&quot;,&quot;parse-names&quot;:false,&quot;suffix&quot;:&quot;&quot;},{&quot;dropping-particle&quot;:&quot;&quot;,&quot;family&quot;:&quot;Taylor&quot;,&quot;given&quot;:&quot;John W&quot;,&quot;non-dropping-particle&quot;:&quot;&quot;,&quot;parse-names&quot;:false,&quot;suffix&quot;:&quot;&quot;},{&quot;dropping-particle&quot;:&quot;&quot;,&quot;family&quot;:&quot;Smith&quot;,&quot;given&quot;:&quot;D. P.&quot;,&quot;non-dropping-particle&quot;:&quot;&quot;,&quot;parse-names&quot;:false,&quot;suffix&quot;:&quot;&quot;},{&quot;dropping-particle&quot;:&quot;&quot;,&quot;family&quot;:&quot;Branco&quot;,&quot;given&quot;:&quot;Sara&quot;,&quot;non-dropping-particle&quot;:&quot;&quot;,&quot;parse-names&quot;:false,&quot;suffix&quot;:&quot;&quot;},{&quot;dropping-particle&quot;:&quot;&quot;,&quot;family&quot;:&quot;Glassman&quot;,&quot;given&quot;:&quot;Sydney I&quot;,&quot;non-dropping-particle&quot;:&quot;&quot;,&quot;parse-names&quot;:false,&quot;suffix&quot;:&quot;&quot;},{&quot;dropping-particle&quot;:&quot;&quot;,&quot;family&quot;:&quot;Erlandson&quot;,&quot;given&quot;:&quot;Sonya&quot;,&quot;non-dropping-particle&quot;:&quot;&quot;,&quot;parse-names&quot;:false,&quot;suffix&quot;:&quot;&quot;},{&quot;dropping-particle&quot;:&quot;&quot;,&quot;family&quot;:&quot;Vilgalys&quot;,&quot;given&quot;:&quot;Rytas&quot;,&quot;non-dropping-particle&quot;:&quot;&quot;,&quot;parse-names&quot;:false,&quot;suffix&quot;:&quot;&quot;},{&quot;dropping-particle&quot;:&quot;&quot;,&quot;family&quot;:&quot;Liao&quot;,&quot;given&quot;:&quot;H.-L.&quot;,&quot;non-dropping-particle&quot;:&quot;&quot;,&quot;parse-names&quot;:false,&quot;suffix&quot;:&quot;&quot;},{&quot;dropping-particle&quot;:&quot;&quot;,&quot;family&quot;:&quot;Smith&quot;,&quot;given&quot;:&quot;Matthew E&quot;,&quot;non-dropping-particle&quot;:&quot;&quot;,&quot;parse-names&quot;:false,&quot;suffix&quot;:&quot;&quot;},{&quot;dropping-particle&quot;:&quot;&quot;,&quot;family&quot;:&quot;Peay&quot;,&quot;given&quot;:&quot;Kabir G&quot;,&quot;non-dropping-particle&quot;:&quot;&quot;,&quot;parse-names&quot;:false,&quot;suffix&quot;:&quot;&quot;}],&quot;container-title&quot;:&quot;Proceedings of the National Academy of Sciences&quot;,&quot;id&quot;:&quot;5b2d41da-673e-3c8c-a0d1-2eb4b1e95466&quot;,&quot;issue&quot;:&quot;17&quot;,&quot;issued&quot;:{&quot;date-parts&quot;:[[&quot;2014&quot;,&quot;4&quot;,&quot;29&quot;]]},&quot;page&quot;:&quot;6341-6346&quot;,&quot;title&quot;:&quot;Endemism and functional convergence across the North American soil mycobiome&quot;,&quot;type&quot;:&quot;article-journal&quot;,&quot;volume&quot;:&quot;111&quot;,&quot;container-title-short&quot;:&quot;&quot;},&quot;uris&quot;:[&quot;http://www.mendeley.com/documents/?uuid=ba2f044d-44d1-4397-8933-38fa51c1c203&quot;],&quot;isTemporary&quot;:false,&quot;legacyDesktopId&quot;:&quot;ba2f044d-44d1-4397-8933-38fa51c1c203&quot;},{&quot;id&quot;:&quot;eb20f3e0-527c-39b0-a59d-4c915097d3f2&quot;,&quot;itemData&quot;:{&quot;DOI&quot;:&quot;10.1111/j.1365-2389.2010.01314.x&quot;,&quot;ISSN&quot;:&quot;13510754&quot;,&quot;author&quot;:[{&quot;dropping-particle&quot;:&quot;&quot;,&quot;family&quot;:&quot;Nielsen&quot;,&quot;given&quot;:&quot;U. N.&quot;,&quot;non-dropping-particle&quot;:&quot;&quot;,&quot;parse-names&quot;:false,&quot;suffix&quot;:&quot;&quot;},{&quot;dropping-particle&quot;:&quot;&quot;,&quot;family&quot;:&quot;Ayres&quot;,&quot;given&quot;:&quot;E.&quot;,&quot;non-dropping-particle&quot;:&quot;&quot;,&quot;parse-names&quot;:false,&quot;suffix&quot;:&quot;&quot;},{&quot;dropping-particle&quot;:&quot;&quot;,&quot;family&quot;:&quot;Wall&quot;,&quot;given&quot;:&quot;D. H.&quot;,&quot;non-dropping-particle&quot;:&quot;&quot;,&quot;parse-names&quot;:false,&quot;suffix&quot;:&quot;&quot;},{&quot;dropping-particle&quot;:&quot;&quot;,&quot;family&quot;:&quot;Bardgett&quot;,&quot;given&quot;:&quot;R. D.&quot;,&quot;non-dropping-particle&quot;:&quot;&quot;,&quot;parse-names&quot;:false,&quot;suffix&quot;:&quot;&quot;}],&quot;container-title&quot;:&quot;European Journal of Soil Science&quot;,&quot;id&quot;:&quot;eb20f3e0-527c-39b0-a59d-4c915097d3f2&quot;,&quot;issue&quot;:&quot;1&quot;,&quot;issued&quot;:{&quot;date-parts&quot;:[[&quot;2011&quot;,&quot;2&quot;]]},&quot;page&quot;:&quot;105-116&quot;,&quot;title&quot;:&quot;Soil biodiversity and carbon cycling: a review and synthesis of studies examining diversity-function relationships&quot;,&quot;type&quot;:&quot;article-journal&quot;,&quot;volume&quot;:&quot;62&quot;,&quot;container-title-short&quot;:&quot;Eur J Soil Sci&quot;},&quot;uris&quot;:[&quot;http://www.mendeley.com/documents/?uuid=a50e67e9-8be9-4934-87a6-9cb98e6831d5&quot;],&quot;isTemporary&quot;:false,&quot;legacyDesktopId&quot;:&quot;a50e67e9-8be9-4934-87a6-9cb98e6831d5&quot;}]},{&quot;citationID&quot;:&quot;MENDELEY_CITATION_78cf2dc3-af7e-496a-85b2-cf53a7f47666&quot;,&quot;properties&quot;:{&quot;noteIndex&quot;:0},&quot;isEdited&quot;:false,&quot;manualOverride&quot;:{&quot;citeprocText&quot;:&quot;(41)&quot;,&quot;isManuallyOverridden&quot;:false,&quot;manualOverrideText&quot;:&quot;&quot;},&quot;citationTag&quot;:&quot;MENDELEY_CITATION_v3_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&quot;,&quot;citationItems&quot;:[{&quot;id&quot;:&quot;5c708004-ceaf-3ebc-92db-b80aca60f9d5&quot;,&quot;itemData&quot;:{&quot;DOI&quot;:&quot;10.1007/s40093-019-00309-4&quot;,&quot;ISBN&quot;:&quot;0123456789&quot;,&quot;ISSN&quot;:&quot;2195-3228&quot;,&quot;abstract&quot;:&quo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quot;,&quot;author&quot;:[{&quot;dropping-particle&quot;:&quot;&quot;,&quot;family&quot;:&quot;Brempong&quot;,&quot;given&quot;:&quot;Mavis Badu&quot;,&quot;non-dropping-particle&quot;:&quot;&quot;,&quot;parse-names&quot;:false,&quot;suffix&quot;:&quot;&quot;},{&quot;dropping-particle&quot;:&quot;&quot;,&quot;family&quot;:&quot;Norton&quot;,&quot;given&quot;:&quot;Urszula&quot;,&quot;non-dropping-particle&quot;:&quot;&quot;,&quot;parse-names&quot;:false,&quot;suffix&quot;:&quot;&quot;},{&quot;dropping-particle&quot;:&quot;&quot;,&quot;family&quot;:&quot;Norton&quot;,&quot;given&quot;:&quot;Jay B.&quot;,&quot;non-dropping-particle&quot;:&quot;&quot;,&quot;parse-names&quot;:false,&quot;suffix&quot;:&quot;&quot;}],&quot;container-title&quot;:&quot;International Journal of Recycling of Organic Waste in Agriculture&quot;,&quot;id&quot;:&quot;5c708004-ceaf-3ebc-92db-b80aca60f9d5&quot;,&quot;issue&quot;:&quot;S1&quot;,&quot;issued&quot;:{&quot;date-parts&quot;:[[&quot;2019&quot;,&quot;12&quot;,&quot;2&quot;]]},&quot;page&quot;:&quot;367-376&quot;,&quot;publisher&quot;:&quot;Springer Berlin Heidelberg&quot;,&quot;title&quot;:&quot;Compost and soil moisture effects on seasonal carbon and nitrogen dynamics, greenhouse gas fluxes and global warming potential of semi-arid soils&quot;,&quot;type&quot;:&quot;article-journal&quot;,&quot;volume&quot;:&quot;8&quot;,&quot;container-title-short&quot;:&quot;&quot;},&quot;uris&quot;:[&quot;http://www.mendeley.com/documents/?uuid=ecb0712e-e2b8-4c10-9eee-1241eeb32f5f&quot;],&quot;isTemporary&quot;:false,&quot;legacyDesktopId&quot;:&quot;ecb0712e-e2b8-4c10-9eee-1241eeb32f5f&quot;}]},{&quot;citationID&quot;:&quot;MENDELEY_CITATION_3d0b417c-c577-41d9-bdc7-4b46c59831b5&quot;,&quot;properties&quot;:{&quot;noteIndex&quot;:0},&quot;isEdited&quot;:false,&quot;manualOverride&quot;:{&quot;citeprocText&quot;:&quot;(42)&quot;,&quot;isManuallyOverridden&quot;:false,&quot;manualOverrideText&quot;:&quot;&quot;},&quot;citationTag&quot;:&quot;MENDELEY_CITATION_v3_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&quot;,&quot;citationItems&quot;:[{&quot;id&quot;:&quot;972f8ac1-418a-316d-9585-3b72ecc1ab68&quot;,&quot;itemData&quot;:{&quot;URL&quot;:&quot;http://standardmethods.org/&quot;,&quot;accessed&quot;:{&quot;date-parts&quot;:[[&quot;2018&quot;,&quot;6&quot;,&quot;6&quot;]]},&quot;id&quot;:&quot;972f8ac1-418a-316d-9585-3b72ecc1ab68&quot;,&quot;issued&quot;:{&quot;date-parts&quot;:[[&quot;2020&quot;]]},&quot;title&quot;:&quot;Standard Methods Online -- Standard Methods for the Examination of Water and Wastewater&quot;,&quot;type&quot;:&quot;webpage&quot;,&quot;container-title-short&quot;:&quot;&quot;},&quot;uris&quot;:[&quot;http://www.mendeley.com/documents/?uuid=7d030bf0-9aeb-4e91-be40-5c8ae7a604cb&quot;],&quot;isTemporary&quot;:false,&quot;legacyDesktopId&quot;:&quot;7d030bf0-9aeb-4e91-be40-5c8ae7a604cb&quot;}]},{&quot;citationID&quot;:&quot;MENDELEY_CITATION_a9df31ca-37e3-4321-bb07-6614b1fea988&quot;,&quot;properties&quot;:{&quot;noteIndex&quot;:0},&quot;isEdited&quot;:false,&quot;manualOverride&quot;:{&quot;citeprocText&quot;:&quot;(43–47)&quot;,&quot;isManuallyOverridden&quot;:false,&quot;manualOverrideText&quot;:&quot;&quot;},&quot;citationTag&quot;:&quot;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iwiY29udGFpbmVyLXRpdGxlLXNob3J0Ijoi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&quot;,&quot;citationItems&quot;:[{&quot;id&quot;:&quot;3fe087f1-1275-3a37-abdd-64294fa466ac&quot;,&quot;itemData&quot;:{&quot;DOI&quot;:&quot;10.3791/50961&quot;,&quot;ISBN&quot;:&quot;1940-087X&quot;,&quot;ISSN&quot;:&quot;1940-087X&quot;,&quot;PMID&quot;:&quot;24299913&quot;,&quot;abstract&quot;:&quo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quot;,&quot;author&quot;:[{&quot;dropping-particle&quot;:&quot;&quot;,&quot;family&quot;:&quot;Bell&quot;,&quot;given&quot;:&quot;Colin W.&quot;,&quot;non-dropping-particle&quot;:&quot;&quot;,&quot;parse-names&quot;:false,&quot;suffix&quot;:&quot;&quot;},{&quot;dropping-particle&quot;:&quot;&quot;,&quot;family&quot;:&quot;Fricks&quot;,&quot;given&quot;:&quot;Barbara E.&quot;,&quot;non-dropping-particle&quot;:&quot;&quot;,&quot;parse-names&quot;:false,&quot;suffix&quot;:&quot;&quot;},{&quot;dropping-particle&quot;:&quot;&quot;,&quot;family&quot;:&quot;Rocca&quot;,&quot;given&quot;:&quot;Jennifer D.&quot;,&quot;non-dropping-particle&quot;:&quot;&quot;,&quot;parse-names&quot;:false,&quot;suffix&quot;:&quot;&quot;},{&quot;dropping-particle&quot;:&quot;&quot;,&quot;family&quot;:&quot;Steinweg&quot;,&quot;given&quot;:&quot;Jessica M.&quot;,&quot;non-dropping-particle&quot;:&quot;&quot;,&quot;parse-names&quot;:false,&quot;suffix&quot;:&quot;&quot;},{&quot;dropping-particle&quot;:&quot;&quot;,&quot;family&quot;:&quot;McMahon&quot;,&quot;given&quot;:&quot;Shawna K.&quot;,&quot;non-dropping-particle&quot;:&quot;&quot;,&quot;parse-names&quot;:false,&quot;suffix&quot;:&quot;&quot;},{&quot;dropping-particle&quot;:&quot;&quot;,&quot;family&quot;:&quot;Wallenstein&quot;,&quot;given&quot;:&quot;Matthew D.&quot;,&quot;non-dropping-particle&quot;:&quot;&quot;,&quot;parse-names&quot;:false,&quot;suffix&quot;:&quot;&quot;}],&quot;container-title&quot;:&quot;Journal of Visualized Experiments&quot;,&quot;id&quot;:&quot;3fe087f1-1275-3a37-abdd-64294fa466ac&quot;,&quot;issue&quot;:&quot;81&quot;,&quot;issued&quot;:{&quot;date-parts&quot;:[[&quot;2013&quot;,&quot;11&quot;,&quot;15&quot;]]},&quot;page&quot;:&quot;1-16&quot;,&quot;title&quot;:&quot;High-throughput Fluorometric Measurement of Potential Soil Extracellular Enzyme Activities&quot;,&quot;type&quot;:&quot;article-journal&quot;,&quot;container-title-short&quot;:&quot;&quot;},&quot;uris&quot;:[&quot;http://www.mendeley.com/documents/?uuid=ceba4dec-2f46-4021-a938-4cff285ef9a2&quot;],&quot;isTemporary&quot;:false,&quot;legacyDesktopId&quot;:&quot;ceba4dec-2f46-4021-a938-4cff285ef9a2&quot;},{&quot;id&quot;:&quot;6cf75537-c975-3413-b12e-362754f8eaa1&quot;,&quot;itemData&quot;:{&quot;DOI&quot;:&quot;10.1016/S0038-0717(02)00074-3&quot;,&quot;ISBN&quot;:&quot;0038-0717&quot;,&quot;ISSN&quot;:&quot;00380717&quot;,&quot;PMID&quot;:&quot;7854201&quot;,&quot;abstract&quot;:&quo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quot;,&quot;author&quot;:[{&quot;dropping-particle&quot;:&quot;&quot;,&quot;family&quot;:&quot;Saiya-Cork&quot;,&quot;given&quot;:&quot;K.R&quot;,&quot;non-dropping-particle&quot;:&quot;&quot;,&quot;parse-names&quot;:false,&quot;suffix&quot;:&quot;&quot;},{&quot;dropping-particle&quot;:&quot;&quot;,&quot;family&quot;:&quot;Sinsabaugh&quot;,&quot;given&quot;:&quot;R.L&quot;,&quot;non-dropping-particle&quot;:&quot;&quot;,&quot;parse-names&quot;:false,&quot;suffix&quot;:&quot;&quot;},{&quot;dropping-particle&quot;:&quot;&quot;,&quot;family&quot;:&quot;Zak&quot;,&quot;given&quot;:&quot;D.R&quot;,&quot;non-dropping-particle&quot;:&quot;&quot;,&quot;parse-names&quot;:false,&quot;suffix&quot;:&quot;&quot;}],&quot;container-title&quot;:&quot;Soil Biology and Biochemistry&quot;,&quot;id&quot;:&quot;6cf75537-c975-3413-b12e-362754f8eaa1&quot;,&quot;issue&quot;:&quot;9&quot;,&quot;issued&quot;:{&quot;date-parts&quot;:[[&quot;2002&quot;]]},&quot;page&quot;:&quot;1309-1315&quot;,&quot;title&quot;:&quot;The effects of long term nitrogen deposition on extracellular enzyme activity in an &lt;i&gt;Acer saccharum&lt;i&gt; forest soil&quot;,&quot;type&quot;:&quot;article-journal&quot;,&quot;volume&quot;:&quot;34&quot;,&quot;container-title-short&quot;:&quot;Soil Biol Biochem&quot;},&quot;uris&quot;:[&quot;http://www.mendeley.com/documents/?uuid=3a71c7b3-ee8d-4c2c-9933-9797630ee3da&quot;],&quot;isTemporary&quot;:false,&quot;legacyDesktopId&quot;:&quot;3a71c7b3-ee8d-4c2c-9933-9797630ee3da&quot;},{&quot;id&quot;:&quot;b907bc20-b59f-3d95-882c-649ebdb63bf9&quot;,&quot;itemData&quot;:{&quot;DOI&quot;:&quot;10.1890/ES15-00262.1&quot;,&quot;ISSN&quot;:&quot;21508925&quot;,&quot;abstract&quot;:&quo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quot;,&quot;author&quot;:[{&quot;dropping-particle&quot;:&quot;&quot;,&quot;family&quot;:&quot;Diepen&quot;,&quot;given&quot;:&quot;L.T.A.&quot;,&quot;non-dropping-particle&quot;:&quot;Van&quot;,&quot;parse-names&quot;:false,&quot;suffix&quot;:&quot;&quot;},{&quot;dropping-particle&quot;:&quot;&quot;,&quot;family&quot;:&quot;Frey&quot;,&quot;given&quot;:&quot;S.D.&quot;,&quot;non-dropping-particle&quot;:&quot;&quot;,&quot;parse-names&quot;:false,&quot;suffix&quot;:&quot;&quot;},{&quot;dropping-particle&quot;:&quot;&quot;,&quot;family&quot;:&quot;Sthultz&quot;,&quot;given&quot;:&quot;C.M.&quot;,&quot;non-dropping-particle&quot;:&quot;&quot;,&quot;parse-names&quot;:false,&quot;suffix&quot;:&quot;&quot;},{&quot;dropping-particle&quot;:&quot;&quot;,&quot;family&quot;:&quot;Morrison&quot;,&quot;given&quot;:&quot;E.W.&quot;,&quot;non-dropping-particle&quot;:&quot;&quot;,&quot;parse-names&quot;:false,&quot;suffix&quot;:&quot;&quot;},{&quot;dropping-particle&quot;:&quot;&quot;,&quot;family&quot;:&quot;Minocha&quot;,&quot;given&quot;:&quot;R.&quot;,&quot;non-dropping-particle&quot;:&quot;&quot;,&quot;parse-names&quot;:false,&quot;suffix&quot;:&quot;&quot;},{&quot;dropping-particle&quot;:&quot;&quot;,&quot;family&quot;:&quot;Pringle&quot;,&quot;given&quot;:&quot;A.&quot;,&quot;non-dropping-particle&quot;:&quot;&quot;,&quot;parse-names&quot;:false,&quot;suffix&quot;:&quot;&quot;}],&quot;container-title&quot;:&quot;Ecosphere&quot;,&quot;id&quot;:&quot;b907bc20-b59f-3d95-882c-649ebdb63bf9&quot;,&quot;issue&quot;:&quot;October&quot;,&quot;issued&quot;:{&quot;date-parts&quot;:[[&quot;2015&quot;]]},&quot;page&quot;:&quot;1-16&quot;,&quot;title&quot;:&quot;Changes in litter quality caused by simulated nitrogen deposition reinforce the N-induced suppression of litter decay&quot;,&quot;type&quot;:&quot;article-journal&quot;,&quot;volume&quot;:&quot;6&quot;,&quot;container-title-short&quot;:&quot;&quot;},&quot;uris&quot;:[&quot;http://www.mendeley.com/documents/?uuid=1cc00e69-3703-4f3b-aa10-183d86bb0680&quot;],&quot;isTemporary&quot;:false,&quot;legacyDesktopId&quot;:&quot;1cc00e69-3703-4f3b-aa10-183d86bb0680&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container-title-short&quot;:&quot;Soil Biol Biochem&quot;},&quot;uris&quot;:[&quot;http://www.mendeley.com/documents/?uuid=2327e9c6-0489-430b-843c-848e6895f01a&quot;],&quot;isTemporary&quot;:false,&quot;legacyDesktopId&quot;:&quot;2327e9c6-0489-430b-843c-848e6895f01a&quot;},{&quot;id&quot;:&quot;f41a668a-d361-359b-89f0-ac5260d7bfba&quot;,&quot;itemData&quot;:{&quot;DOI&quot;:&quot;10.1128/AEM.01984-19&quot;,&quot;ISSN&quot;:&quot;10985336&quot;,&quot;abstract&quot;:&quo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quot;,&quot;author&quot;:[{&quot;dropping-particle&quot;:&quot;&quot;,&quot;family&quot;:&quot;Custer&quot;,&quot;given&quot;:&quot;Gordon F.&quot;,&quot;non-dropping-particle&quot;:&quot;&quot;,&quot;parse-names&quot;:false,&quot;suffix&quot;:&quot;&quot;},{&quot;dropping-particle&quot;:&quot;&quot;,&quot;family&quot;:&quot;VanDiepen&quot;,&quot;given&quot;:&quot;Linda T.A.&quot;,&quot;non-dropping-particle&quot;:&quot;&quot;,&quot;parse-names&quot;:false,&quot;suffix&quot;:&quot;&quot;},{&quot;dropping-particle&quot;:&quot;&quot;,&quot;family&quot;:&quot;Stump&quot;,&quot;given&quot;:&quot;William L.&quot;,&quot;non-dropping-particle&quot;:&quot;&quot;,&quot;parse-names&quot;:false,&quot;suffix&quot;:&quot;&quot;}],&quot;container-title&quot;:&quot;Applied and Environmental Microbiology&quot;,&quot;editor&quot;:[{&quot;dropping-particle&quot;:&quot;&quot;,&quot;family&quot;:&quot;Vieille&quot;,&quot;given&quot;:&quot;Claire&quot;,&quot;non-dropping-particle&quot;:&quot;&quot;,&quot;parse-names&quot;:false,&quot;suffix&quot;:&quot;&quot;}],&quot;id&quot;:&quot;f41a668a-d361-359b-89f0-ac5260d7bfba&quot;,&quot;issue&quot;:&quot;3&quot;,&quot;issued&quot;:{&quot;date-parts&quot;:[[&quot;2020&quot;,&quot;11&quot;,&quot;15&quot;]]},&quot;page&quot;:&quot;1-19&quot;,&quot;title&quot;:&quot;Structural and functional dynamics of soil microbes following spruce beetle infestation&quot;,&quot;type&quot;:&quot;article-journal&quot;,&quot;volume&quot;:&quot;86&quot;,&quot;container-title-short&quot;:&quot;Appl Environ Microbiol&quot;},&quot;uris&quot;:[&quot;http://www.mendeley.com/documents/?uuid=176f6698-828c-4004-9cd3-96e4a879d754&quot;],&quot;isTemporary&quot;:false,&quot;legacyDesktopId&quot;:&quot;176f6698-828c-4004-9cd3-96e4a879d754&quot;}]},{&quot;citationID&quot;:&quot;MENDELEY_CITATION_f8cb1518-3449-417b-af80-3ba7ac7aee82&quot;,&quot;properties&quot;:{&quot;noteIndex&quot;:0},&quot;isEdited&quot;:false,&quot;manualOverride&quot;:{&quot;citeprocText&quot;:&quot;(48)&quot;,&quot;isManuallyOverridden&quot;:false,&quot;manualOverrideText&quot;:&quot;&quot;},&quot;citationTag&quot;:&quot;MENDELEY_CITATION_v3_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&quot;,&quot;citationItems&quot;:[{&quot;id&quot;:&quot;366f273f-b0ff-33fe-87d1-910ebe6a5d71&quot;,&quot;itemData&quot;:{&quot;DOI&quot;:&quot;10.1016/j.soilbio.2011.03.017&quot;,&quot;ISSN&quot;:&quot;00380717&quot;,&quot;abstract&quot;:&quo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quot;,&quot;author&quot;:[{&quot;dropping-particle&quot;:&quot;&quot;,&quot;family&quot;:&quot;German&quot;,&quot;given&quot;:&quot;Donovan P.&quot;,&quot;non-dropping-particle&quot;:&quot;&quot;,&quot;parse-names&quot;:false,&quot;suffix&quot;:&quot;&quot;},{&quot;dropping-particle&quot;:&quot;&quot;,&quot;family&quot;:&quot;Weintraub&quot;,&quot;given&quot;:&quot;Michael N.&quot;,&quot;non-dropping-particle&quot;:&quot;&quot;,&quot;parse-names&quot;:false,&quot;suffix&quot;:&quot;&quot;},{&quot;dropping-particle&quot;:&quot;&quot;,&quot;family&quot;:&quot;Grandy&quot;,&quot;given&quot;:&quot;A. Stuart&quot;,&quot;non-dropping-particle&quot;:&quot;&quot;,&quot;parse-names&quot;:false,&quot;suffix&quot;:&quot;&quot;},{&quot;dropping-particle&quot;:&quot;&quot;,&quot;family&quot;:&quot;Lauber&quot;,&quot;given&quot;:&quot;Christian L.&quot;,&quot;non-dropping-particle&quot;:&quot;&quot;,&quot;parse-names&quot;:false,&quot;suffix&quot;:&quot;&quot;},{&quot;dropping-particle&quot;:&quot;&quot;,&quot;family&quot;:&quot;Rinkes&quot;,&quot;given&quot;:&quot;Zachary L.&quot;,&quot;non-dropping-particle&quot;:&quot;&quot;,&quot;parse-names&quot;:false,&quot;suffix&quot;:&quot;&quot;},{&quot;dropping-particle&quot;:&quot;&quot;,&quot;family&quot;:&quot;Allison&quot;,&quot;given&quot;:&quot;Steven D.&quot;,&quot;non-dropping-particle&quot;:&quot;&quot;,&quot;parse-names&quot;:false,&quot;suffix&quot;:&quot;&quot;}],&quot;container-title&quot;:&quot;Soil Biology and Biochemistry&quot;,&quot;id&quot;:&quot;366f273f-b0ff-33fe-87d1-910ebe6a5d71&quot;,&quot;issue&quot;:&quot;7&quot;,&quot;issued&quot;:{&quot;date-parts&quot;:[[&quot;2011&quot;]]},&quot;page&quot;:&quot;1387-1397&quot;,&quot;title&quot;:&quot;Optimization of hydrolytic and oxidative enzyme methods for ecosystem studies&quot;,&quot;type&quot;:&quot;article-journal&quot;,&quot;volume&quot;:&quot;43&quot;,&quot;container-title-short&quot;:&quot;Soil Biol Biochem&quot;},&quot;uris&quot;:[&quot;http://www.mendeley.com/documents/?uuid=479a2e2d-4968-412e-8c83-443f97e97450&quot;],&quot;isTemporary&quot;:false,&quot;legacyDesktopId&quot;:&quot;479a2e2d-4968-412e-8c83-443f97e97450&quot;}]},{&quot;citationID&quot;:&quot;MENDELEY_CITATION_f308eba4-d945-443d-92bd-394ca38f72b5&quot;,&quot;properties&quot;:{&quot;noteIndex&quot;:0},&quot;isEdited&quot;:true,&quot;manualOverride&quot;:{&quot;citeprocText&quot;:&quot;(46)&quot;,&quot;isManuallyOverridden&quot;:false,&quot;manualOverrideText&quot;:&quot;&quot;},&quot;citationTag&quot;:&quot;MENDELEY_CITATION_v3_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&quot;,&quot;citationItems&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container-title-short&quot;:&quot;Soil Biol Biochem&quot;},&quot;suppress-author&quot;:1,&quot;uris&quot;:[&quot;http://www.mendeley.com/documents/?uuid=2327e9c6-0489-430b-843c-848e6895f01a&quot;],&quot;isTemporary&quot;:false,&quot;legacyDesktopId&quot;:&quot;2327e9c6-0489-430b-843c-848e6895f01a&quot;}]},{&quot;citationID&quot;:&quot;MENDELEY_CITATION_f6a26e37-3a84-4d88-88f6-9ad7a6560800&quot;,&quot;properties&quot;:{&quot;noteIndex&quot;:0},&quot;isEdited&quot;:false,&quot;manualOverride&quot;:{&quot;citeprocText&quot;:&quot;(49)&quot;,&quot;isManuallyOverridden&quot;:false,&quot;manualOverrideText&quot;:&quot;&quot;},&quot;citationTag&quot;:&quot;MENDELEY_CITATION_v3_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&quot;,&quot;citationItems&quot;:[{&quot;id&quot;:&quot;18da78ed-a21c-383d-a873-fd3e8bf852e8&quot;,&quot;itemData&quot;:{&quot;DOI&quot;:&quot;10.1111/1462-2920.13023&quot;,&quot;ISBN&quot;:&quot;1462-2920&quot;,&quot;ISSN&quot;:&quot;14622920&quot;,&quot;PMID&quot;:&quot;26271760&quot;,&quot;abstract&quot;:&quo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 0.5). Unexpectedly, biases with 515F-Y/806R against SAR11 in field samples (∼4–10- fold) were stronger than in mock communities (∼2- fold). Correcting a mismatch to Thaumarchaea in the 515F-C increased their apparent abundance in field samples, but not as much as using 926R rather than 806R. With plankton samples rich in eukaryotic DNA (&gt; 1 \u0004m size fraction), 18S sequences averaged ∼17% of all sequences. A single mismatch can strongly bias amplification, but even perfectly matched primers can exhibit preferential amplification. We show that beyond in silico predictions, testing with mock communities and field samples is important in primer selection.&quot;,&quot;author&quot;:[{&quot;dropping-particle&quot;:&quot;&quot;,&quot;family&quot;:&quot;Parada&quot;,&quot;given&quot;:&quot;Alma E.&quot;,&quot;non-dropping-particle&quot;:&quot;&quot;,&quot;parse-names&quot;:false,&quot;suffix&quot;:&quot;&quot;},{&quot;dropping-particle&quot;:&quot;&quot;,&quot;family&quot;:&quot;Needham&quot;,&quot;given&quot;:&quot;David M.&quot;,&quot;non-dropping-particle&quot;:&quot;&quot;,&quot;parse-names&quot;:false,&quot;suffix&quot;:&quot;&quot;},{&quot;dropping-particle&quot;:&quot;&quot;,&quot;family&quot;:&quot;Fuhrman&quot;,&quot;given&quot;:&quot;Jed A.&quot;,&quot;non-dropping-particle&quot;:&quot;&quot;,&quot;parse-names&quot;:false,&quot;suffix&quot;:&quot;&quot;}],&quot;container-title&quot;:&quot;Environmental Microbiology&quot;,&quot;id&quot;:&quot;18da78ed-a21c-383d-a873-fd3e8bf852e8&quot;,&quot;issue&quot;:&quot;5&quot;,&quot;issued&quot;:{&quot;date-parts&quot;:[[&quot;2016&quot;]]},&quot;page&quot;:&quot;1403-1414&quot;,&quot;title&quot;:&quot;Every base matters: Assessing small subunit rRNA primers for marine microbiomes with mock communities, time series and global field samples&quot;,&quot;type&quot;:&quot;article-journal&quot;,&quot;volume&quot;:&quot;18&quot;,&quot;container-title-short&quot;:&quot;Environ Microbiol&quot;},&quot;uris&quot;:[&quot;http://www.mendeley.com/documents/?uuid=65fef975-3787-4d90-898a-53b057f0670f&quot;],&quot;isTemporary&quot;:false,&quot;legacyDesktopId&quot;:&quot;65fef975-3787-4d90-898a-53b057f0670f&quot;}]},{&quot;citationID&quot;:&quot;MENDELEY_CITATION_4d874af0-c213-44c1-9f9c-7060d8e2c1eb&quot;,&quot;properties&quot;:{&quot;noteIndex&quot;:0},&quot;isEdited&quot;:false,&quot;manualOverride&quot;:{&quot;citeprocText&quot;:&quot;(50)&quot;,&quot;isManuallyOverridden&quot;:false,&quot;manualOverrideText&quot;:&quot;&quot;},&quot;citationTag&quot;:&quot;MENDELEY_CITATION_v3_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&quot;,&quot;citationItems&quot;:[{&quot;id&quot;:&quot;1c31ac10-67ac-3215-b18f-e00acc01d883&quot;,&quot;itemData&quot;:{&quot;DOI&quot;:&quot;10.3354/ame01753&quot;,&quot;ISBN&quot;:&quot;0948-3055&quot;,&quot;ISSN&quot;:&quot;09483055&quot;,&quot;abstract&quot;:&quo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quot;,&quot;author&quot;:[{&quot;dropping-particle&quot;:&quot;&quot;,&quot;family&quot;:&quot;Apprill&quot;,&quot;given&quot;:&quot;Amy&quot;,&quot;non-dropping-particle&quot;:&quot;&quot;,&quot;parse-names&quot;:false,&quot;suffix&quot;:&quot;&quot;},{&quot;dropping-particle&quot;:&quot;&quot;,&quot;family&quot;:&quot;Mcnally&quot;,&quot;given&quot;:&quot;Sean&quot;,&quot;non-dropping-particle&quot;:&quot;&quot;,&quot;parse-names&quot;:false,&quot;suffix&quot;:&quot;&quot;},{&quot;dropping-particle&quot;:&quot;&quot;,&quot;family&quot;:&quot;Parsons&quot;,&quot;given&quot;:&quot;Rachel&quot;,&quot;non-dropping-particle&quot;:&quot;&quot;,&quot;parse-names&quot;:false,&quot;suffix&quot;:&quot;&quot;},{&quot;dropping-particle&quot;:&quot;&quot;,&quot;family&quot;:&quot;Weber&quot;,&quot;given&quot;:&quot;Laura&quot;,&quot;non-dropping-particle&quot;:&quot;&quot;,&quot;parse-names&quot;:false,&quot;suffix&quot;:&quot;&quot;}],&quot;container-title&quot;:&quot;Aquatic Microbial Ecology&quot;,&quot;id&quot;:&quot;1c31ac10-67ac-3215-b18f-e00acc01d883&quot;,&quot;issue&quot;:&quot;2&quot;,&quot;issued&quot;:{&quot;date-parts&quot;:[[&quot;2015&quot;]]},&quot;page&quot;:&quot;129-137&quot;,&quot;title&quot;:&quot;Minor revision to V4 region SSU rRNA 806R gene primer greatly increases detection of SAR11 bacterioplankton&quot;,&quot;type&quot;:&quot;article-journal&quot;,&quot;volume&quot;:&quot;75&quot;,&quot;container-title-short&quot;:&quot;&quot;},&quot;uris&quot;:[&quot;http://www.mendeley.com/documents/?uuid=0d8a431c-2886-4e52-9d95-c3b4e2e80792&quot;],&quot;isTemporary&quot;:false,&quot;legacyDesktopId&quot;:&quot;0d8a431c-2886-4e52-9d95-c3b4e2e80792&quot;}]},{&quot;citationID&quot;:&quot;MENDELEY_CITATION_67551f3e-cccb-470f-81ac-5d0c10dd18c9&quot;,&quot;properties&quot;:{&quot;noteIndex&quot;:0},&quot;isEdited&quot;:false,&quot;manualOverride&quot;:{&quot;citeprocText&quot;:&quot;(51)&quot;,&quot;isManuallyOverridden&quot;:false,&quot;manualOverrideText&quot;:&quot;&quot;},&quot;citationTag&quot;:&quot;MENDELEY_CITATION_v3_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&quot;,&quot;citationItems&quot;:[{&quot;id&quot;:&quot;256dc25a-2c14-368e-9f32-42a671574b66&quot;,&quot;itemData&quot;:{&quot;DOI&quot;:&quot;10.1111/j.1365-294X.1993.tb00005.x&quot;,&quot;ISSN&quot;:&quot;1365294X&quot;,&quot;PMID&quot;:&quot;8180733&quot;,&quot;abstract&quot;:&quo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quot;,&quot;author&quot;:[{&quot;dropping-particle&quot;:&quot;&quot;,&quot;family&quot;:&quot;Gardes&quot;,&quot;given&quot;:&quot;M.&quot;,&quot;non-dropping-particle&quot;:&quot;&quot;,&quot;parse-names&quot;:false,&quot;suffix&quot;:&quot;&quot;},{&quot;dropping-particle&quot;:&quot;&quot;,&quot;family&quot;:&quot;Bruns&quot;,&quot;given&quot;:&quot;T.D.&quot;,&quot;non-dropping-particle&quot;:&quot;&quot;,&quot;parse-names&quot;:false,&quot;suffix&quot;:&quot;&quot;}],&quot;container-title&quot;:&quot;Molecular Ecology&quot;,&quot;id&quot;:&quot;256dc25a-2c14-368e-9f32-42a671574b66&quot;,&quot;issue&quot;:&quot;2&quot;,&quot;issued&quot;:{&quot;date-parts&quot;:[[&quot;1993&quot;]]},&quot;page&quot;:&quot;113-118&quot;,&quot;title&quot;:&quot;ITS primers with enhanced specificity for basidiomycetes ‐ application to the identification of mycorrhizae and rusts&quot;,&quot;type&quot;:&quot;article-journal&quot;,&quot;volume&quot;:&quot;2&quot;,&quot;container-title-short&quot;:&quot;Mol Ecol&quot;},&quot;uris&quot;:[&quot;http://www.mendeley.com/documents/?uuid=7e9bcdbd-4b50-4480-b8a2-1c1ea6061b3e&quot;],&quot;isTemporary&quot;:false,&quot;legacyDesktopId&quot;:&quot;7e9bcdbd-4b50-4480-b8a2-1c1ea6061b3e&quot;}]},{&quot;citationID&quot;:&quot;MENDELEY_CITATION_88d9a0fc-c8cf-4b1a-96d4-6998e691bb2a&quot;,&quot;properties&quot;:{&quot;noteIndex&quot;:0},&quot;isEdited&quot;:false,&quot;manualOverride&quot;:{&quot;citeprocText&quot;:&quot;(52)&quot;,&quot;isManuallyOverridden&quot;:false,&quot;manualOverrideText&quot;:&quot;&quot;},&quot;citationTag&quot;:&quot;MENDELEY_CITATION_v3_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&quot;,&quot;citationItems&quot;:[{&quot;id&quot;:&quot;a25385b7-1eef-3a47-85b9-53801027839a&quot;,&quot;itemData&quot;:{&quot;DOI&quot;:&quot;10.1016/B978-0-12-372180-8.50042-1&quot;,&quot;ISBN&quot;:&quot;008088671X&quot;,&quot;ISSN&quot;:&quot;01689452&quot;,&quot;PMID&quot;:&quot;1793&quot;,&quot;abstract&quot;:&quot;White, T.J., T. Bruns, S. Lee, and J.W. Taylor. 1990. Amplification and direct sequencing of fungal ribosomal RNA genes for phylogenetics. Pp. 315-322 PCR Protocols: A Guide to Methods and Applications, eds. Innis, M.A., D.H. Gelfand, J.J. Sninsky, and T.J. White. Academic Press, Inc., New York.&quot;,&quot;author&quot;:[{&quot;dropping-particle&quot;:&quot;&quot;,&quot;family&quot;:&quot;White&quot;,&quot;given&quot;:&quot;T.J.&quot;,&quot;non-dropping-particle&quot;:&quot;&quot;,&quot;parse-names&quot;:false,&quot;suffix&quot;:&quot;&quot;},{&quot;dropping-particle&quot;:&quot;&quot;,&quot;family&quot;:&quot;Bruns&quot;,&quot;given&quot;:&quot;T.&quot;,&quot;non-dropping-particle&quot;:&quot;&quot;,&quot;parse-names&quot;:false,&quot;suffix&quot;:&quot;&quot;},{&quot;dropping-particle&quot;:&quot;&quot;,&quot;family&quot;:&quot;Lee&quot;,&quot;given&quot;:&quot;S.&quot;,&quot;non-dropping-particle&quot;:&quot;&quot;,&quot;parse-names&quot;:false,&quot;suffix&quot;:&quot;&quot;},{&quot;dropping-particle&quot;:&quot;&quot;,&quot;family&quot;:&quot;Taylor&quot;,&quot;given&quot;:&quot;J.&quot;,&quot;non-dropping-particle&quot;:&quot;&quot;,&quot;parse-names&quot;:false,&quot;suffix&quot;:&quot;&quot;}],&quot;container-title&quot;:&quot;PCR Protocols&quot;,&quot;id&quot;:&quot;a25385b7-1eef-3a47-85b9-53801027839a&quot;,&quot;issue&quot;:&quot;January&quot;,&quot;issued&quot;:{&quot;date-parts&quot;:[[&quot;1990&quot;]]},&quot;page&quot;:&quot;315-322&quot;,&quot;publisher&quot;:&quot;Elsevier&quot;,&quot;title&quot;:&quot;Amplification and direct sequencing of fungal ribosomal RNA genes for phylogenetics&quot;,&quot;type&quot;:&quot;chapter&quot;,&quot;container-title-short&quot;:&quot;&quot;},&quot;uris&quot;:[&quot;http://www.mendeley.com/documents/?uuid=dd4605db-4e8d-4628-9622-570edf1fc495&quot;],&quot;isTemporary&quot;:false,&quot;legacyDesktopId&quot;:&quot;dd4605db-4e8d-4628-9622-570edf1fc495&quot;}]},{&quot;citationID&quot;:&quot;MENDELEY_CITATION_9215d13d-387a-4b2a-8dce-0af19be059f5&quot;,&quot;properties&quot;:{&quot;noteIndex&quot;:0},&quot;isEdited&quot;:false,&quot;manualOverride&quot;:{&quot;citeprocText&quot;:&quot;(53)&quot;,&quot;isManuallyOverridden&quot;:false,&quot;manualOverrideText&quot;:&quot;&quot;},&quot;citationTag&quot;:&quot;MENDELEY_CITATION_v3_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&quot;,&quot;citationItems&quot;:[{&quot;id&quot;:&quot;11f9a994-a22b-30e7-9671-c024f3be3945&quot;,&quot;itemData&quot;:{&quot;DOI&quot;:&quot;10.7717/peerj.2584&quot;,&quot;ISSN&quot;:&quot;2167-8359&quot;,&quot;author&quot;:[{&quot;dropping-particle&quot;:&quot;&quot;,&quot;family&quot;:&quot;Rognes&quot;,&quot;given&quot;:&quot;Torbjørn&quot;,&quot;non-dropping-particle&quot;:&quot;&quot;,&quot;parse-names&quot;:false,&quot;suffix&quot;:&quot;&quot;},{&quot;dropping-particle&quot;:&quot;&quot;,&quot;family&quot;:&quot;Flouri&quot;,&quot;given&quot;:&quot;Tomáš&quot;,&quot;non-dropping-particle&quot;:&quot;&quot;,&quot;parse-names&quot;:false,&quot;suffix&quot;:&quot;&quot;},{&quot;dropping-particle&quot;:&quot;&quot;,&quot;family&quot;:&quot;Nichols&quot;,&quot;given&quot;:&quot;Ben&quot;,&quot;non-dropping-particle&quot;:&quot;&quot;,&quot;parse-names&quot;:false,&quot;suffix&quot;:&quot;&quot;},{&quot;dropping-particle&quot;:&quot;&quot;,&quot;family&quot;:&quot;Quince&quot;,&quot;given&quot;:&quot;Christopher&quot;,&quot;non-dropping-particle&quot;:&quot;&quot;,&quot;parse-names&quot;:false,&quot;suffix&quot;:&quot;&quot;},{&quot;dropping-particle&quot;:&quot;&quot;,&quot;family&quot;:&quot;Mahé&quot;,&quot;given&quot;:&quot;Frédéric&quot;,&quot;non-dropping-particle&quot;:&quot;&quot;,&quot;parse-names&quot;:false,&quot;suffix&quot;:&quot;&quot;}],&quot;container-title&quot;:&quot;PeerJ&quot;,&quot;id&quot;:&quot;11f9a994-a22b-30e7-9671-c024f3be3945&quot;,&quot;issued&quot;:{&quot;date-parts&quot;:[[&quot;2016&quot;,&quot;10&quot;,&quot;18&quot;]]},&quot;page&quot;:&quot;e2584&quot;,&quot;title&quot;:&quot;VSEARCH: a versatile open source tool for metagenomics&quot;,&quot;type&quot;:&quot;article-journal&quot;,&quot;volume&quot;:&quot;4&quot;,&quot;container-title-short&quot;:&quot;PeerJ&quot;},&quot;uris&quot;:[&quot;http://www.mendeley.com/documents/?uuid=768e6317-351f-496d-bca0-133315872d0b&quot;],&quot;isTemporary&quot;:false,&quot;legacyDesktopId&quot;:&quot;768e6317-351f-496d-bca0-133315872d0b&quot;}]},{&quot;citationID&quot;:&quot;MENDELEY_CITATION_d6972279-82d7-42df-9565-0d156edf09dc&quot;,&quot;properties&quot;:{&quot;noteIndex&quot;:0},&quot;isEdited&quot;:false,&quot;manualOverride&quot;:{&quot;citeprocText&quot;:&quot;(54)&quot;,&quot;isManuallyOverridden&quot;:false,&quot;manualOverrideText&quot;:&quot;&quot;},&quot;citationTag&quot;:&quot;MENDELEY_CITATION_v3_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&quot;,&quot;citationItems&quot;:[{&quot;id&quot;:&quot;8db1ace5-9a37-3038-9efa-89ed05fc4828&quot;,&quot;itemData&quot;:{&quot;DOI&quot;:&quot;10.1101/074161&quot;,&quot;author&quot;:[{&quot;dropping-particle&quot;:&quot;&quot;,&quot;family&quot;:&quot;Edgar&quot;,&quot;given&quot;:&quot;Robert C.&quot;,&quot;non-dropping-particle&quot;:&quot;&quot;,&quot;parse-names&quot;:false,&quot;suffix&quot;:&quot;&quot;}],&quot;container-title&quot;:&quot;bioRxiv&quot;,&quot;id&quot;:&quot;8db1ace5-9a37-3038-9efa-89ed05fc4828&quot;,&quot;issued&quot;:{&quot;date-parts&quot;:[[&quot;2016&quot;]]},&quot;title&quot;:&quot;SINTAX: a simple non-Bayesian taxonomy classifier for 16S and ITS sequences&quot;,&quot;type&quot;:&quot;article-journal&quot;,&quot;container-title-short&quot;:&quot;&quot;},&quot;uris&quot;:[&quot;http://www.mendeley.com/documents/?uuid=de8693ee-1c80-4f75-9b12-9ec8a3ec14f2&quot;],&quot;isTemporary&quot;:false,&quot;legacyDesktopId&quot;:&quot;de8693ee-1c80-4f75-9b12-9ec8a3ec14f2&quot;}]},{&quot;citationID&quot;:&quot;MENDELEY_CITATION_8488452d-68cf-4ed9-8a8c-8252f3ac76ac&quot;,&quot;properties&quot;:{&quot;noteIndex&quot;:0},&quot;isEdited&quot;:false,&quot;manualOverride&quot;:{&quot;citeprocText&quot;:&quot;(55)&quot;,&quot;isManuallyOverridden&quot;:false,&quot;manualOverrideText&quot;:&quot;&quot;},&quot;citationTag&quot;:&quot;MENDELEY_CITATION_v3_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&quot;,&quot;citationItems&quot;:[{&quot;id&quot;:&quot;7a2752a6-1318-3ffd-b521-cc7c3b4ce7eb&quot;,&quot;itemData&quot;:{&quot;DOI&quot;:&quot;10.1128/AEM.03006-05&quot;,&quot;ISBN&quot;:&quot;0099-2240 (Print) 0099-2240 (Linking)&quot;,&quot;ISSN&quot;:&quot;00992240&quot;,&quot;PMID&quot;:&quot;16820507&quot;,&quot;abstract&quot;:&quo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quot;,&quot;author&quot;:[{&quot;dropping-particle&quot;:&quot;&quot;,&quot;family&quot;:&quot;DeSantis&quot;,&quot;given&quot;:&quot;T. Z.&quot;,&quot;non-dropping-particle&quot;:&quot;&quot;,&quot;parse-names&quot;:false,&quot;suffix&quot;:&quot;&quot;},{&quot;dropping-particle&quot;:&quot;&quot;,&quot;family&quot;:&quot;Hugenholtz&quot;,&quot;given&quot;:&quot;P.&quot;,&quot;non-dropping-particle&quot;:&quot;&quot;,&quot;parse-names&quot;:false,&quot;suffix&quot;:&quot;&quot;},{&quot;dropping-particle&quot;:&quot;&quot;,&quot;family&quot;:&quot;Larsen&quot;,&quot;given&quot;:&quot;N.&quot;,&quot;non-dropping-particle&quot;:&quot;&quot;,&quot;parse-names&quot;:false,&quot;suffix&quot;:&quot;&quot;},{&quot;dropping-particle&quot;:&quot;&quot;,&quot;family&quot;:&quot;Rojas&quot;,&quot;given&quot;:&quot;M.&quot;,&quot;non-dropping-particle&quot;:&quot;&quot;,&quot;parse-names&quot;:false,&quot;suffix&quot;:&quot;&quot;},{&quot;dropping-particle&quot;:&quot;&quot;,&quot;family&quot;:&quot;Brodie&quot;,&quot;given&quot;:&quot;E. L.&quot;,&quot;non-dropping-particle&quot;:&quot;&quot;,&quot;parse-names&quot;:false,&quot;suffix&quot;:&quot;&quot;},{&quot;dropping-particle&quot;:&quot;&quot;,&quot;family&quot;:&quot;Keller&quot;,&quot;given&quot;:&quot;K.&quot;,&quot;non-dropping-particle&quot;:&quot;&quot;,&quot;parse-names&quot;:false,&quot;suffix&quot;:&quot;&quot;},{&quot;dropping-particle&quot;:&quot;&quot;,&quot;family&quot;:&quot;Huber&quot;,&quot;given&quot;:&quot;T.&quot;,&quot;non-dropping-particle&quot;:&quot;&quot;,&quot;parse-names&quot;:false,&quot;suffix&quot;:&quot;&quot;},{&quot;dropping-particle&quot;:&quot;&quot;,&quot;family&quot;:&quot;Dalevi&quot;,&quot;given&quot;:&quot;D.&quot;,&quot;non-dropping-particle&quot;:&quot;&quot;,&quot;parse-names&quot;:false,&quot;suffix&quot;:&quot;&quot;},{&quot;dropping-particle&quot;:&quot;&quot;,&quot;family&quot;:&quot;Hu&quot;,&quot;given&quot;:&quot;P.&quot;,&quot;non-dropping-particle&quot;:&quot;&quot;,&quot;parse-names&quot;:false,&quot;suffix&quot;:&quot;&quot;},{&quot;dropping-particle&quot;:&quot;&quot;,&quot;family&quot;:&quot;Andersen&quot;,&quot;given&quot;:&quot;G. L.&quot;,&quot;non-dropping-particle&quot;:&quot;&quot;,&quot;parse-names&quot;:false,&quot;suffix&quot;:&quot;&quot;}],&quot;container-title&quot;:&quot;Applied and Environmental Microbiology&quot;,&quot;id&quot;:&quot;7a2752a6-1318-3ffd-b521-cc7c3b4ce7eb&quot;,&quot;issue&quot;:&quot;7&quot;,&quot;issued&quot;:{&quot;date-parts&quot;:[[&quot;2006&quot;]]},&quot;page&quot;:&quot;5069-5072&quot;,&quot;title&quot;:&quot;Greengenes, a chimera-checked 16S rRNA gene database and workbench compatible with ARB&quot;,&quot;type&quot;:&quot;article-journal&quot;,&quot;volume&quot;:&quot;72&quot;,&quot;container-title-short&quot;:&quot;Appl Environ Microbiol&quot;},&quot;uris&quot;:[&quot;http://www.mendeley.com/documents/?uuid=345f7ad1-5482-47ac-87ec-4e0bd86b5353&quot;],&quot;isTemporary&quot;:false,&quot;legacyDesktopId&quot;:&quot;345f7ad1-5482-47ac-87ec-4e0bd86b5353&quot;}]},{&quot;citationID&quot;:&quot;MENDELEY_CITATION_9ac8a057-1b35-477b-865b-9fa4f71747c4&quot;,&quot;properties&quot;:{&quot;noteIndex&quot;:0},&quot;isEdited&quot;:false,&quot;manualOverride&quot;:{&quot;citeprocText&quot;:&quot;(56)&quot;,&quot;isManuallyOverridden&quot;:false,&quot;manualOverrideText&quot;:&quot;&quot;},&quot;citationTag&quot;:&quot;MENDELEY_CITATION_v3_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&quot;,&quot;citationItems&quot;:[{&quot;id&quot;:&quot;9de3f3a0-2774-378c-8453-2f79facd2544&quot;,&quot;itemData&quot;:{&quot;DOI&quot;:&quot;10.1093/nar/gky1022&quot;,&quot;ISSN&quot;:&quot;0305-1048&quot;,&quot;author&quot;:[{&quot;dropping-particle&quot;:&quot;&quot;,&quot;family&quot;:&quot;Nilsson&quot;,&quot;given&quot;:&quot;Rolf Henrik&quot;,&quot;non-dropping-particle&quot;:&quot;&quot;,&quot;parse-names&quot;:false,&quot;suffix&quot;:&quot;&quot;},{&quot;dropping-particle&quot;:&quot;&quot;,&quot;family&quot;:&quot;Larsson&quot;,&quot;given&quot;:&quot;Karl-Henrik&quot;,&quot;non-dropping-particle&quot;:&quot;&quot;,&quot;parse-names&quot;:false,&quot;suffix&quot;:&quot;&quot;},{&quot;dropping-particle&quot;:&quot;&quot;,&quot;family&quot;:&quot;Taylor&quot;,&quot;given&quot;:&quot;Andy F S&quot;,&quot;non-dropping-particle&quot;:&quot;&quot;,&quot;parse-names&quot;:false,&quot;suffix&quot;:&quot;&quot;},{&quot;dropping-particle&quot;:&quot;&quot;,&quot;family&quot;:&quot;Bengtsson-Palme&quot;,&quot;given&quot;:&quot;Johan&quot;,&quot;non-dropping-particle&quot;:&quot;&quot;,&quot;parse-names&quot;:false,&quot;suffix&quot;:&quot;&quot;},{&quot;dropping-particle&quot;:&quot;&quot;,&quot;family&quot;:&quot;Jeppesen&quot;,&quot;given&quot;:&quot;Thomas S&quot;,&quot;non-dropping-particle&quot;:&quot;&quot;,&quot;parse-names&quot;:false,&quot;suffix&quot;:&quot;&quot;},{&quot;dropping-particle&quot;:&quot;&quot;,&quot;family&quot;:&quot;Schigel&quot;,&quot;given&quot;:&quot;Dmitry&quot;,&quot;non-dropping-particle&quot;:&quot;&quot;,&quot;parse-names&quot;:false,&quot;suffix&quot;:&quot;&quot;},{&quot;dropping-particle&quot;:&quot;&quot;,&quot;family&quot;:&quot;Kennedy&quot;,&quot;given&quot;:&quot;Peter&quot;,&quot;non-dropping-particle&quot;:&quot;&quot;,&quot;parse-names&quot;:false,&quot;suffix&quot;:&quot;&quot;},{&quot;dropping-particle&quot;:&quot;&quot;,&quot;family&quot;:&quot;Picard&quot;,&quot;given&quot;:&quot;Kathryn&quot;,&quot;non-dropping-particle&quot;:&quot;&quot;,&quot;parse-names&quot;:false,&quot;suffix&quot;:&quot;&quot;},{&quot;dropping-particle&quot;:&quot;&quot;,&quot;family&quot;:&quot;Glöckner&quot;,&quot;given&quot;:&quot;Frank Oliver&quot;,&quot;non-dropping-particle&quot;:&quot;&quot;,&quot;parse-names&quot;:false,&quot;suffix&quot;:&quot;&quot;},{&quot;dropping-particle&quot;:&quot;&quot;,&quot;family&quot;:&quot;Tedersoo&quot;,&quot;given&quot;:&quot;Leho&quot;,&quot;non-dropping-particle&quot;:&quot;&quot;,&quot;parse-names&quot;:false,&quot;suffix&quot;:&quot;&quot;},{&quot;dropping-particle&quot;:&quot;&quot;,&quot;family&quot;:&quot;Saar&quot;,&quot;given&quot;:&quot;Irja&quot;,&quot;non-dropping-particle&quot;:&quot;&quot;,&quot;parse-names&quot;:false,&quot;suffix&quot;:&quot;&quot;},{&quot;dropping-particle&quot;:&quot;&quot;,&quot;family&quot;:&quot;Kõljalg&quot;,&quot;given&quot;:&quot;Urmas&quot;,&quot;non-dropping-particle&quot;:&quot;&quot;,&quot;parse-names&quot;:false,&quot;suffix&quot;:&quot;&quot;},{&quot;dropping-particle&quot;:&quot;&quot;,&quot;family&quot;:&quot;Abarenkov&quot;,&quot;given&quot;:&quot;Kessy&quot;,&quot;non-dropping-particle&quot;:&quot;&quot;,&quot;parse-names&quot;:false,&quot;suffix&quot;:&quot;&quot;}],&quot;container-title&quot;:&quot;Nucleic Acids Research&quot;,&quot;id&quot;:&quot;9de3f3a0-2774-378c-8453-2f79facd2544&quot;,&quot;issue&quot;:&quot;D1&quot;,&quot;issued&quot;:{&quot;date-parts&quot;:[[&quot;2019&quot;,&quot;1&quot;,&quot;8&quot;]]},&quot;page&quot;:&quot;D259-D264&quot;,&quot;title&quot;:&quot;The UNITE database for molecular identification of fungi: handling dark taxa and parallel taxonomic classifications&quot;,&quot;type&quot;:&quot;article-journal&quot;,&quot;volume&quot;:&quot;47&quot;,&quot;container-title-short&quot;:&quot;Nucleic Acids Res&quot;},&quot;uris&quot;:[&quot;http://www.mendeley.com/documents/?uuid=95f8c99b-8c17-4f85-a1d6-eaa5403f0b1c&quot;],&quot;isTemporary&quot;:false,&quot;legacyDesktopId&quot;:&quot;95f8c99b-8c17-4f85-a1d6-eaa5403f0b1c&quot;}]},{&quot;citationID&quot;:&quot;MENDELEY_CITATION_07963aae-8be0-4dc8-ba66-30b91e3443a4&quot;,&quot;properties&quot;:{&quot;noteIndex&quot;:0},&quot;isEdited&quot;:false,&quot;manualOverride&quot;:{&quot;citeprocText&quot;:&quot;(57)&quot;,&quot;isManuallyOverridden&quot;:false,&quot;manualOverrideText&quot;:&quot;&quot;},&quot;citationTag&quot;:&quot;MENDELEY_CITATION_v3_eyJjaXRhdGlvbklEIjoiTUVOREVMRVlfQ0lUQVRJT05fMDc5NjNhYWUtOGJlMC00ZGM4LWJhNjYtMzBiOTFlMzQ0M2E0IiwicHJvcGVydGllcyI6eyJub3RlSW5kZXgiOjB9LCJpc0VkaXRlZCI6ZmFsc2UsIm1hbnVhbE92ZXJyaWRlIjp7ImNpdGVwcm9jVGV4dCI6Iig1Ny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container-title-short&quot;:&quot;Mol Ecol Resour&quot;},&quot;uris&quot;:[&quot;http://www.mendeley.com/documents/?uuid=b81d028b-2436-43e2-adaa-291011e7fa00&quot;],&quot;isTemporary&quot;:false,&quot;legacyDesktopId&quot;:&quot;b81d028b-2436-43e2-adaa-291011e7fa00&quot;}]},{&quot;citationID&quot;:&quot;MENDELEY_CITATION_4b1ee97b-adee-45a4-bac2-322fe40d0a99&quot;,&quot;properties&quot;:{&quot;noteIndex&quot;:0},&quot;isEdited&quot;:false,&quot;manualOverride&quot;:{&quot;citeprocText&quot;:&quot;(58)&quot;,&quot;isManuallyOverridden&quot;:false,&quot;manualOverrideText&quot;:&quot;&quot;},&quot;citationTag&quot;:&quot;MENDELEY_CITATION_v3_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&quot;,&quot;citationItems&quot;:[{&quot;id&quot;:&quot;d2e15ec7-181c-357d-94ab-f2cfc549374e&quot;,&quot;itemData&quot;:{&quot;author&quot;:[{&quot;dropping-particle&quot;:&quot;&quot;,&quot;family&quot;:&quot;R Development Core Team&quot;,&quot;given&quot;:&quot;&quot;,&quot;non-dropping-particle&quot;:&quot;&quot;,&quot;parse-names&quot;:false,&quot;suffix&quot;:&quot;&quot;}],&quot;container-title&quot;:&quot;R Foundation for Statistical Computing&quot;,&quot;id&quot;:&quot;d2e15ec7-181c-357d-94ab-f2cfc549374e&quot;,&quot;issued&quot;:{&quot;date-parts&quot;:[[&quot;2020&quot;]]},&quot;publisher-place&quot;:&quot;Vienna, Austria&quot;,&quot;title&quot;:&quot;A Language and Environment for Statistical Computing&quot;,&quot;type&quot;:&quot;article&quot;,&quot;container-title-short&quot;:&quot;&quot;},&quot;uris&quot;:[&quot;http://www.mendeley.com/documents/?uuid=acdf66e7-899d-435d-a8e8-a56f50a01c98&quot;],&quot;isTemporary&quot;:false,&quot;legacyDesktopId&quot;:&quot;acdf66e7-899d-435d-a8e8-a56f50a01c98&quot;}]},{&quot;citationID&quot;:&quot;MENDELEY_CITATION_40b07c10-1180-44cc-b7dd-917f3e7e5731&quot;,&quot;properties&quot;:{&quot;noteIndex&quot;:0},&quot;isEdited&quot;:false,&quot;manualOverride&quot;:{&quot;citeprocText&quot;:&quot;(59, 60)&quot;,&quot;isManuallyOverridden&quot;:false,&quot;manualOverrideText&quot;:&quot;&quot;},&quot;citationTag&quot;:&quot;MENDELEY_CITATION_v3_eyJjaXRhdGlvbklEIjoiTUVOREVMRVlfQ0lUQVRJT05fNDBiMDdjMTAtMTE4MC00NGNjLWI3ZGQtOTE3ZjNlN2U1NzMxIiwicHJvcGVydGllcyI6eyJub3RlSW5kZXgiOjB9LCJpc0VkaXRlZCI6ZmFsc2UsIm1hbnVhbE92ZXJyaWRlIjp7ImNpdGVwcm9jVGV4dCI6Iig1OSwgNjApIiwiaXNNYW51YWxseU92ZXJyaWRkZW4iOmZhbHNlLCJtYW51YWxPdmVycmlkZVRleHQiOiIifS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iwiY29udGFpbmVyLXRpdGxlLXNob3J0Ijoi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IsImNvbnRhaW5lci10aXRsZS1zaG9ydCI6IlBMb1MgT25lIn0sInVyaXMiOlsiaHR0cDovL3d3dy5tZW5kZWxleS5jb20vZG9jdW1lbnRzLz91dWlkPWJhN2Q4NTRhLTk2YmYtNGE4OS04NmU1LTZhZWM3ODdkZDFlYiJdLCJpc1RlbXBvcmFyeSI6ZmFsc2UsImxlZ2FjeURlc2t0b3BJZCI6ImJhN2Q4NTRhLTk2YmYtNGE4OS04NmU1LTZhZWM3ODdkZDFlYiJ9XX0=&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quot;id&quot;:&quot;5f380080-1a8b-3afe-887d-dd65e061ad59&quot;,&quot;itemData&quot;:{&quot;DOI&quot;:&quot;10.1371/journal.pone.0061217&quot;,&quot;ISSN&quot;:&quot;1932-6203&quot;,&quot;author&quot;:[{&quot;dropping-particle&quot;:&quot;&quot;,&quot;family&quot;:&quot;McMurdie&quot;,&quot;given&quot;:&quot;Paul J&quot;,&quot;non-dropping-particle&quot;:&quot;&quot;,&quot;parse-names&quot;:false,&quot;suffix&quot;:&quot;&quot;},{&quot;dropping-particle&quot;:&quot;&quot;,&quot;family&quot;:&quot;Holmes&quot;,&quot;given&quot;:&quot;Susan&quot;,&quot;non-dropping-particle&quot;:&quot;&quot;,&quot;parse-names&quot;:false,&quot;suffix&quot;:&quot;&quot;}],&quot;container-title&quot;:&quot;PLoS ONE&quot;,&quot;editor&quot;:[{&quot;dropping-particle&quot;:&quot;&quot;,&quot;family&quot;:&quot;Watson&quot;,&quot;given&quot;:&quot;Michael&quot;,&quot;non-dropping-particle&quot;:&quot;&quot;,&quot;parse-names&quot;:false,&quot;suffix&quot;:&quot;&quot;}],&quot;id&quot;:&quot;5f380080-1a8b-3afe-887d-dd65e061ad59&quot;,&quot;issue&quot;:&quot;4&quot;,&quot;issued&quot;:{&quot;date-parts&quot;:[[&quot;2013&quot;,&quot;4&quot;,&quot;22&quot;]]},&quot;page&quot;:&quot;1-11&quot;,&quot;title&quot;:&quot;phyloseq: An R Package for Reproducible Interactive Analysis and Graphics of Microbiome Census Data&quot;,&quot;type&quot;:&quot;article-journal&quot;,&quot;volume&quot;:&quot;8&quot;,&quot;container-title-short&quot;:&quot;PLoS One&quot;},&quot;uris&quot;:[&quot;http://www.mendeley.com/documents/?uuid=ba7d854a-96bf-4a89-86e5-6aec787dd1eb&quot;],&quot;isTemporary&quot;:false,&quot;legacyDesktopId&quot;:&quot;ba7d854a-96bf-4a89-86e5-6aec787dd1eb&quot;}]},{&quot;citationID&quot;:&quot;MENDELEY_CITATION_a449020e-e832-453b-a4db-cb19db5138de&quot;,&quot;properties&quot;:{&quot;noteIndex&quot;:0},&quot;isEdited&quot;:false,&quot;manualOverride&quot;:{&quot;citeprocText&quot;:&quot;(57)&quot;,&quot;isManuallyOverridden&quot;:false,&quot;manualOverrideText&quot;:&quot;&quot;},&quot;citationTag&quot;:&quot;MENDELEY_CITATION_v3_eyJjaXRhdGlvbklEIjoiTUVOREVMRVlfQ0lUQVRJT05fYTQ0OTAyMGUtZTgzMi00NTNiLWE0ZGItY2IxOWRiNTEzOGRlIiwicHJvcGVydGllcyI6eyJub3RlSW5kZXgiOjB9LCJpc0VkaXRlZCI6ZmFsc2UsIm1hbnVhbE92ZXJyaWRlIjp7ImNpdGVwcm9jVGV4dCI6Iig1Ny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container-title-short&quot;:&quot;Mol Ecol Resour&quot;},&quot;uris&quot;:[&quot;http://www.mendeley.com/documents/?uuid=b81d028b-2436-43e2-adaa-291011e7fa00&quot;],&quot;isTemporary&quot;:false,&quot;legacyDesktopId&quot;:&quot;b81d028b-2436-43e2-adaa-291011e7fa00&quot;}]},{&quot;citationID&quot;:&quot;MENDELEY_CITATION_7bf11979-1cfd-4f12-9d4d-589db7545270&quot;,&quot;properties&quot;:{&quot;noteIndex&quot;:0},&quot;isEdited&quot;:false,&quot;manualOverride&quot;:{&quot;citeprocText&quot;:&quot;(59)&quot;,&quot;isManuallyOverridden&quot;:false,&quot;manualOverrideText&quot;:&quot;&quot;},&quot;citationTag&quot;:&quot;MENDELEY_CITATION_v3_eyJjaXRhdGlvbklEIjoiTUVOREVMRVlfQ0lUQVRJT05fN2JmMTE5NzktMWNmZC00ZjEyLTlkNGQtNTg5ZGI3NTQ1MjcwIiwicHJvcGVydGllcyI6eyJub3RlSW5kZXgiOjB9LCJpc0VkaXRlZCI6ZmFsc2UsIm1hbnVhbE92ZXJyaWRlIjp7ImNpdGVwcm9jVGV4dCI6Iig1OS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quot;citationID&quot;:&quot;MENDELEY_CITATION_2cdedc4d-0279-4fac-98dd-0d2b777b57c5&quot;,&quot;properties&quot;:{&quot;noteIndex&quot;:0},&quot;isEdited&quot;:false,&quot;manualOverride&quot;:{&quot;citeprocText&quot;:&quot;(61)&quot;,&quot;isManuallyOverridden&quot;:false,&quot;manualOverrideText&quot;:&quot;&quot;},&quot;citationTag&quot;:&quot;MENDELEY_CITATION_v3_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&quot;,&quot;citationItems&quot;:[{&quot;id&quot;:&quot;9062b978-49e8-36a1-a807-f8e86642dbe1&quot;,&quot;itemData&quot;:{&quot;abstract&quot;:&quo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quot;,&quot;author&quot;:[{&quot;dropping-particle&quot;:&quot;&quot;,&quot;family&quot;:&quot;Kursa&quot;,&quot;given&quot;:&quot;Miron B.&quot;,&quot;non-dropping-particle&quot;:&quot;&quot;,&quot;parse-names&quot;:false,&quot;suffix&quot;:&quot;&quot;},{&quot;dropping-particle&quot;:&quot;&quot;,&quot;family&quot;:&quot;Rudnicki&quot;,&quot;given&quot;:&quot;Witold Remigiusz&quot;,&quot;non-dropping-particle&quot;:&quot;&quot;,&quot;parse-names&quot;:false,&quot;suffix&quot;:&quot;&quot;}],&quot;id&quot;:&quot;9062b978-49e8-36a1-a807-f8e86642dbe1&quot;,&quot;issued&quot;:{&quot;date-parts&quot;:[[&quot;2020&quot;]]},&quot;page&quot;:&quot;1-17&quot;,&quot;title&quot;:&quot;Boruta: Wrapper Algorithm for All Relevant Feature Selection&quot;,&quot;type&quot;:&quot;article&quot;,&quot;container-title-short&quot;:&quot;&quot;},&quot;uris&quot;:[&quot;http://www.mendeley.com/documents/?uuid=bee0d832-9157-49ce-bbfb-28e45240a60b&quot;],&quot;isTemporary&quot;:false,&quot;legacyDesktopId&quot;:&quot;bee0d832-9157-49ce-bbfb-28e45240a60b&quot;}]},{&quot;citationID&quot;:&quot;MENDELEY_CITATION_76012423-e679-4317-b471-864f33813bb6&quot;,&quot;properties&quot;:{&quot;noteIndex&quot;:0},&quot;isEdited&quot;:false,&quot;manualOverride&quot;:{&quot;citeprocText&quot;:&quot;(59)&quot;,&quot;isManuallyOverridden&quot;:false,&quot;manualOverrideText&quot;:&quot;&quot;},&quot;citationTag&quot;:&quot;MENDELEY_CITATION_v3_eyJjaXRhdGlvbklEIjoiTUVOREVMRVlfQ0lUQVRJT05fNzYwMTI0MjMtZTY3OS00MzE3LWI0NzEtODY0ZjMzODEzYmI2IiwicHJvcGVydGllcyI6eyJub3RlSW5kZXgiOjB9LCJpc0VkaXRlZCI6ZmFsc2UsIm1hbnVhbE92ZXJyaWRlIjp7ImNpdGVwcm9jVGV4dCI6Iig1OS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
    <we:property name="MENDELEY_CITATIONS_LOCALE_CODE" value="&quot;en-US&quot;"/>
    <we:property name="MENDELEY_CITATIONS_STYLE" value="{&quot;id&quot;:&quot;https://www.zotero.org/styles/applied-and-environmental-microbiology&quot;,&quot;title&quot;:&quot;Applied and Environmental Micro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B7066-5886-435F-B3C9-DFAC3C0B8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35</Pages>
  <Words>11031</Words>
  <Characters>62880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12</cp:revision>
  <cp:lastPrinted>2023-08-16T20:02:00Z</cp:lastPrinted>
  <dcterms:created xsi:type="dcterms:W3CDTF">2024-01-05T16:53:00Z</dcterms:created>
  <dcterms:modified xsi:type="dcterms:W3CDTF">2024-01-17T18:57:00Z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http://www.zotero.org/styles/microbiome</vt:lpwstr>
  </property>
  <property fmtid="{D5CDD505-2E9C-101B-9397-08002B2CF9AE}" pid="18" name="Mendeley Recent Style Name 6_1">
    <vt:lpwstr>Microbiome</vt:lpwstr>
  </property>
  <property fmtid="{D5CDD505-2E9C-101B-9397-08002B2CF9AE}" pid="19" name="Mendeley Recent Style Id 7_1">
    <vt:lpwstr>http://www.zotero.org/styles/pedobiologia-journal-of-soil-ecology</vt:lpwstr>
  </property>
  <property fmtid="{D5CDD505-2E9C-101B-9397-08002B2CF9AE}" pid="20" name="Mendeley Recent Style Name 7_1">
    <vt:lpwstr>Pedobiologia - Journal of Soil Ecology</vt:lpwstr>
  </property>
  <property fmtid="{D5CDD505-2E9C-101B-9397-08002B2CF9AE}" pid="21" name="Mendeley Recent Style Id 8_1">
    <vt:lpwstr>http://www.zotero.org/styles/rangeland-ecology-and-management</vt:lpwstr>
  </property>
  <property fmtid="{D5CDD505-2E9C-101B-9397-08002B2CF9AE}" pid="22" name="Mendeley Recent Style Name 8_1">
    <vt:lpwstr>Rangeland Ecology &amp; Management</vt:lpwstr>
  </property>
  <property fmtid="{D5CDD505-2E9C-101B-9397-08002B2CF9AE}" pid="23" name="Mendeley Recent Style Id 9_1">
    <vt:lpwstr>http://www.zotero.org/styles/msphere</vt:lpwstr>
  </property>
  <property fmtid="{D5CDD505-2E9C-101B-9397-08002B2CF9AE}" pid="24" name="Mendeley Recent Style Name 9_1">
    <vt:lpwstr>mSphere</vt:lpwstr>
  </property>
  <property fmtid="{D5CDD505-2E9C-101B-9397-08002B2CF9AE}" pid="25" name="grammarly_documentContext">
    <vt:lpwstr>{"goals":[],"domain":"general","emotions":[],"dialect":"american"}</vt:lpwstr>
  </property>
  <property fmtid="{D5CDD505-2E9C-101B-9397-08002B2CF9AE}" pid="26" name="grammarly_documentId">
    <vt:lpwstr>documentId_3979</vt:lpwstr>
  </property>
</Properties>
</file>